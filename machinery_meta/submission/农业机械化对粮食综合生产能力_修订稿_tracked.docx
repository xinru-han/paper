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057B65" w14:textId="77777777" w:rsidR="004D7862" w:rsidRPr="00542D86" w:rsidRDefault="000579DA">
      <w:pPr>
        <w:jc w:val="center"/>
        <w:rPr>
          <w:rFonts w:ascii="SimHei" w:eastAsia="SimHei" w:hAnsi="SimHei"/>
          <w:sz w:val="48"/>
          <w:szCs w:val="48"/>
        </w:rPr>
      </w:pPr>
      <w:r>
        <w:rPr>
          <w:rFonts w:ascii="SimHei" w:eastAsia="SimHei" w:hAnsi="SimHei" w:hint="eastAsia"/>
          <w:sz w:val="48"/>
          <w:szCs w:val="48"/>
        </w:rPr>
        <w:t>农业机械化提升粮食综合生产能力的作用路径与政策潜力</w:t>
      </w:r>
    </w:p>
    <w:p w14:paraId="535B82C5" w14:textId="77777777" w:rsidR="00A0142D" w:rsidRPr="00542D86" w:rsidRDefault="004D7862">
      <w:pPr>
        <w:jc w:val="center"/>
        <w:rPr>
          <w:rFonts w:ascii="Times New Roman" w:eastAsia="FangSong_GB2312" w:hAnsi="Times New Roman" w:cs="Times New Roman"/>
          <w:sz w:val="28"/>
          <w:szCs w:val="28"/>
        </w:rPr>
      </w:pPr>
      <w:r>
        <w:rPr>
          <w:rFonts w:ascii="Times New Roman" w:eastAsia="FangSong_GB2312" w:hAnsi="Times New Roman" w:cs="Times New Roman"/>
          <w:sz w:val="28"/>
          <w:szCs w:val="28"/>
        </w:rPr>
        <w:t>——</w:t>
      </w:r>
      <w:r>
        <w:rPr>
          <w:rFonts w:ascii="Times New Roman" w:eastAsia="FangSong_GB2312" w:hAnsi="Times New Roman" w:cs="Times New Roman"/>
          <w:sz w:val="28"/>
          <w:szCs w:val="28"/>
        </w:rPr>
        <w:t>基于</w:t>
      </w:r>
      <w:r>
        <w:rPr>
          <w:rFonts w:ascii="Times New Roman" w:eastAsia="FangSong_GB2312" w:hAnsi="Times New Roman" w:cs="Times New Roman"/>
          <w:sz w:val="28"/>
          <w:szCs w:val="28"/>
        </w:rPr>
        <w:t>Meta</w:t>
      </w:r>
      <w:r>
        <w:rPr>
          <w:rFonts w:ascii="Times New Roman" w:eastAsia="FangSong_GB2312" w:hAnsi="Times New Roman" w:cs="Times New Roman"/>
          <w:sz w:val="28"/>
          <w:szCs w:val="28"/>
        </w:rPr>
        <w:t>分析与</w:t>
      </w:r>
      <w:r>
        <w:rPr>
          <w:rFonts w:ascii="Times New Roman" w:eastAsia="FangSong_GB2312" w:hAnsi="Times New Roman" w:cs="Times New Roman"/>
          <w:sz w:val="28"/>
          <w:szCs w:val="28"/>
        </w:rPr>
        <w:t>CASM</w:t>
      </w:r>
      <w:r>
        <w:rPr>
          <w:rFonts w:ascii="Times New Roman" w:eastAsia="FangSong_GB2312" w:hAnsi="Times New Roman" w:cs="Times New Roman"/>
          <w:sz w:val="28"/>
          <w:szCs w:val="28"/>
        </w:rPr>
        <w:t>情景模拟</w:t>
      </w:r>
    </w:p>
    <w:p w14:paraId="78B4986E" w14:textId="77777777" w:rsidR="00A0142D" w:rsidRDefault="00A0142D">
      <w:pPr>
        <w:jc w:val="center"/>
        <w:rPr>
          <w:rFonts w:ascii="KaiTi_GB2312" w:eastAsia="KaiTi_GB2312" w:hAnsi="SimHei"/>
        </w:rPr>
      </w:pPr>
    </w:p>
    <w:p w14:paraId="43489E22" w14:textId="77777777" w:rsidR="00A0142D" w:rsidRPr="00542D86" w:rsidRDefault="000579DA">
      <w:pPr>
        <w:jc w:val="center"/>
        <w:rPr>
          <w:rFonts w:ascii="KaiTi_GB2312" w:eastAsia="KaiTi_GB2312" w:hAnsi="SimHei"/>
          <w:sz w:val="28"/>
        </w:rPr>
      </w:pPr>
      <w:proofErr w:type="gramStart"/>
      <w:r>
        <w:rPr>
          <w:rFonts w:ascii="KaiTi_GB2312" w:eastAsia="KaiTi_GB2312" w:hAnsi="SimHei" w:hint="eastAsia"/>
          <w:sz w:val="28"/>
        </w:rPr>
        <w:t>黄圣男</w:t>
      </w:r>
      <w:proofErr w:type="gramEnd"/>
      <w:r>
        <w:rPr>
          <w:rFonts w:ascii="KaiTi_GB2312" w:eastAsia="KaiTi_GB2312" w:hAnsi="SimHei" w:hint="eastAsia"/>
          <w:sz w:val="28"/>
        </w:rPr>
        <w:t xml:space="preserve"> </w:t>
      </w:r>
      <w:r>
        <w:rPr>
          <w:rFonts w:ascii="KaiTi_GB2312" w:eastAsia="KaiTi_GB2312" w:hAnsi="SimHei"/>
          <w:sz w:val="28"/>
        </w:rPr>
        <w:t xml:space="preserve"> </w:t>
      </w:r>
      <w:r>
        <w:rPr>
          <w:rFonts w:ascii="KaiTi_GB2312" w:eastAsia="KaiTi_GB2312" w:hAnsi="SimHei" w:hint="eastAsia"/>
          <w:sz w:val="28"/>
        </w:rPr>
        <w:t xml:space="preserve">韩昕儒 </w:t>
      </w:r>
      <w:r>
        <w:rPr>
          <w:rFonts w:ascii="KaiTi_GB2312" w:eastAsia="KaiTi_GB2312" w:hAnsi="SimHei"/>
          <w:sz w:val="28"/>
        </w:rPr>
        <w:t xml:space="preserve"> </w:t>
      </w:r>
    </w:p>
    <w:p w14:paraId="53E76707" w14:textId="77777777" w:rsidR="00A0142D" w:rsidRPr="00542D86" w:rsidRDefault="000579DA">
      <w:pPr>
        <w:jc w:val="center"/>
        <w:rPr>
          <w:rFonts w:ascii="Times New Roman" w:eastAsia="SimSun" w:hAnsi="Times New Roman" w:cs="Times New Roman"/>
        </w:rPr>
      </w:pPr>
      <w:r>
        <w:rPr>
          <w:rFonts w:ascii="Times New Roman" w:eastAsia="SimSun" w:hAnsi="Times New Roman" w:cs="Times New Roman"/>
        </w:rPr>
        <w:t>（中国农业科学院农业经济与发展研究所，北京</w:t>
      </w:r>
      <w:r>
        <w:rPr>
          <w:rFonts w:ascii="Times New Roman" w:eastAsia="SimSun" w:hAnsi="Times New Roman" w:cs="Times New Roman"/>
        </w:rPr>
        <w:t xml:space="preserve"> 100081</w:t>
      </w:r>
      <w:r>
        <w:rPr>
          <w:rFonts w:ascii="Times New Roman" w:eastAsia="SimSun" w:hAnsi="Times New Roman" w:cs="Times New Roman"/>
        </w:rPr>
        <w:t>）</w:t>
      </w:r>
    </w:p>
    <w:p w14:paraId="6F6847DD" w14:textId="77777777" w:rsidR="00A0142D" w:rsidRDefault="00A0142D">
      <w:pPr>
        <w:jc w:val="center"/>
        <w:rPr>
          <w:rFonts w:ascii="SimHei" w:eastAsia="SimHei" w:hAnsi="SimHei"/>
        </w:rPr>
      </w:pPr>
    </w:p>
    <w:p w14:paraId="0E99DEB3" w14:textId="77777777" w:rsidR="00542D86" w:rsidRPr="00CB2311" w:rsidRDefault="00542D86" w:rsidP="00542D86">
      <w:pPr>
        <w:ind w:firstLineChars="200" w:firstLine="440"/>
        <w:rPr>
          <w:rFonts w:ascii="Times New Roman" w:eastAsia="KaiTi_GB2312" w:hAnsi="Times New Roman" w:cs="Times New Roman"/>
          <w:szCs w:val="21"/>
        </w:rPr>
      </w:pPr>
      <w:r>
        <w:rPr>
          <w:rFonts w:ascii="SimHei" w:eastAsia="SimHei" w:hAnsi="SimHei" w:hint="eastAsia"/>
        </w:rPr>
        <w:t xml:space="preserve">摘 </w:t>
      </w:r>
      <w:r>
        <w:rPr>
          <w:rFonts w:ascii="SimHei" w:eastAsia="SimHei" w:hAnsi="SimHei"/>
        </w:rPr>
        <w:t xml:space="preserve"> </w:t>
      </w:r>
      <w:r>
        <w:rPr>
          <w:rFonts w:ascii="SimHei" w:eastAsia="SimHei" w:hAnsi="SimHei" w:hint="eastAsia"/>
        </w:rPr>
        <w:t>要：</w:t>
      </w:r>
      <w:r>
        <w:rPr>
          <w:rFonts w:ascii="Times New Roman" w:eastAsia="KaiTi_GB2312" w:hAnsi="Times New Roman" w:cs="Times New Roman"/>
          <w:szCs w:val="21"/>
        </w:rPr>
        <w:t>农业机械化是缓解农业劳动力约束、提升粮食生产能力的重要技术经济路径。本文将农业机械化区分为农机资本投入、农机社会化服务和综合机械化水平三类</w:t>
      </w:r>
      <w:r>
        <w:rPr>
          <w:rFonts w:ascii="Times New Roman" w:eastAsia="KaiTi_GB2312" w:hAnsi="Times New Roman" w:cs="Times New Roman" w:hint="eastAsia"/>
          <w:szCs w:val="21"/>
        </w:rPr>
        <w:t>演进</w:t>
      </w:r>
      <w:r>
        <w:rPr>
          <w:rFonts w:ascii="Times New Roman" w:eastAsia="KaiTi_GB2312" w:hAnsi="Times New Roman" w:cs="Times New Roman"/>
          <w:szCs w:val="21"/>
        </w:rPr>
        <w:t>路径，基于</w:t>
      </w:r>
      <w:r>
        <w:rPr>
          <w:rFonts w:ascii="Times New Roman" w:eastAsia="KaiTi_GB2312" w:hAnsi="Times New Roman" w:cs="Times New Roman"/>
          <w:szCs w:val="21"/>
        </w:rPr>
        <w:t>CNKI</w:t>
      </w:r>
      <w:r>
        <w:rPr>
          <w:rFonts w:ascii="Times New Roman" w:eastAsia="KaiTi_GB2312" w:hAnsi="Times New Roman" w:cs="Times New Roman"/>
          <w:szCs w:val="21"/>
        </w:rPr>
        <w:t>和</w:t>
      </w:r>
      <w:r>
        <w:rPr>
          <w:rFonts w:ascii="Times New Roman" w:eastAsia="KaiTi_GB2312" w:hAnsi="Times New Roman" w:cs="Times New Roman"/>
          <w:szCs w:val="21"/>
        </w:rPr>
        <w:t>Scopus</w:t>
      </w:r>
      <w:r>
        <w:rPr>
          <w:rFonts w:ascii="Times New Roman" w:eastAsia="KaiTi_GB2312" w:hAnsi="Times New Roman" w:cs="Times New Roman"/>
          <w:szCs w:val="21"/>
        </w:rPr>
        <w:t>数据库筛选得到的</w:t>
      </w:r>
      <w:r>
        <w:rPr>
          <w:rFonts w:ascii="Times New Roman" w:eastAsia="KaiTi_GB2312" w:hAnsi="Times New Roman" w:cs="Times New Roman"/>
          <w:szCs w:val="21"/>
        </w:rPr>
        <w:t>56</w:t>
      </w:r>
      <w:r>
        <w:rPr>
          <w:rFonts w:ascii="Times New Roman" w:eastAsia="KaiTi_GB2312" w:hAnsi="Times New Roman" w:cs="Times New Roman"/>
          <w:szCs w:val="21"/>
        </w:rPr>
        <w:t>篇中国实证研究，采用随机效应</w:t>
      </w:r>
      <w:r>
        <w:rPr>
          <w:rFonts w:ascii="Times New Roman" w:eastAsia="KaiTi_GB2312" w:hAnsi="Times New Roman" w:cs="Times New Roman"/>
          <w:szCs w:val="21"/>
        </w:rPr>
        <w:t>Meta</w:t>
      </w:r>
      <w:r>
        <w:rPr>
          <w:rFonts w:ascii="Times New Roman" w:eastAsia="KaiTi_GB2312" w:hAnsi="Times New Roman" w:cs="Times New Roman"/>
          <w:szCs w:val="21"/>
        </w:rPr>
        <w:t>分析、</w:t>
      </w:r>
      <w:r>
        <w:rPr>
          <w:rFonts w:ascii="Times New Roman" w:eastAsia="KaiTi_GB2312" w:hAnsi="Times New Roman" w:cs="Times New Roman"/>
          <w:szCs w:val="21"/>
        </w:rPr>
        <w:t>WLS Meta</w:t>
      </w:r>
      <w:r>
        <w:rPr>
          <w:rFonts w:ascii="Times New Roman" w:eastAsia="KaiTi_GB2312" w:hAnsi="Times New Roman" w:cs="Times New Roman"/>
          <w:szCs w:val="21"/>
        </w:rPr>
        <w:t>回归和</w:t>
      </w:r>
      <w:r>
        <w:rPr>
          <w:rFonts w:ascii="Times New Roman" w:eastAsia="KaiTi_GB2312" w:hAnsi="Times New Roman" w:cs="Times New Roman"/>
          <w:szCs w:val="21"/>
        </w:rPr>
        <w:t>FAT-PET-PEESE</w:t>
      </w:r>
      <w:r>
        <w:rPr>
          <w:rFonts w:ascii="Times New Roman" w:eastAsia="KaiTi_GB2312" w:hAnsi="Times New Roman" w:cs="Times New Roman" w:hint="eastAsia"/>
          <w:szCs w:val="21"/>
        </w:rPr>
        <w:t>发表偏倚</w:t>
      </w:r>
      <w:r>
        <w:rPr>
          <w:rFonts w:ascii="Times New Roman" w:eastAsia="KaiTi_GB2312" w:hAnsi="Times New Roman" w:cs="Times New Roman"/>
          <w:szCs w:val="21"/>
        </w:rPr>
        <w:t>检验，</w:t>
      </w:r>
      <w:r>
        <w:rPr>
          <w:rFonts w:ascii="Times New Roman" w:eastAsia="KaiTi_GB2312" w:hAnsi="Times New Roman" w:cs="Times New Roman" w:hint="eastAsia"/>
          <w:szCs w:val="21"/>
        </w:rPr>
        <w:t>系统</w:t>
      </w:r>
      <w:r>
        <w:rPr>
          <w:rFonts w:ascii="Times New Roman" w:eastAsia="KaiTi_GB2312" w:hAnsi="Times New Roman" w:cs="Times New Roman"/>
          <w:szCs w:val="21"/>
        </w:rPr>
        <w:t>评估农业机械化对粮食单产、播种面积和生产效率的影响，并</w:t>
      </w:r>
      <w:r>
        <w:rPr>
          <w:rFonts w:ascii="Times New Roman" w:eastAsia="KaiTi_GB2312" w:hAnsi="Times New Roman" w:cs="Times New Roman" w:hint="eastAsia"/>
          <w:szCs w:val="21"/>
        </w:rPr>
        <w:t>进一步</w:t>
      </w:r>
      <w:r>
        <w:rPr>
          <w:rFonts w:ascii="Times New Roman" w:eastAsia="KaiTi_GB2312" w:hAnsi="Times New Roman" w:cs="Times New Roman"/>
          <w:szCs w:val="21"/>
        </w:rPr>
        <w:t>将路径特异性弹性参数转化为</w:t>
      </w:r>
      <w:r>
        <w:rPr>
          <w:rFonts w:ascii="Times New Roman" w:eastAsia="KaiTi_GB2312" w:hAnsi="Times New Roman" w:cs="Times New Roman" w:hint="eastAsia"/>
          <w:szCs w:val="21"/>
        </w:rPr>
        <w:t>中国农业产业模型（</w:t>
      </w:r>
      <w:r>
        <w:rPr>
          <w:rFonts w:ascii="Times New Roman" w:eastAsia="KaiTi_GB2312" w:hAnsi="Times New Roman" w:cs="Times New Roman"/>
          <w:szCs w:val="21"/>
        </w:rPr>
        <w:t>CASM</w:t>
      </w:r>
      <w:r>
        <w:rPr>
          <w:rFonts w:ascii="Times New Roman" w:eastAsia="KaiTi_GB2312" w:hAnsi="Times New Roman" w:cs="Times New Roman" w:hint="eastAsia"/>
          <w:szCs w:val="21"/>
        </w:rPr>
        <w:t>）的</w:t>
      </w:r>
      <w:r>
        <w:rPr>
          <w:rFonts w:ascii="Times New Roman" w:eastAsia="KaiTi_GB2312" w:hAnsi="Times New Roman" w:cs="Times New Roman"/>
          <w:szCs w:val="21"/>
        </w:rPr>
        <w:t>情景冲击，模拟</w:t>
      </w:r>
      <w:r>
        <w:rPr>
          <w:rFonts w:ascii="Times New Roman" w:eastAsia="KaiTi_GB2312" w:hAnsi="Times New Roman" w:cs="Times New Roman"/>
          <w:szCs w:val="21"/>
        </w:rPr>
        <w:t>“</w:t>
      </w:r>
      <w:r>
        <w:rPr>
          <w:rFonts w:ascii="Times New Roman" w:eastAsia="KaiTi_GB2312" w:hAnsi="Times New Roman" w:cs="Times New Roman"/>
          <w:szCs w:val="21"/>
        </w:rPr>
        <w:t>十五五</w:t>
      </w:r>
      <w:r>
        <w:rPr>
          <w:rFonts w:ascii="Times New Roman" w:eastAsia="KaiTi_GB2312" w:hAnsi="Times New Roman" w:cs="Times New Roman"/>
          <w:szCs w:val="21"/>
        </w:rPr>
        <w:t>”</w:t>
      </w:r>
      <w:r>
        <w:rPr>
          <w:rFonts w:ascii="Times New Roman" w:eastAsia="KaiTi_GB2312" w:hAnsi="Times New Roman" w:cs="Times New Roman"/>
          <w:szCs w:val="21"/>
        </w:rPr>
        <w:t>时期不同机械化推进</w:t>
      </w:r>
      <w:r>
        <w:rPr>
          <w:rFonts w:ascii="Times New Roman" w:eastAsia="KaiTi_GB2312" w:hAnsi="Times New Roman" w:cs="Times New Roman" w:hint="eastAsia"/>
          <w:szCs w:val="21"/>
        </w:rPr>
        <w:t>路径</w:t>
      </w:r>
      <w:r>
        <w:rPr>
          <w:rFonts w:ascii="Times New Roman" w:eastAsia="KaiTi_GB2312" w:hAnsi="Times New Roman" w:cs="Times New Roman"/>
          <w:szCs w:val="21"/>
        </w:rPr>
        <w:t>的</w:t>
      </w:r>
      <w:r>
        <w:rPr>
          <w:rFonts w:ascii="Times New Roman" w:eastAsia="KaiTi_GB2312" w:hAnsi="Times New Roman" w:cs="Times New Roman" w:hint="eastAsia"/>
          <w:szCs w:val="21"/>
        </w:rPr>
        <w:t>政策潜力</w:t>
      </w:r>
      <w:r>
        <w:rPr>
          <w:rFonts w:ascii="Times New Roman" w:eastAsia="KaiTi_GB2312" w:hAnsi="Times New Roman" w:cs="Times New Roman"/>
          <w:szCs w:val="21"/>
        </w:rPr>
        <w:t>。结果表明：农业机械化</w:t>
      </w:r>
      <w:r>
        <w:rPr>
          <w:rFonts w:ascii="Times New Roman" w:eastAsia="KaiTi_GB2312" w:hAnsi="Times New Roman" w:cs="Times New Roman" w:hint="eastAsia"/>
          <w:szCs w:val="21"/>
        </w:rPr>
        <w:t>总体上</w:t>
      </w:r>
      <w:r>
        <w:rPr>
          <w:rFonts w:ascii="Times New Roman" w:eastAsia="KaiTi_GB2312" w:hAnsi="Times New Roman" w:cs="Times New Roman"/>
          <w:szCs w:val="21"/>
        </w:rPr>
        <w:t>与粮食生产效率和单产提升呈正相关，但对播种面积的影响较弱且不确定性更高；相较于单纯农机资本投入，农机社会化服务更可能通过专业化分工和服务规模经济形成</w:t>
      </w:r>
      <w:r>
        <w:rPr>
          <w:rFonts w:ascii="Times New Roman" w:eastAsia="KaiTi_GB2312" w:hAnsi="Times New Roman" w:cs="Times New Roman"/>
          <w:szCs w:val="21"/>
        </w:rPr>
        <w:t>“</w:t>
      </w:r>
      <w:r>
        <w:rPr>
          <w:rFonts w:ascii="Times New Roman" w:eastAsia="KaiTi_GB2312" w:hAnsi="Times New Roman" w:cs="Times New Roman"/>
          <w:szCs w:val="21"/>
        </w:rPr>
        <w:t>提单产</w:t>
      </w:r>
      <w:del w:id="0" w:author="HUANG Shengnan" w:date="2026-06-16T18:32:00Z">
        <w:r w:rsidDel="00CC6737">
          <w:rPr>
            <w:rFonts w:ascii="Times New Roman" w:eastAsia="KaiTi_GB2312" w:hAnsi="Times New Roman" w:cs="Times New Roman" w:hint="eastAsia"/>
            <w:szCs w:val="21"/>
          </w:rPr>
          <w:delText>+</w:delText>
        </w:r>
      </w:del>
      <w:ins w:id="1" w:author="HUANG Shengnan" w:date="2026-06-16T18:32:00Z">
        <w:r w:rsidR="00CC6737">
          <w:rPr>
            <w:rFonts w:ascii="Times New Roman" w:eastAsia="KaiTi_GB2312" w:hAnsi="Times New Roman" w:cs="Times New Roman" w:hint="eastAsia"/>
            <w:szCs w:val="21"/>
          </w:rPr>
          <w:t>、</w:t>
        </w:r>
      </w:ins>
      <w:r>
        <w:rPr>
          <w:rFonts w:ascii="Times New Roman" w:eastAsia="KaiTi_GB2312" w:hAnsi="Times New Roman" w:cs="Times New Roman"/>
          <w:szCs w:val="21"/>
        </w:rPr>
        <w:t>稳面积</w:t>
      </w:r>
      <w:r>
        <w:rPr>
          <w:rFonts w:ascii="Times New Roman" w:eastAsia="KaiTi_GB2312" w:hAnsi="Times New Roman" w:cs="Times New Roman"/>
          <w:szCs w:val="21"/>
        </w:rPr>
        <w:t>”</w:t>
      </w:r>
      <w:r>
        <w:rPr>
          <w:rFonts w:ascii="Times New Roman" w:eastAsia="KaiTi_GB2312" w:hAnsi="Times New Roman" w:cs="Times New Roman"/>
          <w:szCs w:val="21"/>
        </w:rPr>
        <w:t>的</w:t>
      </w:r>
      <w:r>
        <w:rPr>
          <w:rFonts w:ascii="Times New Roman" w:eastAsia="KaiTi_GB2312" w:hAnsi="Times New Roman" w:cs="Times New Roman" w:hint="eastAsia"/>
          <w:szCs w:val="21"/>
        </w:rPr>
        <w:t>复合效应</w:t>
      </w:r>
      <w:r>
        <w:rPr>
          <w:rFonts w:ascii="Times New Roman" w:eastAsia="KaiTi_GB2312" w:hAnsi="Times New Roman" w:cs="Times New Roman"/>
          <w:szCs w:val="21"/>
        </w:rPr>
        <w:t>；</w:t>
      </w:r>
      <w:r>
        <w:rPr>
          <w:rFonts w:ascii="Times New Roman" w:eastAsia="KaiTi_GB2312" w:hAnsi="Times New Roman" w:cs="Times New Roman" w:hint="eastAsia"/>
          <w:szCs w:val="21"/>
        </w:rPr>
        <w:t>CASM</w:t>
      </w:r>
      <w:r>
        <w:rPr>
          <w:rFonts w:ascii="Times New Roman" w:eastAsia="KaiTi_GB2312" w:hAnsi="Times New Roman" w:cs="Times New Roman"/>
          <w:szCs w:val="21"/>
        </w:rPr>
        <w:t>模拟显示，</w:t>
      </w:r>
      <w:ins w:id="2" w:author="HUANG Shengnan" w:date="2026-06-16T18:44:00Z">
        <w:r w:rsidR="00B37035">
          <w:rPr>
            <w:rFonts w:ascii="Times New Roman" w:eastAsia="KaiTi_GB2312" w:hAnsi="Times New Roman" w:cs="Times New Roman" w:hint="eastAsia"/>
            <w:szCs w:val="21"/>
          </w:rPr>
          <w:t>“十五五”时期</w:t>
        </w:r>
      </w:ins>
      <w:r>
        <w:rPr>
          <w:rFonts w:ascii="Times New Roman" w:eastAsia="KaiTi_GB2312" w:hAnsi="Times New Roman" w:cs="Times New Roman"/>
          <w:szCs w:val="21"/>
        </w:rPr>
        <w:t>农机社会化服务扩展具有更高的</w:t>
      </w:r>
      <w:r>
        <w:rPr>
          <w:rFonts w:ascii="Times New Roman" w:eastAsia="KaiTi_GB2312" w:hAnsi="Times New Roman" w:cs="Times New Roman" w:hint="eastAsia"/>
          <w:szCs w:val="21"/>
        </w:rPr>
        <w:t>粮食增产</w:t>
      </w:r>
      <w:del w:id="3" w:author="HUANG Shengnan" w:date="2026-06-16T18:43:00Z">
        <w:r w:rsidDel="00B37035">
          <w:rPr>
            <w:rFonts w:ascii="Times New Roman" w:eastAsia="KaiTi_GB2312" w:hAnsi="Times New Roman" w:cs="Times New Roman" w:hint="eastAsia"/>
            <w:szCs w:val="21"/>
          </w:rPr>
          <w:delText>和自给率提升</w:delText>
        </w:r>
      </w:del>
      <w:r>
        <w:rPr>
          <w:rFonts w:ascii="Times New Roman" w:eastAsia="KaiTi_GB2312" w:hAnsi="Times New Roman" w:cs="Times New Roman"/>
          <w:szCs w:val="21"/>
        </w:rPr>
        <w:t>潜力。</w:t>
      </w:r>
      <w:del w:id="4" w:author="HUANG Shengnan" w:date="2026-06-16T18:47:00Z">
        <w:r w:rsidDel="00B37035">
          <w:rPr>
            <w:rFonts w:ascii="Times New Roman" w:eastAsia="KaiTi_GB2312" w:hAnsi="Times New Roman" w:cs="Times New Roman" w:hint="eastAsia"/>
            <w:szCs w:val="21"/>
          </w:rPr>
          <w:delText>需要指出的是，单产效应存在一定发表偏倚，播种面积维度弹性样本偏少，模拟结果应理解为政策潜力评估而非确定性预测。研究结论表明</w:delText>
        </w:r>
      </w:del>
      <w:ins w:id="5" w:author="HUANG Shengnan" w:date="2026-06-16T18:47:00Z">
        <w:r w:rsidR="00B37035">
          <w:rPr>
            <w:rFonts w:ascii="Times New Roman" w:eastAsia="KaiTi_GB2312" w:hAnsi="Times New Roman" w:cs="Times New Roman" w:hint="eastAsia"/>
            <w:szCs w:val="21"/>
          </w:rPr>
          <w:t>基于此，本文建议</w:t>
        </w:r>
      </w:ins>
      <w:del w:id="6" w:author="HUANG Shengnan" w:date="2026-06-16T18:47:00Z">
        <w:r w:rsidDel="00B37035">
          <w:rPr>
            <w:rFonts w:ascii="Times New Roman" w:eastAsia="KaiTi_GB2312" w:hAnsi="Times New Roman" w:cs="Times New Roman"/>
            <w:szCs w:val="21"/>
          </w:rPr>
          <w:delText>，</w:delText>
        </w:r>
      </w:del>
      <w:r>
        <w:rPr>
          <w:rFonts w:ascii="Times New Roman" w:eastAsia="KaiTi_GB2312" w:hAnsi="Times New Roman" w:cs="Times New Roman"/>
          <w:szCs w:val="21"/>
        </w:rPr>
        <w:t>“</w:t>
      </w:r>
      <w:r>
        <w:rPr>
          <w:rFonts w:ascii="Times New Roman" w:eastAsia="KaiTi_GB2312" w:hAnsi="Times New Roman" w:cs="Times New Roman"/>
          <w:szCs w:val="21"/>
        </w:rPr>
        <w:t>十五五</w:t>
      </w:r>
      <w:r>
        <w:rPr>
          <w:rFonts w:ascii="Times New Roman" w:eastAsia="KaiTi_GB2312" w:hAnsi="Times New Roman" w:cs="Times New Roman"/>
          <w:szCs w:val="21"/>
        </w:rPr>
        <w:t>”</w:t>
      </w:r>
      <w:r>
        <w:rPr>
          <w:rFonts w:ascii="Times New Roman" w:eastAsia="KaiTi_GB2312" w:hAnsi="Times New Roman" w:cs="Times New Roman"/>
          <w:szCs w:val="21"/>
        </w:rPr>
        <w:t>时期应在稳定农机装备投入基础上，更加重视农机社会化服务体系建设、丘陵山区和薄弱环节机械化补短板以及智能农机和数字化农服发展。</w:t>
      </w:r>
    </w:p>
    <w:p w14:paraId="400144C8" w14:textId="77777777" w:rsidR="00542D86" w:rsidRDefault="00542D86" w:rsidP="00542D86">
      <w:pPr>
        <w:ind w:firstLineChars="200" w:firstLine="440"/>
        <w:rPr>
          <w:rFonts w:ascii="SimHei" w:eastAsia="SimHei" w:hAnsi="SimHei"/>
        </w:rPr>
      </w:pPr>
      <w:r>
        <w:rPr>
          <w:rFonts w:ascii="SimHei" w:eastAsia="SimHei" w:hAnsi="SimHei" w:hint="eastAsia"/>
        </w:rPr>
        <w:t>关键词：</w:t>
      </w:r>
      <w:r>
        <w:rPr>
          <w:rFonts w:ascii="Times New Roman" w:eastAsia="KaiTi_GB2312" w:hAnsi="Times New Roman" w:cs="Times New Roman" w:hint="eastAsia"/>
          <w:szCs w:val="21"/>
        </w:rPr>
        <w:t>农业机械化；粮食综合生产能力；农机社会化服务；</w:t>
      </w:r>
      <w:r>
        <w:rPr>
          <w:rFonts w:ascii="Times New Roman" w:eastAsia="KaiTi_GB2312" w:hAnsi="Times New Roman" w:cs="Times New Roman"/>
          <w:szCs w:val="21"/>
        </w:rPr>
        <w:t>Meta</w:t>
      </w:r>
      <w:r>
        <w:rPr>
          <w:rFonts w:ascii="Times New Roman" w:eastAsia="KaiTi_GB2312" w:hAnsi="Times New Roman" w:cs="Times New Roman"/>
          <w:szCs w:val="21"/>
        </w:rPr>
        <w:t>分析；</w:t>
      </w:r>
      <w:r>
        <w:rPr>
          <w:rFonts w:ascii="Times New Roman" w:eastAsia="KaiTi_GB2312" w:hAnsi="Times New Roman" w:cs="Times New Roman" w:hint="eastAsia"/>
          <w:szCs w:val="21"/>
        </w:rPr>
        <w:t>情景模拟</w:t>
      </w:r>
    </w:p>
    <w:p w14:paraId="0BB878A3" w14:textId="77777777" w:rsidR="00542D86" w:rsidRPr="00074F54" w:rsidRDefault="00542D86">
      <w:pPr>
        <w:jc w:val="center"/>
        <w:rPr>
          <w:rFonts w:ascii="SimHei" w:eastAsia="SimHei" w:hAnsi="SimHei"/>
        </w:rPr>
      </w:pPr>
    </w:p>
    <w:p w14:paraId="3EF8BFBC" w14:textId="77777777" w:rsidR="00A0142D" w:rsidRPr="00542D86" w:rsidRDefault="000579DA">
      <w:pPr>
        <w:jc w:val="center"/>
        <w:outlineLvl w:val="0"/>
        <w:rPr>
          <w:rFonts w:ascii="SimHei" w:eastAsia="SimHei" w:hAnsi="SimHei"/>
          <w:sz w:val="32"/>
          <w:szCs w:val="32"/>
        </w:rPr>
      </w:pPr>
      <w:r>
        <w:rPr>
          <w:rFonts w:ascii="SimHei" w:eastAsia="SimHei" w:hAnsi="SimHei" w:hint="eastAsia"/>
          <w:sz w:val="32"/>
          <w:szCs w:val="32"/>
        </w:rPr>
        <w:t xml:space="preserve">一、引 </w:t>
      </w:r>
      <w:r>
        <w:rPr>
          <w:rFonts w:ascii="SimHei" w:eastAsia="SimHei" w:hAnsi="SimHei"/>
          <w:sz w:val="32"/>
          <w:szCs w:val="32"/>
        </w:rPr>
        <w:t xml:space="preserve"> </w:t>
      </w:r>
      <w:r>
        <w:rPr>
          <w:rFonts w:ascii="SimHei" w:eastAsia="SimHei" w:hAnsi="SimHei" w:hint="eastAsia"/>
          <w:sz w:val="32"/>
          <w:szCs w:val="32"/>
        </w:rPr>
        <w:t>言</w:t>
      </w:r>
    </w:p>
    <w:p w14:paraId="67E063D0" w14:textId="77777777" w:rsidR="00936DFA" w:rsidRDefault="000579DA" w:rsidP="00CA6CE9">
      <w:pPr>
        <w:ind w:firstLineChars="200" w:firstLine="440"/>
        <w:contextualSpacing/>
        <w:rPr>
          <w:rFonts w:ascii="Times New Roman" w:eastAsia="SimSun" w:hAnsi="Times New Roman" w:cs="Times New Roman"/>
        </w:rPr>
      </w:pPr>
      <w:r>
        <w:rPr>
          <w:rFonts w:ascii="SimSun" w:eastAsia="SimSun" w:hAnsi="SimSun" w:hint="eastAsia"/>
        </w:rPr>
        <w:t>粮食安全是“国之大者”，是治国安邦的重要战略基石</w:t>
      </w:r>
      <w:r>
        <w:rPr>
          <w:rFonts w:ascii="Times New Roman" w:eastAsia="SimSun" w:hAnsi="Times New Roman" w:cs="Times New Roman" w:hint="eastAsia"/>
        </w:rPr>
        <w:t>。对于拥有超大规模人口的发展中大国而言，粮食不仅关系居民基本生存和社会稳定，更是有效应对外部风险挑战、维系宏观经济平稳运行、保障国家安全与推进现代化进程的压舱石</w:t>
      </w:r>
      <w:r>
        <w:rPr>
          <w:rFonts w:ascii="Times New Roman" w:eastAsia="SimSun" w:hAnsi="Times New Roman" w:cs="Times New Roman"/>
        </w:rPr>
        <w:fldChar w:fldCharType="begin"/>
      </w:r>
      <w:r>
        <w:rPr>
          <w:rFonts w:ascii="Times New Roman" w:eastAsia="SimSun" w:hAnsi="Times New Roman" w:cs="Times New Roman" w:hint="eastAsia"/>
        </w:rPr>
        <w:instrText xml:space="preserve"> ADDIN EN.CITE &lt;EndNote&gt;&lt;Cite&gt;&lt;Author&gt;</w:instrText>
      </w:r>
      <w:r>
        <w:rPr>
          <w:rFonts w:ascii="Times New Roman" w:eastAsia="SimSun" w:hAnsi="Times New Roman" w:cs="Times New Roman" w:hint="eastAsia"/>
        </w:rPr>
        <w:instrText>全国政协农业农村研究智库课题组</w:instrText>
      </w:r>
      <w:r>
        <w:rPr>
          <w:rFonts w:ascii="Times New Roman" w:eastAsia="SimSun" w:hAnsi="Times New Roman" w:cs="Times New Roman" w:hint="eastAsia"/>
        </w:rPr>
        <w:instrText>&lt;/Author&gt;&lt;Year&gt;2022&lt;/Year&gt;&lt;RecNum&gt;601&lt;/RecNum&gt;&lt;DisplayText&gt;</w:instrText>
      </w:r>
      <w:r>
        <w:rPr>
          <w:rFonts w:ascii="Times New Roman" w:eastAsia="SimSun" w:hAnsi="Times New Roman" w:cs="Times New Roman" w:hint="eastAsia"/>
        </w:rPr>
        <w:instrText>（全国政协农业农村研究智库课题组，</w:instrText>
      </w:r>
      <w:r>
        <w:rPr>
          <w:rFonts w:ascii="Times New Roman" w:eastAsia="SimSun" w:hAnsi="Times New Roman" w:cs="Times New Roman" w:hint="eastAsia"/>
        </w:rPr>
        <w:instrText>2022</w:instrText>
      </w:r>
      <w:r>
        <w:rPr>
          <w:rFonts w:ascii="Times New Roman" w:eastAsia="SimSun" w:hAnsi="Times New Roman" w:cs="Times New Roman" w:hint="eastAsia"/>
        </w:rPr>
        <w:instrText>）</w:instrText>
      </w:r>
      <w:r>
        <w:rPr>
          <w:rFonts w:ascii="Times New Roman" w:eastAsia="SimSun" w:hAnsi="Times New Roman" w:cs="Times New Roman" w:hint="eastAsia"/>
        </w:rPr>
        <w:instrText>&lt;/DisplayText&gt;&lt;record&gt;&lt;rec-number&gt;601&lt;/rec-number&gt;&lt;foreign-keys&gt;&lt;key app="EN" db-id="v92vet5pxptdwtexw5dv9fzzpze5ttdvfxvd" timestamp="1775708161"&gt;601&lt;/key&gt;&lt;/foreign-keys&gt;&lt;ref-type name="</w:instrText>
      </w:r>
      <w:r>
        <w:rPr>
          <w:rFonts w:ascii="Times New Roman" w:eastAsia="SimSun" w:hAnsi="Times New Roman" w:cs="Times New Roman" w:hint="eastAsia"/>
        </w:rPr>
        <w:instrText>期刊文献</w:instrText>
      </w:r>
      <w:r>
        <w:rPr>
          <w:rFonts w:ascii="Times New Roman" w:eastAsia="SimSun" w:hAnsi="Times New Roman" w:cs="Times New Roman" w:hint="eastAsia"/>
        </w:rPr>
        <w:instrText>"&gt;17&lt;/ref-type&gt;&lt;contributors&gt;&lt;authors&gt;&lt;author&gt;</w:instrText>
      </w:r>
      <w:r>
        <w:rPr>
          <w:rFonts w:ascii="Times New Roman" w:eastAsia="SimSun" w:hAnsi="Times New Roman" w:cs="Times New Roman" w:hint="eastAsia"/>
        </w:rPr>
        <w:instrText>全国政协农业农村研究智库课题组</w:instrText>
      </w:r>
      <w:r>
        <w:rPr>
          <w:rFonts w:ascii="Times New Roman" w:eastAsia="SimSun" w:hAnsi="Times New Roman" w:cs="Times New Roman" w:hint="eastAsia"/>
        </w:rPr>
        <w:instrText>&lt;/author&gt;&lt;/authors&gt;&lt;/contributors&gt;&lt;titles&gt;&lt;title&gt;</w:instrText>
      </w:r>
      <w:r>
        <w:rPr>
          <w:rFonts w:ascii="Times New Roman" w:eastAsia="SimSun" w:hAnsi="Times New Roman" w:cs="Times New Roman" w:hint="eastAsia"/>
        </w:rPr>
        <w:instrText>牢牢把住“国之大者”粮食安全底线——学习贯彻习近平总书记参加全国政协联组会上的重要讲话精神</w:instrText>
      </w:r>
      <w:r>
        <w:rPr>
          <w:rFonts w:ascii="Times New Roman" w:eastAsia="SimSun" w:hAnsi="Times New Roman" w:cs="Times New Roman" w:hint="eastAsia"/>
        </w:rPr>
        <w:instrText>&lt;/title&gt;&lt;secondary-title&gt;</w:instrText>
      </w:r>
      <w:r>
        <w:rPr>
          <w:rFonts w:ascii="Times New Roman" w:eastAsia="SimSun" w:hAnsi="Times New Roman" w:cs="Times New Roman" w:hint="eastAsia"/>
        </w:rPr>
        <w:instrText>人民论坛</w:instrText>
      </w:r>
      <w:r>
        <w:rPr>
          <w:rFonts w:ascii="Times New Roman" w:eastAsia="SimSun" w:hAnsi="Times New Roman" w:cs="Times New Roman" w:hint="eastAsia"/>
        </w:rPr>
        <w:instrText>&lt;/secondary-title&gt;&lt;/titles&gt;&lt;periodical&gt;&lt;full-title&gt;</w:instrText>
      </w:r>
      <w:r>
        <w:rPr>
          <w:rFonts w:ascii="Times New Roman" w:eastAsia="SimSun" w:hAnsi="Times New Roman" w:cs="Times New Roman" w:hint="eastAsia"/>
        </w:rPr>
        <w:instrText>人民论坛</w:instrText>
      </w:r>
      <w:r>
        <w:rPr>
          <w:rFonts w:ascii="Times New Roman" w:eastAsia="SimSun" w:hAnsi="Times New Roman" w:cs="Times New Roman" w:hint="eastAsia"/>
        </w:rPr>
        <w:instrText>&lt;/full-title&gt;&lt;/periodical&gt;&lt;pages&gt;6-10&lt;/pages&gt;&lt;number&gt;07&lt;/number&gt;&lt;keywords&gt;&lt;keyword&gt;</w:instrText>
      </w:r>
      <w:r>
        <w:rPr>
          <w:rFonts w:ascii="Times New Roman" w:eastAsia="SimSun" w:hAnsi="Times New Roman" w:cs="Times New Roman" w:hint="eastAsia"/>
        </w:rPr>
        <w:instrText>粮食安全</w:instrText>
      </w:r>
      <w:r>
        <w:rPr>
          <w:rFonts w:ascii="Times New Roman" w:eastAsia="SimSun" w:hAnsi="Times New Roman" w:cs="Times New Roman" w:hint="eastAsia"/>
        </w:rPr>
        <w:instrText>&lt;/keyword&gt;&lt;keyword&gt;</w:instrText>
      </w:r>
      <w:r>
        <w:rPr>
          <w:rFonts w:ascii="Times New Roman" w:eastAsia="SimSun" w:hAnsi="Times New Roman" w:cs="Times New Roman" w:hint="eastAsia"/>
        </w:rPr>
        <w:instrText>国之大者</w:instrText>
      </w:r>
      <w:r>
        <w:rPr>
          <w:rFonts w:ascii="Times New Roman" w:eastAsia="SimSun" w:hAnsi="Times New Roman" w:cs="Times New Roman" w:hint="eastAsia"/>
        </w:rPr>
        <w:instrText>&lt;/keyword&gt;&lt;keyword&gt;</w:instrText>
      </w:r>
      <w:r>
        <w:rPr>
          <w:rFonts w:ascii="Times New Roman" w:eastAsia="SimSun" w:hAnsi="Times New Roman" w:cs="Times New Roman" w:hint="eastAsia"/>
        </w:rPr>
        <w:instrText>耕地红线</w:instrText>
      </w:r>
      <w:r>
        <w:rPr>
          <w:rFonts w:ascii="Times New Roman" w:eastAsia="SimSun" w:hAnsi="Times New Roman" w:cs="Times New Roman" w:hint="eastAsia"/>
        </w:rPr>
        <w:instrText>&lt;/keyword&gt;&lt;keyword&gt;</w:instrText>
      </w:r>
      <w:r>
        <w:rPr>
          <w:rFonts w:ascii="Times New Roman" w:eastAsia="SimSun" w:hAnsi="Times New Roman" w:cs="Times New Roman" w:hint="eastAsia"/>
        </w:rPr>
        <w:instrText>种业振兴</w:instrText>
      </w:r>
      <w:r>
        <w:rPr>
          <w:rFonts w:ascii="Times New Roman" w:eastAsia="SimSun" w:hAnsi="Times New Roman" w:cs="Times New Roman" w:hint="eastAsia"/>
        </w:rPr>
        <w:instrText>&lt;/keyword&gt;&lt;keyword&gt;</w:instrText>
      </w:r>
      <w:r>
        <w:rPr>
          <w:rFonts w:ascii="Times New Roman" w:eastAsia="SimSun" w:hAnsi="Times New Roman" w:cs="Times New Roman" w:hint="eastAsia"/>
        </w:rPr>
        <w:instrText>大食物观</w:instrText>
      </w:r>
      <w:r>
        <w:rPr>
          <w:rFonts w:ascii="Times New Roman" w:eastAsia="SimSun" w:hAnsi="Times New Roman" w:cs="Times New Roman" w:hint="eastAsia"/>
        </w:rPr>
        <w:instrText>&lt;/keyword&gt;&lt;keyword&gt;</w:instrText>
      </w:r>
      <w:r>
        <w:rPr>
          <w:rFonts w:ascii="Times New Roman" w:eastAsia="SimSun" w:hAnsi="Times New Roman" w:cs="Times New Roman" w:hint="eastAsia"/>
        </w:rPr>
        <w:instrText>农业科技</w:instrText>
      </w:r>
      <w:r>
        <w:rPr>
          <w:rFonts w:ascii="Times New Roman" w:eastAsia="SimSun" w:hAnsi="Times New Roman" w:cs="Times New Roman"/>
        </w:rPr>
        <w:instrText>&lt;/keyword&gt;&lt;/keywords&gt;&lt;dates&gt;&lt;year&gt;2022&lt;/year&gt;&lt;/dates&gt;&lt;isbn&gt;1004-3381&lt;/isbn&gt;&lt;call-num&gt;11-2961/D&lt;/call-num&gt;&lt;urls&gt;&lt;related-urls&gt;&lt;url&gt;https://kns.cnki.net/kcms2/article/abstract?v=y_SiIdm5mqsp_tbjJCk3MiivlCIrs5R6AfD6cV3D-8gDOGdEE6L7R6fsdr5gBHb741HxyPPDHOgCNMCjTB9IplUhRGNENBcu0Mt2mjASfz_9ftoxaaizXcVc9gH6VgJdEK2WYFQZWHXDT64B7dqm-F81lR-jDwFxBvos5ro-e1hbCgGnbeAj-ufA15OYO1FC&amp;amp;uniplatform=NZKPT&amp;amp;language=CHS&lt;/url&gt;&lt;/related-urls&gt;&lt;/urls&gt;&lt;remote-database-provider&gt;Cnki&lt;/remote-database-provider&gt;&lt;/record&gt;&lt;/Cite&gt;&lt;/EndNote&gt;</w:instrText>
      </w:r>
      <w:r>
        <w:rPr>
          <w:rFonts w:ascii="Times New Roman" w:eastAsia="SimSun" w:hAnsi="Times New Roman" w:cs="Times New Roman"/>
        </w:rPr>
        <w:fldChar w:fldCharType="separate"/>
      </w:r>
      <w:r>
        <w:rPr>
          <w:rFonts w:ascii="Times New Roman" w:eastAsia="SimSun" w:hAnsi="Times New Roman" w:cs="Times New Roman" w:hint="eastAsia"/>
          <w:noProof/>
        </w:rPr>
        <w:t>（全国政协农业农村研究智库课题组，</w:t>
      </w:r>
      <w:r>
        <w:rPr>
          <w:rFonts w:ascii="Times New Roman" w:eastAsia="SimSun" w:hAnsi="Times New Roman" w:cs="Times New Roman" w:hint="eastAsia"/>
          <w:noProof/>
        </w:rPr>
        <w:t>2022</w:t>
      </w:r>
      <w:r>
        <w:rPr>
          <w:rFonts w:ascii="Times New Roman" w:eastAsia="SimSun" w:hAnsi="Times New Roman" w:cs="Times New Roman" w:hint="eastAsia"/>
          <w:noProof/>
        </w:rPr>
        <w:t>）</w:t>
      </w:r>
      <w:r>
        <w:rPr>
          <w:rFonts w:ascii="Times New Roman" w:eastAsia="SimSun" w:hAnsi="Times New Roman" w:cs="Times New Roman"/>
        </w:rPr>
        <w:fldChar w:fldCharType="end"/>
      </w:r>
      <w:r>
        <w:rPr>
          <w:rFonts w:ascii="Times New Roman" w:eastAsia="SimSun" w:hAnsi="Times New Roman" w:cs="Times New Roman" w:hint="eastAsia"/>
        </w:rPr>
        <w:t>。</w:t>
      </w:r>
      <w:r>
        <w:rPr>
          <w:rFonts w:ascii="Times New Roman" w:eastAsia="SimSun" w:hAnsi="Times New Roman" w:cs="Times New Roman" w:hint="eastAsia"/>
        </w:rPr>
        <w:t>2025</w:t>
      </w:r>
      <w:r>
        <w:rPr>
          <w:rFonts w:ascii="Times New Roman" w:eastAsia="SimSun" w:hAnsi="Times New Roman" w:cs="Times New Roman" w:hint="eastAsia"/>
        </w:rPr>
        <w:t>年，中国粮食总产量达到</w:t>
      </w:r>
      <w:r>
        <w:rPr>
          <w:rFonts w:ascii="Times New Roman" w:eastAsia="SimSun" w:hAnsi="Times New Roman" w:cs="Times New Roman" w:hint="eastAsia"/>
        </w:rPr>
        <w:t>1.43</w:t>
      </w:r>
      <w:proofErr w:type="gramStart"/>
      <w:r>
        <w:rPr>
          <w:rFonts w:ascii="Times New Roman" w:eastAsia="SimSun" w:hAnsi="Times New Roman" w:cs="Times New Roman" w:hint="eastAsia"/>
        </w:rPr>
        <w:t>万亿</w:t>
      </w:r>
      <w:proofErr w:type="gramEnd"/>
      <w:r>
        <w:rPr>
          <w:rFonts w:ascii="Times New Roman" w:eastAsia="SimSun" w:hAnsi="Times New Roman" w:cs="Times New Roman" w:hint="eastAsia"/>
        </w:rPr>
        <w:t>斤，连续两年稳定在</w:t>
      </w:r>
      <w:r>
        <w:rPr>
          <w:rFonts w:ascii="Times New Roman" w:eastAsia="SimSun" w:hAnsi="Times New Roman" w:cs="Times New Roman" w:hint="eastAsia"/>
        </w:rPr>
        <w:t>1.4</w:t>
      </w:r>
      <w:proofErr w:type="gramStart"/>
      <w:r>
        <w:rPr>
          <w:rFonts w:ascii="Times New Roman" w:eastAsia="SimSun" w:hAnsi="Times New Roman" w:cs="Times New Roman" w:hint="eastAsia"/>
        </w:rPr>
        <w:t>万亿斤</w:t>
      </w:r>
      <w:proofErr w:type="gramEnd"/>
      <w:r>
        <w:rPr>
          <w:rFonts w:ascii="Times New Roman" w:eastAsia="SimSun" w:hAnsi="Times New Roman" w:cs="Times New Roman" w:hint="eastAsia"/>
        </w:rPr>
        <w:t>以上，“谷物基本自给、口粮绝对安全”的粮食安全目标总体实现。然而，伴随着经济社会深刻转型，一方面，工业化和城镇化进程持续吸纳农村劳动力，农业劳动力非农转移与老龄化相互交</w:t>
      </w:r>
      <w:r>
        <w:rPr>
          <w:rFonts w:ascii="Times New Roman" w:eastAsia="SimSun" w:hAnsi="Times New Roman" w:cs="Times New Roman"/>
        </w:rPr>
        <w:t>织</w:t>
      </w:r>
      <w:r>
        <w:rPr>
          <w:rFonts w:ascii="SimSun" w:eastAsia="SimSun" w:hAnsi="SimSun" w:hint="eastAsia"/>
        </w:rPr>
        <w:t>，“谁来种地”问题日益突出，农业劳动力成本持续攀升</w:t>
      </w:r>
      <w:r>
        <w:rPr>
          <w:rFonts w:ascii="Times New Roman" w:eastAsia="SimSun" w:hAnsi="Times New Roman" w:cs="Times New Roman"/>
        </w:rPr>
        <w:fldChar w:fldCharType="begin">
          <w:fldData xml:space="preserve">PEVuZE5vdGU+PENpdGU+PEF1dGhvcj7olKHmmIk8L0F1dGhvcj48WWVhcj4yMDI1PC9ZZWFyPjxS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</w:fldData>
        </w:fldChar>
      </w:r>
      <w:r>
        <w:rPr>
          <w:rFonts w:ascii="Times New Roman" w:eastAsia="SimSun" w:hAnsi="Times New Roman" w:cs="Times New Roman"/>
        </w:rPr>
        <w:instrText xml:space="preserve"> ADDIN EN.CITE </w:instrText>
      </w:r>
      <w:r>
        <w:rPr>
          <w:rFonts w:ascii="Times New Roman" w:eastAsia="SimSun" w:hAnsi="Times New Roman" w:cs="Times New Roman"/>
        </w:rPr>
        <w:fldChar w:fldCharType="begin">
          <w:fldData xml:space="preserve">PEVuZE5vdGU+PENpdGU+PEF1dGhvcj7olKHmmIk8L0F1dGhvcj48WWVhcj4yMDI1PC9ZZWFyPjxS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</w:fldData>
        </w:fldChar>
      </w:r>
      <w:r>
        <w:rPr>
          <w:rFonts w:ascii="Times New Roman" w:eastAsia="SimSun" w:hAnsi="Times New Roman" w:cs="Times New Roman"/>
        </w:rPr>
        <w:instrText xml:space="preserve"> ADDIN EN.CITE.DATA </w:instrText>
      </w:r>
      <w:r>
        <w:rPr>
          <w:rFonts w:ascii="Times New Roman" w:eastAsia="SimSun" w:hAnsi="Times New Roman" w:cs="Times New Roman"/>
        </w:rPr>
      </w:r>
      <w:r>
        <w:rPr>
          <w:rFonts w:ascii="Times New Roman" w:eastAsia="SimSun" w:hAnsi="Times New Roman" w:cs="Times New Roman"/>
        </w:rPr>
        <w:fldChar w:fldCharType="end"/>
      </w:r>
      <w:r>
        <w:rPr>
          <w:rFonts w:ascii="Times New Roman" w:eastAsia="SimSun" w:hAnsi="Times New Roman" w:cs="Times New Roman"/>
        </w:rPr>
      </w:r>
      <w:r>
        <w:rPr>
          <w:rFonts w:ascii="Times New Roman" w:eastAsia="SimSun" w:hAnsi="Times New Roman" w:cs="Times New Roman"/>
        </w:rPr>
        <w:fldChar w:fldCharType="separate"/>
      </w:r>
      <w:r>
        <w:rPr>
          <w:rFonts w:ascii="Times New Roman" w:eastAsia="SimSun" w:hAnsi="Times New Roman" w:cs="Times New Roman" w:hint="eastAsia"/>
          <w:noProof/>
        </w:rPr>
        <w:t>（王可山和刘华，</w:t>
      </w:r>
      <w:r>
        <w:rPr>
          <w:rFonts w:ascii="Times New Roman" w:eastAsia="SimSun" w:hAnsi="Times New Roman" w:cs="Times New Roman" w:hint="eastAsia"/>
          <w:noProof/>
        </w:rPr>
        <w:t>2024</w:t>
      </w:r>
      <w:r>
        <w:rPr>
          <w:rFonts w:ascii="Times New Roman" w:eastAsia="SimSun" w:hAnsi="Times New Roman" w:cs="Times New Roman" w:hint="eastAsia"/>
          <w:noProof/>
        </w:rPr>
        <w:t>；蔡昉，</w:t>
      </w:r>
      <w:r>
        <w:rPr>
          <w:rFonts w:ascii="Times New Roman" w:eastAsia="SimSun" w:hAnsi="Times New Roman" w:cs="Times New Roman" w:hint="eastAsia"/>
          <w:noProof/>
        </w:rPr>
        <w:t>2025</w:t>
      </w:r>
      <w:r>
        <w:rPr>
          <w:rFonts w:ascii="Times New Roman" w:eastAsia="SimSun" w:hAnsi="Times New Roman" w:cs="Times New Roman" w:hint="eastAsia"/>
          <w:noProof/>
        </w:rPr>
        <w:t>）</w:t>
      </w:r>
      <w:r>
        <w:rPr>
          <w:rFonts w:ascii="Times New Roman" w:eastAsia="SimSun" w:hAnsi="Times New Roman" w:cs="Times New Roman"/>
        </w:rPr>
        <w:fldChar w:fldCharType="end"/>
      </w:r>
      <w:r>
        <w:rPr>
          <w:rFonts w:ascii="SimSun" w:eastAsia="SimSun" w:hAnsi="SimSun" w:hint="eastAsia"/>
        </w:rPr>
        <w:t>。另一方面，资源环境约束趋紧、极端天气事件增多、国际粮食市场不确定性上升</w:t>
      </w:r>
      <w:r>
        <w:rPr>
          <w:rFonts w:ascii="SimSun" w:eastAsia="SimSun" w:hAnsi="SimSun"/>
        </w:rPr>
        <w:fldChar w:fldCharType="begin"/>
      </w:r>
      <w:r>
        <w:rPr>
          <w:rFonts w:ascii="SimSun" w:eastAsia="SimSun" w:hAnsi="SimSun"/>
        </w:rPr>
        <w:instrText xml:space="preserve"> ADDIN EN.CITE &lt;EndNote&gt;&lt;Cite&gt;&lt;Author&gt;程国强&lt;/Author&gt;&lt;Year&gt;2025&lt;/Year&gt;&lt;RecNum&gt;604&lt;/RecNum&gt;&lt;DisplayText&gt;（程国强和施嘉庚，2025）&lt;/DisplayText&gt;&lt;record&gt;&lt;rec-number&gt;604&lt;/rec-number&gt;&lt;foreign-keys&gt;&lt;key app="EN" db-id="v92vet5pxptdwtexw5dv9fzzpze5ttdvfxvd" timestamp="1775709623"&gt;604&lt;/key&gt;&lt;/foreign-keys&gt;&lt;ref-type name="期刊文献"&gt;17&lt;/ref-type&gt;&lt;contributors&gt;&lt;authors&gt;&lt;author&gt;程国强&lt;/author&gt;&lt;author&gt;施嘉庚&lt;/author&gt;&lt;/authors&gt;&lt;/contributors&gt;&lt;auth-address&gt;中国人民大学农业与农村发展学院;同济大学经济与管理学院;&lt;/auth-address&gt;&lt;titles&gt;&lt;title&gt;持续增强粮食安全保障能力：党的十八大以来的政策逻辑与当前的着力</w:instrText>
      </w:r>
      <w:r>
        <w:rPr>
          <w:rFonts w:ascii="SimSun" w:eastAsia="SimSun" w:hAnsi="SimSun" w:hint="eastAsia"/>
        </w:rPr>
        <w:instrText>点</w:instrText>
      </w:r>
      <w:r>
        <w:rPr>
          <w:rFonts w:ascii="SimSun" w:eastAsia="SimSun" w:hAnsi="SimSun"/>
        </w:rPr>
        <w:instrText>&lt;/title&gt;&lt;secondary-title&gt;南京农业大学学报(社会科学版)&lt;/secondary-title&gt;&lt;/titles&gt;&lt;periodical&gt;&lt;full-title&gt;南京农业大学学报(社会科学版)&lt;/full-title&gt;&lt;/periodical&gt;&lt;pages&gt;45-55&lt;/pages&gt;&lt;volume&gt;25&lt;/volume&gt;&lt;number&gt;04&lt;/number&gt;&lt;keywords&gt;&lt;keyword&gt;粮食安全&lt;/keyword&gt;&lt;keyword&gt;农产品供给保障&lt;/keyword&gt;&lt;keyword&gt;粮食安全政策&lt;/keyword&gt;&lt;/keywords&gt;&lt;dates&gt;&lt;year&gt;2025&lt;/year&gt;&lt;/dates&gt;&lt;isbn&gt;1671-7465&lt;/isbn&gt;&lt;call-num&gt;32-1600/C&lt;/call-num&gt;&lt;urls&gt;&lt;related-urls&gt;&lt;url&gt;https://link.cnki.net/doi/10.19714/j.cnki.1671-7465.2025.0052&lt;/url&gt;&lt;/related-urls&gt;&lt;/urls&gt;&lt;electronic-resource-num&gt;10.19714/j.cnki.1671-7465.2025.0052&lt;/electronic-resource-num&gt;&lt;remote-database-provider&gt;Cnki&lt;/remote-database-provider&gt;&lt;/record&gt;&lt;/Cite&gt;&lt;/EndNote&gt;</w:instrText>
      </w:r>
      <w:r>
        <w:rPr>
          <w:rFonts w:ascii="SimSun" w:eastAsia="SimSun" w:hAnsi="SimSun"/>
        </w:rPr>
        <w:fldChar w:fldCharType="separate"/>
      </w:r>
      <w:r>
        <w:rPr>
          <w:rFonts w:ascii="SimSun" w:eastAsia="SimSun" w:hAnsi="SimSun" w:hint="eastAsia"/>
          <w:noProof/>
        </w:rPr>
        <w:t>（程国强和施嘉庚，</w:t>
      </w:r>
      <w:r>
        <w:rPr>
          <w:rFonts w:ascii="SimSun" w:eastAsia="SimSun" w:hAnsi="SimSun"/>
          <w:noProof/>
        </w:rPr>
        <w:t>2025）</w:t>
      </w:r>
      <w:r>
        <w:rPr>
          <w:rFonts w:ascii="SimSun" w:eastAsia="SimSun" w:hAnsi="SimSun"/>
        </w:rPr>
        <w:fldChar w:fldCharType="end"/>
      </w:r>
      <w:r>
        <w:rPr>
          <w:rFonts w:ascii="SimSun" w:eastAsia="SimSun" w:hAnsi="SimSun" w:hint="eastAsia"/>
        </w:rPr>
        <w:t>，使中国粮食安全治理的重点由单纯追求产量扩张，</w:t>
      </w:r>
      <w:r>
        <w:rPr>
          <w:rFonts w:ascii="Times New Roman" w:eastAsia="SimSun" w:hAnsi="Times New Roman" w:cs="Times New Roman" w:hint="eastAsia"/>
        </w:rPr>
        <w:t>逐步转向更加重视粮食综合生产能力、生产效率和供给韧性的系统提升</w:t>
      </w:r>
      <w:r>
        <w:rPr>
          <w:rFonts w:ascii="Times New Roman" w:eastAsia="SimSun" w:hAnsi="Times New Roman" w:cs="Times New Roman"/>
        </w:rPr>
        <w:fldChar w:fldCharType="begin">
          <w:fldData xml:space="preserve">PEVuZE5vdGU+PENpdGU+PEF1dGhvcj7ku4fnhJXlub88L0F1dGhvcj48WWVhcj4yMDIyPC9ZZWFy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</w:fldData>
        </w:fldChar>
      </w:r>
      <w:r>
        <w:rPr>
          <w:rFonts w:ascii="Times New Roman" w:eastAsia="SimSun" w:hAnsi="Times New Roman" w:cs="Times New Roman"/>
        </w:rPr>
        <w:instrText xml:space="preserve"> ADDIN EN.CITE </w:instrText>
      </w:r>
      <w:r>
        <w:rPr>
          <w:rFonts w:ascii="Times New Roman" w:eastAsia="SimSun" w:hAnsi="Times New Roman" w:cs="Times New Roman"/>
        </w:rPr>
        <w:fldChar w:fldCharType="begin">
          <w:fldData xml:space="preserve">PEVuZE5vdGU+PENpdGU+PEF1dGhvcj7ku4fnhJXlub88L0F1dGhvcj48WWVhcj4yMDIyPC9ZZWFy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</w:fldData>
        </w:fldChar>
      </w:r>
      <w:r>
        <w:rPr>
          <w:rFonts w:ascii="Times New Roman" w:eastAsia="SimSun" w:hAnsi="Times New Roman" w:cs="Times New Roman"/>
        </w:rPr>
        <w:instrText xml:space="preserve"> ADDIN EN.CITE.DATA </w:instrText>
      </w:r>
      <w:r>
        <w:rPr>
          <w:rFonts w:ascii="Times New Roman" w:eastAsia="SimSun" w:hAnsi="Times New Roman" w:cs="Times New Roman"/>
        </w:rPr>
      </w:r>
      <w:r>
        <w:rPr>
          <w:rFonts w:ascii="Times New Roman" w:eastAsia="SimSun" w:hAnsi="Times New Roman" w:cs="Times New Roman"/>
        </w:rPr>
        <w:fldChar w:fldCharType="end"/>
      </w:r>
      <w:r>
        <w:rPr>
          <w:rFonts w:ascii="Times New Roman" w:eastAsia="SimSun" w:hAnsi="Times New Roman" w:cs="Times New Roman"/>
        </w:rPr>
      </w:r>
      <w:r>
        <w:rPr>
          <w:rFonts w:ascii="Times New Roman" w:eastAsia="SimSun" w:hAnsi="Times New Roman" w:cs="Times New Roman"/>
        </w:rPr>
        <w:fldChar w:fldCharType="separate"/>
      </w:r>
      <w:r>
        <w:rPr>
          <w:rFonts w:ascii="Times New Roman" w:eastAsia="SimSun" w:hAnsi="Times New Roman" w:cs="Times New Roman" w:hint="eastAsia"/>
          <w:noProof/>
        </w:rPr>
        <w:t>（仇焕广等，</w:t>
      </w:r>
      <w:r>
        <w:rPr>
          <w:rFonts w:ascii="Times New Roman" w:eastAsia="SimSun" w:hAnsi="Times New Roman" w:cs="Times New Roman" w:hint="eastAsia"/>
          <w:noProof/>
        </w:rPr>
        <w:t>2022</w:t>
      </w:r>
      <w:r>
        <w:rPr>
          <w:rFonts w:ascii="Times New Roman" w:eastAsia="SimSun" w:hAnsi="Times New Roman" w:cs="Times New Roman" w:hint="eastAsia"/>
          <w:noProof/>
        </w:rPr>
        <w:t>；程国强，</w:t>
      </w:r>
      <w:r>
        <w:rPr>
          <w:rFonts w:ascii="Times New Roman" w:eastAsia="SimSun" w:hAnsi="Times New Roman" w:cs="Times New Roman" w:hint="eastAsia"/>
          <w:noProof/>
        </w:rPr>
        <w:t>2023</w:t>
      </w:r>
      <w:r>
        <w:rPr>
          <w:rFonts w:ascii="Times New Roman" w:eastAsia="SimSun" w:hAnsi="Times New Roman" w:cs="Times New Roman" w:hint="eastAsia"/>
          <w:noProof/>
        </w:rPr>
        <w:t>；张应良等，</w:t>
      </w:r>
      <w:r>
        <w:rPr>
          <w:rFonts w:ascii="Times New Roman" w:eastAsia="SimSun" w:hAnsi="Times New Roman" w:cs="Times New Roman" w:hint="eastAsia"/>
          <w:noProof/>
        </w:rPr>
        <w:t>2025</w:t>
      </w:r>
      <w:r>
        <w:rPr>
          <w:rFonts w:ascii="Times New Roman" w:eastAsia="SimSun" w:hAnsi="Times New Roman" w:cs="Times New Roman" w:hint="eastAsia"/>
          <w:noProof/>
        </w:rPr>
        <w:t>）</w:t>
      </w:r>
      <w:r>
        <w:rPr>
          <w:rFonts w:ascii="Times New Roman" w:eastAsia="SimSun" w:hAnsi="Times New Roman" w:cs="Times New Roman"/>
        </w:rPr>
        <w:fldChar w:fldCharType="end"/>
      </w:r>
      <w:r>
        <w:rPr>
          <w:rFonts w:ascii="Times New Roman" w:eastAsia="SimSun" w:hAnsi="Times New Roman" w:cs="Times New Roman" w:hint="eastAsia"/>
        </w:rPr>
        <w:t>。与</w:t>
      </w:r>
      <w:r>
        <w:rPr>
          <w:rFonts w:ascii="SimSun" w:eastAsia="SimSun" w:hAnsi="SimSun" w:hint="eastAsia"/>
        </w:rPr>
        <w:t>“扩面积、增投入、拼劳力”的传统粗放型增产方式相比，依靠技术进步和组织创新提升粮食综合生产能力，已成为</w:t>
      </w:r>
      <w:r w:rsidRPr="00191DC1">
        <w:rPr>
          <w:rFonts w:ascii="SimSun" w:eastAsia="SimSun" w:hAnsi="SimSun" w:hint="eastAsia"/>
        </w:rPr>
        <w:t>新阶段</w:t>
      </w:r>
      <w:del w:id="7" w:author="HUANG Shengnan" w:date="2026-06-16T18:49:00Z">
        <w:r w:rsidRPr="00191DC1" w:rsidDel="00B37035">
          <w:rPr>
            <w:rFonts w:ascii="SimSun" w:eastAsia="SimSun" w:hAnsi="SimSun" w:hint="eastAsia"/>
          </w:rPr>
          <w:delText>农业高质量发展</w:delText>
        </w:r>
      </w:del>
      <w:ins w:id="8" w:author="HUANG Shengnan" w:date="2026-06-16T18:49:00Z">
        <w:r w:rsidR="00B37035" w:rsidRPr="00191DC1">
          <w:rPr>
            <w:rFonts w:ascii="SimSun" w:eastAsia="SimSun" w:hAnsi="SimSun" w:hint="eastAsia"/>
            <w:rPrChange w:id="9" w:author="黄圣男" w:date="2026-06-30T15:12:00Z" w16du:dateUtc="2026-06-30T07:12:00Z">
              <w:rPr>
                <w:rFonts w:ascii="SimSun" w:eastAsia="SimSun" w:hAnsi="SimSun" w:hint="eastAsia"/>
                <w:highlight w:val="yellow"/>
              </w:rPr>
            </w:rPrChange>
          </w:rPr>
          <w:t>保障国家粮食安全</w:t>
        </w:r>
      </w:ins>
      <w:r w:rsidRPr="00191DC1">
        <w:rPr>
          <w:rFonts w:ascii="SimSun" w:eastAsia="SimSun" w:hAnsi="SimSun" w:hint="eastAsia"/>
        </w:rPr>
        <w:t>的重要方向</w:t>
      </w:r>
      <w:r>
        <w:rPr>
          <w:rFonts w:ascii="Times New Roman" w:eastAsia="SimSun" w:hAnsi="Times New Roman" w:cs="Times New Roman" w:hint="eastAsia"/>
        </w:rPr>
        <w:t>。</w:t>
      </w:r>
    </w:p>
    <w:p w14:paraId="26621E92" w14:textId="77777777" w:rsidR="00A0142D" w:rsidRDefault="000579DA">
      <w:pPr>
        <w:ind w:firstLineChars="200" w:firstLine="440"/>
        <w:rPr>
          <w:rFonts w:ascii="Times New Roman" w:eastAsia="SimSun" w:hAnsi="Times New Roman" w:cs="Times New Roman"/>
        </w:rPr>
      </w:pPr>
      <w:r>
        <w:rPr>
          <w:rFonts w:ascii="Times New Roman" w:eastAsia="SimSun" w:hAnsi="Times New Roman" w:cs="Times New Roman" w:hint="eastAsia"/>
        </w:rPr>
        <w:t>粮食综合生产能力的提升，本质上离不开农业新质生产力的支撑</w:t>
      </w:r>
      <w:r>
        <w:rPr>
          <w:rFonts w:ascii="Times New Roman" w:eastAsia="SimSun" w:hAnsi="Times New Roman" w:cs="Times New Roman"/>
        </w:rPr>
        <w:fldChar w:fldCharType="begin"/>
      </w:r>
      <w:r>
        <w:rPr>
          <w:rFonts w:ascii="Times New Roman" w:eastAsia="SimSun" w:hAnsi="Times New Roman" w:cs="Times New Roman" w:hint="eastAsia"/>
        </w:rPr>
        <w:instrText xml:space="preserve"> ADDIN EN.CITE &lt;EndNote&gt;&lt;Cite&gt;&lt;Author&gt;</w:instrText>
      </w:r>
      <w:r>
        <w:rPr>
          <w:rFonts w:ascii="Times New Roman" w:eastAsia="SimSun" w:hAnsi="Times New Roman" w:cs="Times New Roman" w:hint="eastAsia"/>
        </w:rPr>
        <w:instrText>周洁</w:instrText>
      </w:r>
      <w:r>
        <w:rPr>
          <w:rFonts w:ascii="Times New Roman" w:eastAsia="SimSun" w:hAnsi="Times New Roman" w:cs="Times New Roman" w:hint="eastAsia"/>
        </w:rPr>
        <w:instrText>&lt;/Author&gt;&lt;Year&gt;2024&lt;/Year&gt;&lt;RecNum&gt;605&lt;/RecNum&gt;&lt;DisplayText&gt;</w:instrText>
      </w:r>
      <w:r>
        <w:rPr>
          <w:rFonts w:ascii="Times New Roman" w:eastAsia="SimSun" w:hAnsi="Times New Roman" w:cs="Times New Roman" w:hint="eastAsia"/>
        </w:rPr>
        <w:instrText>（周洁，</w:instrText>
      </w:r>
      <w:r>
        <w:rPr>
          <w:rFonts w:ascii="Times New Roman" w:eastAsia="SimSun" w:hAnsi="Times New Roman" w:cs="Times New Roman" w:hint="eastAsia"/>
        </w:rPr>
        <w:instrText>2024</w:instrText>
      </w:r>
      <w:r>
        <w:rPr>
          <w:rFonts w:ascii="Times New Roman" w:eastAsia="SimSun" w:hAnsi="Times New Roman" w:cs="Times New Roman" w:hint="eastAsia"/>
        </w:rPr>
        <w:instrText>）</w:instrText>
      </w:r>
      <w:r>
        <w:rPr>
          <w:rFonts w:ascii="Times New Roman" w:eastAsia="SimSun" w:hAnsi="Times New Roman" w:cs="Times New Roman" w:hint="eastAsia"/>
        </w:rPr>
        <w:instrText>&lt;/DisplayText&gt;&lt;record&gt;&lt;rec-number&gt;605&lt;/rec-number&gt;&lt;foreign-keys&gt;&lt;key app="EN" db-id="v92vet5pxptdwtexw5dv9fzzpze5ttdvfxvd" timestamp="1775723916"&gt;605&lt;/key&gt;&lt;/foreign-keys&gt;&lt;ref-type name="</w:instrText>
      </w:r>
      <w:r>
        <w:rPr>
          <w:rFonts w:ascii="Times New Roman" w:eastAsia="SimSun" w:hAnsi="Times New Roman" w:cs="Times New Roman" w:hint="eastAsia"/>
        </w:rPr>
        <w:instrText>期刊文献</w:instrText>
      </w:r>
      <w:r>
        <w:rPr>
          <w:rFonts w:ascii="Times New Roman" w:eastAsia="SimSun" w:hAnsi="Times New Roman" w:cs="Times New Roman" w:hint="eastAsia"/>
        </w:rPr>
        <w:instrText>"&gt;17&lt;/ref-type&gt;&lt;contributors&gt;&lt;authors&gt;&lt;author&gt;</w:instrText>
      </w:r>
      <w:r>
        <w:rPr>
          <w:rFonts w:ascii="Times New Roman" w:eastAsia="SimSun" w:hAnsi="Times New Roman" w:cs="Times New Roman" w:hint="eastAsia"/>
        </w:rPr>
        <w:instrText>周洁</w:instrText>
      </w:r>
      <w:r>
        <w:rPr>
          <w:rFonts w:ascii="Times New Roman" w:eastAsia="SimSun" w:hAnsi="Times New Roman" w:cs="Times New Roman" w:hint="eastAsia"/>
        </w:rPr>
        <w:instrText>&lt;/author&gt;&lt;/authors&gt;&lt;/contributors&gt;&lt;auth-address&gt;</w:instrText>
      </w:r>
      <w:r>
        <w:rPr>
          <w:rFonts w:ascii="Times New Roman" w:eastAsia="SimSun" w:hAnsi="Times New Roman" w:cs="Times New Roman" w:hint="eastAsia"/>
        </w:rPr>
        <w:instrText>南开大学经济学院</w:instrText>
      </w:r>
      <w:r>
        <w:rPr>
          <w:rFonts w:ascii="Times New Roman" w:eastAsia="SimSun" w:hAnsi="Times New Roman" w:cs="Times New Roman" w:hint="eastAsia"/>
        </w:rPr>
        <w:instrText>;&lt;/auth-address&gt;&lt;titles&gt;&lt;title&gt;</w:instrText>
      </w:r>
      <w:r>
        <w:rPr>
          <w:rFonts w:ascii="Times New Roman" w:eastAsia="SimSun" w:hAnsi="Times New Roman" w:cs="Times New Roman" w:hint="eastAsia"/>
        </w:rPr>
        <w:instrText>以新质生产力保障粮食安全：内在逻辑、机遇挑战与对策建议</w:instrText>
      </w:r>
      <w:r>
        <w:rPr>
          <w:rFonts w:ascii="Times New Roman" w:eastAsia="SimSun" w:hAnsi="Times New Roman" w:cs="Times New Roman" w:hint="eastAsia"/>
        </w:rPr>
        <w:instrText>&lt;/title&gt;&lt;secondary-title&gt;</w:instrText>
      </w:r>
      <w:r>
        <w:rPr>
          <w:rFonts w:ascii="Times New Roman" w:eastAsia="SimSun" w:hAnsi="Times New Roman" w:cs="Times New Roman" w:hint="eastAsia"/>
        </w:rPr>
        <w:instrText>经济纵横</w:instrText>
      </w:r>
      <w:r>
        <w:rPr>
          <w:rFonts w:ascii="Times New Roman" w:eastAsia="SimSun" w:hAnsi="Times New Roman" w:cs="Times New Roman" w:hint="eastAsia"/>
        </w:rPr>
        <w:instrText>&lt;/secondary-title&gt;&lt;/titles&gt;&lt;periodical&gt;&lt;full-title&gt;</w:instrText>
      </w:r>
      <w:r>
        <w:rPr>
          <w:rFonts w:ascii="Times New Roman" w:eastAsia="SimSun" w:hAnsi="Times New Roman" w:cs="Times New Roman" w:hint="eastAsia"/>
        </w:rPr>
        <w:instrText>经济纵横</w:instrText>
      </w:r>
      <w:r>
        <w:rPr>
          <w:rFonts w:ascii="Times New Roman" w:eastAsia="SimSun" w:hAnsi="Times New Roman" w:cs="Times New Roman" w:hint="eastAsia"/>
        </w:rPr>
        <w:instrText>&lt;/full-title&gt;&lt;/periodical&gt;&lt;pages&gt;31-40&lt;/pages&gt;&lt;number&gt;03&lt;/number&gt;&lt;keywords&gt;&lt;keyword&gt;</w:instrText>
      </w:r>
      <w:r>
        <w:rPr>
          <w:rFonts w:ascii="Times New Roman" w:eastAsia="SimSun" w:hAnsi="Times New Roman" w:cs="Times New Roman" w:hint="eastAsia"/>
        </w:rPr>
        <w:instrText>新质生产力</w:instrText>
      </w:r>
      <w:r>
        <w:rPr>
          <w:rFonts w:ascii="Times New Roman" w:eastAsia="SimSun" w:hAnsi="Times New Roman" w:cs="Times New Roman" w:hint="eastAsia"/>
        </w:rPr>
        <w:instrText>&lt;/keyword&gt;&lt;keyword&gt;</w:instrText>
      </w:r>
      <w:r>
        <w:rPr>
          <w:rFonts w:ascii="Times New Roman" w:eastAsia="SimSun" w:hAnsi="Times New Roman" w:cs="Times New Roman" w:hint="eastAsia"/>
        </w:rPr>
        <w:instrText>粮食安全</w:instrText>
      </w:r>
      <w:r>
        <w:rPr>
          <w:rFonts w:ascii="Times New Roman" w:eastAsia="SimSun" w:hAnsi="Times New Roman" w:cs="Times New Roman" w:hint="eastAsia"/>
        </w:rPr>
        <w:instrText>&lt;/keyword&gt;&lt;keyword&gt;</w:instrText>
      </w:r>
      <w:r>
        <w:rPr>
          <w:rFonts w:ascii="Times New Roman" w:eastAsia="SimSun" w:hAnsi="Times New Roman" w:cs="Times New Roman" w:hint="eastAsia"/>
        </w:rPr>
        <w:instrText>高质量发展</w:instrText>
      </w:r>
      <w:r>
        <w:rPr>
          <w:rFonts w:ascii="Times New Roman" w:eastAsia="SimSun" w:hAnsi="Times New Roman" w:cs="Times New Roman" w:hint="eastAsia"/>
        </w:rPr>
        <w:instrText>&lt;/keyword&gt;&lt;keyword&gt;</w:instrText>
      </w:r>
      <w:r>
        <w:rPr>
          <w:rFonts w:ascii="Times New Roman" w:eastAsia="SimSun" w:hAnsi="Times New Roman" w:cs="Times New Roman" w:hint="eastAsia"/>
        </w:rPr>
        <w:instrText>农业强国</w:instrText>
      </w:r>
      <w:r>
        <w:rPr>
          <w:rFonts w:ascii="Times New Roman" w:eastAsia="SimSun" w:hAnsi="Times New Roman" w:cs="Times New Roman" w:hint="eastAsia"/>
        </w:rPr>
        <w:instrText>&lt;/keyword&gt;&lt;keyword&gt;</w:instrText>
      </w:r>
      <w:r>
        <w:rPr>
          <w:rFonts w:ascii="Times New Roman" w:eastAsia="SimSun" w:hAnsi="Times New Roman" w:cs="Times New Roman" w:hint="eastAsia"/>
        </w:rPr>
        <w:instrText>科技创新</w:instrText>
      </w:r>
      <w:r>
        <w:rPr>
          <w:rFonts w:ascii="Times New Roman" w:eastAsia="SimSun" w:hAnsi="Times New Roman" w:cs="Times New Roman" w:hint="eastAsia"/>
        </w:rPr>
        <w:instrText>&lt;/keyword&gt;&lt;/keywords&gt;&lt;dates&gt;&lt;year&gt;2024&lt;</w:instrText>
      </w:r>
      <w:r>
        <w:rPr>
          <w:rFonts w:ascii="Times New Roman" w:eastAsia="SimSun" w:hAnsi="Times New Roman" w:cs="Times New Roman"/>
        </w:rPr>
        <w:instrText>/year&gt;&lt;/dates&gt;&lt;isbn&gt;1007-7685&lt;/isbn&gt;&lt;call-num&gt;22-1054/F&lt;/call-num&gt;&lt;urls&gt;&lt;related-urls&gt;&lt;url&gt;https://link.cnki.net/doi/10.16528/j.cnki.22-1054/f.202403031&lt;/url&gt;&lt;/related-urls&gt;&lt;/urls&gt;&lt;electronic-resource-num&gt;10.16528/j.cnki.22-1054/f.202403031&lt;/electronic-resource-num&gt;&lt;remote-database-provider&gt;Cnki&lt;/remote-database-provider&gt;&lt;/record&gt;&lt;/Cite&gt;&lt;/EndNote&gt;</w:instrText>
      </w:r>
      <w:r>
        <w:rPr>
          <w:rFonts w:ascii="Times New Roman" w:eastAsia="SimSun" w:hAnsi="Times New Roman" w:cs="Times New Roman"/>
        </w:rPr>
        <w:fldChar w:fldCharType="separate"/>
      </w:r>
      <w:r>
        <w:rPr>
          <w:rFonts w:ascii="Times New Roman" w:eastAsia="SimSun" w:hAnsi="Times New Roman" w:cs="Times New Roman" w:hint="eastAsia"/>
          <w:noProof/>
        </w:rPr>
        <w:t>（周洁，</w:t>
      </w:r>
      <w:r>
        <w:rPr>
          <w:rFonts w:ascii="Times New Roman" w:eastAsia="SimSun" w:hAnsi="Times New Roman" w:cs="Times New Roman" w:hint="eastAsia"/>
          <w:noProof/>
        </w:rPr>
        <w:t>2024</w:t>
      </w:r>
      <w:r>
        <w:rPr>
          <w:rFonts w:ascii="Times New Roman" w:eastAsia="SimSun" w:hAnsi="Times New Roman" w:cs="Times New Roman" w:hint="eastAsia"/>
          <w:noProof/>
        </w:rPr>
        <w:t>）</w:t>
      </w:r>
      <w:r>
        <w:rPr>
          <w:rFonts w:ascii="Times New Roman" w:eastAsia="SimSun" w:hAnsi="Times New Roman" w:cs="Times New Roman"/>
        </w:rPr>
        <w:fldChar w:fldCharType="end"/>
      </w:r>
      <w:r>
        <w:rPr>
          <w:rFonts w:ascii="Times New Roman" w:eastAsia="SimSun" w:hAnsi="Times New Roman" w:cs="Times New Roman" w:hint="eastAsia"/>
        </w:rPr>
        <w:t>。新质生产力强调技术革命性突破、要素创新性配置和产业深度转型升级，是先进生产力的发展方向</w:t>
      </w:r>
      <w:r>
        <w:rPr>
          <w:rFonts w:ascii="Times New Roman" w:eastAsia="SimSun" w:hAnsi="Times New Roman" w:cs="Times New Roman"/>
        </w:rPr>
        <w:fldChar w:fldCharType="begin"/>
      </w:r>
      <w:r>
        <w:rPr>
          <w:rFonts w:ascii="Times New Roman" w:eastAsia="SimSun" w:hAnsi="Times New Roman" w:cs="Times New Roman" w:hint="eastAsia"/>
        </w:rPr>
        <w:instrText xml:space="preserve"> ADDIN EN.CITE &lt;EndNote&gt;&lt;Cite&gt;&lt;Author&gt;</w:instrText>
      </w:r>
      <w:r>
        <w:rPr>
          <w:rFonts w:ascii="Times New Roman" w:eastAsia="SimSun" w:hAnsi="Times New Roman" w:cs="Times New Roman" w:hint="eastAsia"/>
        </w:rPr>
        <w:instrText>魏后凯</w:instrText>
      </w:r>
      <w:r>
        <w:rPr>
          <w:rFonts w:ascii="Times New Roman" w:eastAsia="SimSun" w:hAnsi="Times New Roman" w:cs="Times New Roman" w:hint="eastAsia"/>
        </w:rPr>
        <w:instrText>&lt;/Author&gt;&lt;Year&gt;2024&lt;/Year&gt;&lt;RecNum&gt;561&lt;/RecNum&gt;&lt;DisplayText&gt;</w:instrText>
      </w:r>
      <w:r>
        <w:rPr>
          <w:rFonts w:ascii="Times New Roman" w:eastAsia="SimSun" w:hAnsi="Times New Roman" w:cs="Times New Roman" w:hint="eastAsia"/>
        </w:rPr>
        <w:instrText>（魏后凯等，</w:instrText>
      </w:r>
      <w:r>
        <w:rPr>
          <w:rFonts w:ascii="Times New Roman" w:eastAsia="SimSun" w:hAnsi="Times New Roman" w:cs="Times New Roman" w:hint="eastAsia"/>
        </w:rPr>
        <w:instrText>2024</w:instrText>
      </w:r>
      <w:r>
        <w:rPr>
          <w:rFonts w:ascii="Times New Roman" w:eastAsia="SimSun" w:hAnsi="Times New Roman" w:cs="Times New Roman" w:hint="eastAsia"/>
        </w:rPr>
        <w:instrText>）</w:instrText>
      </w:r>
      <w:r>
        <w:rPr>
          <w:rFonts w:ascii="Times New Roman" w:eastAsia="SimSun" w:hAnsi="Times New Roman" w:cs="Times New Roman" w:hint="eastAsia"/>
        </w:rPr>
        <w:instrText>&lt;/DisplayText&gt;&lt;record&gt;&lt;rec-number&gt;561&lt;/rec-number&gt;&lt;foreign-keys&gt;&lt;key app="EN" db-id="v92vet5pxptdwtexw5dv9fzzpze5ttdvfxvd" timestamp="1774865158"&gt;561&lt;/key&gt;&lt;/foreign-keys&gt;&lt;ref-type name="</w:instrText>
      </w:r>
      <w:r>
        <w:rPr>
          <w:rFonts w:ascii="Times New Roman" w:eastAsia="SimSun" w:hAnsi="Times New Roman" w:cs="Times New Roman" w:hint="eastAsia"/>
        </w:rPr>
        <w:instrText>期刊文献</w:instrText>
      </w:r>
      <w:r>
        <w:rPr>
          <w:rFonts w:ascii="Times New Roman" w:eastAsia="SimSun" w:hAnsi="Times New Roman" w:cs="Times New Roman" w:hint="eastAsia"/>
        </w:rPr>
        <w:instrText>"&gt;17&lt;/ref-type&gt;&lt;contributors&gt;&lt;authors&gt;&lt;author&gt;</w:instrText>
      </w:r>
      <w:r>
        <w:rPr>
          <w:rFonts w:ascii="Times New Roman" w:eastAsia="SimSun" w:hAnsi="Times New Roman" w:cs="Times New Roman" w:hint="eastAsia"/>
        </w:rPr>
        <w:instrText>魏后凯</w:instrText>
      </w:r>
      <w:r>
        <w:rPr>
          <w:rFonts w:ascii="Times New Roman" w:eastAsia="SimSun" w:hAnsi="Times New Roman" w:cs="Times New Roman" w:hint="eastAsia"/>
        </w:rPr>
        <w:instrText>&lt;/author&gt;&lt;author&gt;</w:instrText>
      </w:r>
      <w:r>
        <w:rPr>
          <w:rFonts w:ascii="Times New Roman" w:eastAsia="SimSun" w:hAnsi="Times New Roman" w:cs="Times New Roman" w:hint="eastAsia"/>
        </w:rPr>
        <w:instrText>叶兴庆</w:instrText>
      </w:r>
      <w:r>
        <w:rPr>
          <w:rFonts w:ascii="Times New Roman" w:eastAsia="SimSun" w:hAnsi="Times New Roman" w:cs="Times New Roman" w:hint="eastAsia"/>
        </w:rPr>
        <w:instrText>&lt;/author&gt;&lt;author&gt;</w:instrText>
      </w:r>
      <w:r>
        <w:rPr>
          <w:rFonts w:ascii="Times New Roman" w:eastAsia="SimSun" w:hAnsi="Times New Roman" w:cs="Times New Roman" w:hint="eastAsia"/>
        </w:rPr>
        <w:instrText>黄祖辉</w:instrText>
      </w:r>
      <w:r>
        <w:rPr>
          <w:rFonts w:ascii="Times New Roman" w:eastAsia="SimSun" w:hAnsi="Times New Roman" w:cs="Times New Roman" w:hint="eastAsia"/>
        </w:rPr>
        <w:instrText>&lt;/author&gt;&lt;author&gt;</w:instrText>
      </w:r>
      <w:r>
        <w:rPr>
          <w:rFonts w:ascii="Times New Roman" w:eastAsia="SimSun" w:hAnsi="Times New Roman" w:cs="Times New Roman" w:hint="eastAsia"/>
        </w:rPr>
        <w:instrText>辛贤</w:instrText>
      </w:r>
      <w:r>
        <w:rPr>
          <w:rFonts w:ascii="Times New Roman" w:eastAsia="SimSun" w:hAnsi="Times New Roman" w:cs="Times New Roman" w:hint="eastAsia"/>
        </w:rPr>
        <w:instrText>&lt;/author&gt;&lt;author&gt;</w:instrText>
      </w:r>
      <w:r>
        <w:rPr>
          <w:rFonts w:ascii="Times New Roman" w:eastAsia="SimSun" w:hAnsi="Times New Roman" w:cs="Times New Roman" w:hint="eastAsia"/>
        </w:rPr>
        <w:instrText>魏建</w:instrText>
      </w:r>
      <w:r>
        <w:rPr>
          <w:rFonts w:ascii="Times New Roman" w:eastAsia="SimSun" w:hAnsi="Times New Roman" w:cs="Times New Roman" w:hint="eastAsia"/>
        </w:rPr>
        <w:instrText>&lt;/author&gt;&lt;/authors&gt;&lt;/contributors&gt;&lt;auth-address&gt;</w:instrText>
      </w:r>
      <w:r>
        <w:rPr>
          <w:rFonts w:ascii="Times New Roman" w:eastAsia="SimSun" w:hAnsi="Times New Roman" w:cs="Times New Roman" w:hint="eastAsia"/>
        </w:rPr>
        <w:instrText>中国社会科学院农村发展研究所</w:instrText>
      </w:r>
      <w:r>
        <w:rPr>
          <w:rFonts w:ascii="Times New Roman" w:eastAsia="SimSun" w:hAnsi="Times New Roman" w:cs="Times New Roman" w:hint="eastAsia"/>
        </w:rPr>
        <w:instrText>;</w:instrText>
      </w:r>
      <w:r>
        <w:rPr>
          <w:rFonts w:ascii="Times New Roman" w:eastAsia="SimSun" w:hAnsi="Times New Roman" w:cs="Times New Roman" w:hint="eastAsia"/>
        </w:rPr>
        <w:instrText>国务院发展研究中心农村经济研究部</w:instrText>
      </w:r>
      <w:r>
        <w:rPr>
          <w:rFonts w:ascii="Times New Roman" w:eastAsia="SimSun" w:hAnsi="Times New Roman" w:cs="Times New Roman" w:hint="eastAsia"/>
        </w:rPr>
        <w:instrText>;</w:instrText>
      </w:r>
      <w:r>
        <w:rPr>
          <w:rFonts w:ascii="Times New Roman" w:eastAsia="SimSun" w:hAnsi="Times New Roman" w:cs="Times New Roman" w:hint="eastAsia"/>
        </w:rPr>
        <w:instrText>浙江大学中国农村发展研究院</w:instrText>
      </w:r>
      <w:r>
        <w:rPr>
          <w:rFonts w:ascii="Times New Roman" w:eastAsia="SimSun" w:hAnsi="Times New Roman" w:cs="Times New Roman" w:hint="eastAsia"/>
        </w:rPr>
        <w:instrText>;</w:instrText>
      </w:r>
      <w:r>
        <w:rPr>
          <w:rFonts w:ascii="Times New Roman" w:eastAsia="SimSun" w:hAnsi="Times New Roman" w:cs="Times New Roman" w:hint="eastAsia"/>
        </w:rPr>
        <w:instrText>浙江大学公共管理学院</w:instrText>
      </w:r>
      <w:r>
        <w:rPr>
          <w:rFonts w:ascii="Times New Roman" w:eastAsia="SimSun" w:hAnsi="Times New Roman" w:cs="Times New Roman" w:hint="eastAsia"/>
        </w:rPr>
        <w:instrText>;</w:instrText>
      </w:r>
      <w:r>
        <w:rPr>
          <w:rFonts w:ascii="Times New Roman" w:eastAsia="SimSun" w:hAnsi="Times New Roman" w:cs="Times New Roman" w:hint="eastAsia"/>
        </w:rPr>
        <w:instrText>中国农业大学国家农业农村发展研究院</w:instrText>
      </w:r>
      <w:r>
        <w:rPr>
          <w:rFonts w:ascii="Times New Roman" w:eastAsia="SimSun" w:hAnsi="Times New Roman" w:cs="Times New Roman" w:hint="eastAsia"/>
        </w:rPr>
        <w:instrText>;</w:instrText>
      </w:r>
      <w:r>
        <w:rPr>
          <w:rFonts w:ascii="Times New Roman" w:eastAsia="SimSun" w:hAnsi="Times New Roman" w:cs="Times New Roman" w:hint="eastAsia"/>
        </w:rPr>
        <w:instrText>山东大学国家治理研究院</w:instrText>
      </w:r>
      <w:r>
        <w:rPr>
          <w:rFonts w:ascii="Times New Roman" w:eastAsia="SimSun" w:hAnsi="Times New Roman" w:cs="Times New Roman" w:hint="eastAsia"/>
        </w:rPr>
        <w:instrText>;&lt;/auth-address&gt;&lt;titles&gt;&lt;title&gt;</w:instrText>
      </w:r>
      <w:r>
        <w:rPr>
          <w:rFonts w:ascii="Times New Roman" w:eastAsia="SimSun" w:hAnsi="Times New Roman" w:cs="Times New Roman" w:hint="eastAsia"/>
        </w:rPr>
        <w:instrText>进一步全面深化改革，开创高质量发展新局面——权威专家研究阐释党的二十届三中全会精神</w:instrText>
      </w:r>
      <w:r>
        <w:rPr>
          <w:rFonts w:ascii="Times New Roman" w:eastAsia="SimSun" w:hAnsi="Times New Roman" w:cs="Times New Roman" w:hint="eastAsia"/>
        </w:rPr>
        <w:instrText>&lt;/title&gt;&lt;secondary-title&gt;</w:instrText>
      </w:r>
      <w:r>
        <w:rPr>
          <w:rFonts w:ascii="Times New Roman" w:eastAsia="SimSun" w:hAnsi="Times New Roman" w:cs="Times New Roman" w:hint="eastAsia"/>
        </w:rPr>
        <w:instrText>中国农村经济</w:instrText>
      </w:r>
      <w:r>
        <w:rPr>
          <w:rFonts w:ascii="Times New Roman" w:eastAsia="SimSun" w:hAnsi="Times New Roman" w:cs="Times New Roman" w:hint="eastAsia"/>
        </w:rPr>
        <w:instrText>&lt;/secondary-title&gt;&lt;/titles&gt;&lt;periodical&gt;&lt;full-title&gt;</w:instrText>
      </w:r>
      <w:r>
        <w:rPr>
          <w:rFonts w:ascii="Times New Roman" w:eastAsia="SimSun" w:hAnsi="Times New Roman" w:cs="Times New Roman" w:hint="eastAsia"/>
        </w:rPr>
        <w:instrText>中国农村经济</w:instrText>
      </w:r>
      <w:r>
        <w:rPr>
          <w:rFonts w:ascii="Times New Roman" w:eastAsia="SimSun" w:hAnsi="Times New Roman" w:cs="Times New Roman" w:hint="eastAsia"/>
        </w:rPr>
        <w:instrText>&lt;/full-title&gt;&lt;/periodical&gt;&lt;pages&gt;2-21&lt;/page</w:instrText>
      </w:r>
      <w:r>
        <w:rPr>
          <w:rFonts w:ascii="Times New Roman" w:eastAsia="SimSun" w:hAnsi="Times New Roman" w:cs="Times New Roman"/>
        </w:rPr>
        <w:instrText>s&gt;&lt;number&gt;09&lt;/number&gt;&lt;dates&gt;&lt;year&gt;2024&lt;/year&gt;&lt;/dates&gt;&lt;isbn&gt;1002-8870&lt;/isbn&gt;&lt;call-num&gt;11-1262/F&lt;/call-num&gt;&lt;urls&gt;&lt;related-urls&gt;&lt;url&gt;https://link.cnki.net/doi/10.20077/j.cnki.11-1262/f.2024.09.001&lt;/url&gt;&lt;/related-urls&gt;&lt;/urls&gt;&lt;electronic-resource-num&gt;10.20077/j.cnki.11-1262/f.2024.09.001&lt;/electronic-resource-num&gt;&lt;remote-database-provider&gt;Cnki&lt;/remote-database-provider&gt;&lt;/record&gt;&lt;/Cite&gt;&lt;/EndNote&gt;</w:instrText>
      </w:r>
      <w:r>
        <w:rPr>
          <w:rFonts w:ascii="Times New Roman" w:eastAsia="SimSun" w:hAnsi="Times New Roman" w:cs="Times New Roman"/>
        </w:rPr>
        <w:fldChar w:fldCharType="separate"/>
      </w:r>
      <w:r>
        <w:rPr>
          <w:rFonts w:ascii="Times New Roman" w:eastAsia="SimSun" w:hAnsi="Times New Roman" w:cs="Times New Roman" w:hint="eastAsia"/>
          <w:noProof/>
        </w:rPr>
        <w:t>（魏后凯等，</w:t>
      </w:r>
      <w:r>
        <w:rPr>
          <w:rFonts w:ascii="Times New Roman" w:eastAsia="SimSun" w:hAnsi="Times New Roman" w:cs="Times New Roman" w:hint="eastAsia"/>
          <w:noProof/>
        </w:rPr>
        <w:t>2024</w:t>
      </w:r>
      <w:r>
        <w:rPr>
          <w:rFonts w:ascii="Times New Roman" w:eastAsia="SimSun" w:hAnsi="Times New Roman" w:cs="Times New Roman" w:hint="eastAsia"/>
          <w:noProof/>
        </w:rPr>
        <w:t>）</w:t>
      </w:r>
      <w:r>
        <w:rPr>
          <w:rFonts w:ascii="Times New Roman" w:eastAsia="SimSun" w:hAnsi="Times New Roman" w:cs="Times New Roman"/>
        </w:rPr>
        <w:fldChar w:fldCharType="end"/>
      </w:r>
      <w:r>
        <w:rPr>
          <w:rFonts w:ascii="Times New Roman" w:eastAsia="SimSun" w:hAnsi="Times New Roman" w:cs="Times New Roman" w:hint="eastAsia"/>
        </w:rPr>
        <w:t>。在农业领域，其核心在于通过科技创新和组织变革重塑传统粮食生产函数</w:t>
      </w:r>
      <w:r>
        <w:rPr>
          <w:rFonts w:ascii="Times New Roman" w:eastAsia="SimSun" w:hAnsi="Times New Roman" w:cs="Times New Roman"/>
        </w:rPr>
        <w:fldChar w:fldCharType="begin"/>
      </w:r>
      <w:r>
        <w:rPr>
          <w:rFonts w:ascii="Times New Roman" w:eastAsia="SimSun" w:hAnsi="Times New Roman" w:cs="Times New Roman" w:hint="eastAsia"/>
        </w:rPr>
        <w:instrText xml:space="preserve"> ADDIN EN.CITE &lt;EndNote&gt;&lt;Cite&gt;&lt;Author&gt;</w:instrText>
      </w:r>
      <w:r>
        <w:rPr>
          <w:rFonts w:ascii="Times New Roman" w:eastAsia="SimSun" w:hAnsi="Times New Roman" w:cs="Times New Roman" w:hint="eastAsia"/>
        </w:rPr>
        <w:instrText>黄季焜</w:instrText>
      </w:r>
      <w:r>
        <w:rPr>
          <w:rFonts w:ascii="Times New Roman" w:eastAsia="SimSun" w:hAnsi="Times New Roman" w:cs="Times New Roman" w:hint="eastAsia"/>
        </w:rPr>
        <w:instrText>&lt;/Author&gt;&lt;Year&gt;2024&lt;/Year&gt;&lt;RecNum&gt;607&lt;/RecNum&gt;&lt;DisplayText&gt;</w:instrText>
      </w:r>
      <w:r>
        <w:rPr>
          <w:rFonts w:ascii="Times New Roman" w:eastAsia="SimSun" w:hAnsi="Times New Roman" w:cs="Times New Roman" w:hint="eastAsia"/>
        </w:rPr>
        <w:instrText>（黄季焜，</w:instrText>
      </w:r>
      <w:r>
        <w:rPr>
          <w:rFonts w:ascii="Times New Roman" w:eastAsia="SimSun" w:hAnsi="Times New Roman" w:cs="Times New Roman" w:hint="eastAsia"/>
        </w:rPr>
        <w:instrText>2024</w:instrText>
      </w:r>
      <w:r>
        <w:rPr>
          <w:rFonts w:ascii="Times New Roman" w:eastAsia="SimSun" w:hAnsi="Times New Roman" w:cs="Times New Roman" w:hint="eastAsia"/>
        </w:rPr>
        <w:instrText>）</w:instrText>
      </w:r>
      <w:r>
        <w:rPr>
          <w:rFonts w:ascii="Times New Roman" w:eastAsia="SimSun" w:hAnsi="Times New Roman" w:cs="Times New Roman" w:hint="eastAsia"/>
        </w:rPr>
        <w:instrText>&lt;/DisplayText&gt;&lt;record&gt;&lt;rec-number&gt;607&lt;/rec-number&gt;&lt;foreign-keys&gt;&lt;key app="EN" db-id="v92vet5pxptdwtexw5dv9fzzpze5ttdvfxvd" timestamp="1775724168"&gt;607&lt;/key&gt;&lt;/foreign-keys&gt;&lt;ref-type name="</w:instrText>
      </w:r>
      <w:r>
        <w:rPr>
          <w:rFonts w:ascii="Times New Roman" w:eastAsia="SimSun" w:hAnsi="Times New Roman" w:cs="Times New Roman" w:hint="eastAsia"/>
        </w:rPr>
        <w:instrText>期刊文献</w:instrText>
      </w:r>
      <w:r>
        <w:rPr>
          <w:rFonts w:ascii="Times New Roman" w:eastAsia="SimSun" w:hAnsi="Times New Roman" w:cs="Times New Roman" w:hint="eastAsia"/>
        </w:rPr>
        <w:instrText>"&gt;17&lt;/ref-type&gt;&lt;contributors&gt;&lt;authors&gt;&lt;author&gt;</w:instrText>
      </w:r>
      <w:r>
        <w:rPr>
          <w:rFonts w:ascii="Times New Roman" w:eastAsia="SimSun" w:hAnsi="Times New Roman" w:cs="Times New Roman" w:hint="eastAsia"/>
        </w:rPr>
        <w:instrText>黄季焜</w:instrText>
      </w:r>
      <w:r>
        <w:rPr>
          <w:rFonts w:ascii="Times New Roman" w:eastAsia="SimSun" w:hAnsi="Times New Roman" w:cs="Times New Roman" w:hint="eastAsia"/>
        </w:rPr>
        <w:instrText>&lt;/author&gt;&lt;/authors&gt;&lt;/contributors&gt;&lt;auth-address&gt;</w:instrText>
      </w:r>
      <w:r>
        <w:rPr>
          <w:rFonts w:ascii="Times New Roman" w:eastAsia="SimSun" w:hAnsi="Times New Roman" w:cs="Times New Roman" w:hint="eastAsia"/>
        </w:rPr>
        <w:instrText>北京大学中国农业政策研究中心</w:instrText>
      </w:r>
      <w:r>
        <w:rPr>
          <w:rFonts w:ascii="Times New Roman" w:eastAsia="SimSun" w:hAnsi="Times New Roman" w:cs="Times New Roman" w:hint="eastAsia"/>
        </w:rPr>
        <w:instrText>;</w:instrText>
      </w:r>
      <w:r>
        <w:rPr>
          <w:rFonts w:ascii="Times New Roman" w:eastAsia="SimSun" w:hAnsi="Times New Roman" w:cs="Times New Roman" w:hint="eastAsia"/>
        </w:rPr>
        <w:instrText>北京大学现代农业研究院</w:instrText>
      </w:r>
      <w:r>
        <w:rPr>
          <w:rFonts w:ascii="Times New Roman" w:eastAsia="SimSun" w:hAnsi="Times New Roman" w:cs="Times New Roman" w:hint="eastAsia"/>
        </w:rPr>
        <w:instrText>;&lt;/auth-address&gt;&lt;titles&gt;&lt;title&gt;</w:instrText>
      </w:r>
      <w:r>
        <w:rPr>
          <w:rFonts w:ascii="Times New Roman" w:eastAsia="SimSun" w:hAnsi="Times New Roman" w:cs="Times New Roman" w:hint="eastAsia"/>
        </w:rPr>
        <w:instrText>农业新质生产力：内涵与外延、潜力与挑战和发展思路</w:instrText>
      </w:r>
      <w:r>
        <w:rPr>
          <w:rFonts w:ascii="Times New Roman" w:eastAsia="SimSun" w:hAnsi="Times New Roman" w:cs="Times New Roman" w:hint="eastAsia"/>
        </w:rPr>
        <w:instrText>&lt;/title&gt;&lt;secondary-title&gt;</w:instrText>
      </w:r>
      <w:r>
        <w:rPr>
          <w:rFonts w:ascii="Times New Roman" w:eastAsia="SimSun" w:hAnsi="Times New Roman" w:cs="Times New Roman" w:hint="eastAsia"/>
        </w:rPr>
        <w:instrText>中国农村观察</w:instrText>
      </w:r>
      <w:r>
        <w:rPr>
          <w:rFonts w:ascii="Times New Roman" w:eastAsia="SimSun" w:hAnsi="Times New Roman" w:cs="Times New Roman" w:hint="eastAsia"/>
        </w:rPr>
        <w:instrText>&lt;/secondary-title&gt;&lt;/titles&gt;&lt;periodical&gt;&lt;full-title&gt;</w:instrText>
      </w:r>
      <w:r>
        <w:rPr>
          <w:rFonts w:ascii="Times New Roman" w:eastAsia="SimSun" w:hAnsi="Times New Roman" w:cs="Times New Roman" w:hint="eastAsia"/>
        </w:rPr>
        <w:instrText>中国农村观察</w:instrText>
      </w:r>
      <w:r>
        <w:rPr>
          <w:rFonts w:ascii="Times New Roman" w:eastAsia="SimSun" w:hAnsi="Times New Roman" w:cs="Times New Roman" w:hint="eastAsia"/>
        </w:rPr>
        <w:instrText>&lt;/full-title&gt;&lt;/periodical&gt;&lt;pages&gt;19-34&lt;/pages&gt;&lt;number&gt;05&lt;/number&gt;&lt;keywords&gt;&lt;keyword&gt;</w:instrText>
      </w:r>
      <w:r>
        <w:rPr>
          <w:rFonts w:ascii="Times New Roman" w:eastAsia="SimSun" w:hAnsi="Times New Roman" w:cs="Times New Roman" w:hint="eastAsia"/>
        </w:rPr>
        <w:instrText>新质生产力</w:instrText>
      </w:r>
      <w:r>
        <w:rPr>
          <w:rFonts w:ascii="Times New Roman" w:eastAsia="SimSun" w:hAnsi="Times New Roman" w:cs="Times New Roman" w:hint="eastAsia"/>
        </w:rPr>
        <w:instrText>&lt;/keyword&gt;&lt;keyword&gt;</w:instrText>
      </w:r>
      <w:r>
        <w:rPr>
          <w:rFonts w:ascii="Times New Roman" w:eastAsia="SimSun" w:hAnsi="Times New Roman" w:cs="Times New Roman" w:hint="eastAsia"/>
        </w:rPr>
        <w:instrText>农业新质生产力</w:instrText>
      </w:r>
      <w:r>
        <w:rPr>
          <w:rFonts w:ascii="Times New Roman" w:eastAsia="SimSun" w:hAnsi="Times New Roman" w:cs="Times New Roman" w:hint="eastAsia"/>
        </w:rPr>
        <w:instrText>&lt;/keyword&gt;&lt;keyword&gt;</w:instrText>
      </w:r>
      <w:r>
        <w:rPr>
          <w:rFonts w:ascii="Times New Roman" w:eastAsia="SimSun" w:hAnsi="Times New Roman" w:cs="Times New Roman" w:hint="eastAsia"/>
        </w:rPr>
        <w:instrText>全要素生产率</w:instrText>
      </w:r>
      <w:r>
        <w:rPr>
          <w:rFonts w:ascii="Times New Roman" w:eastAsia="SimSun" w:hAnsi="Times New Roman" w:cs="Times New Roman" w:hint="eastAsia"/>
        </w:rPr>
        <w:instrText>&lt;/keyword&gt;&lt;/keywords&gt;&lt;dates&gt;&lt;year&gt;2024&lt;/year&gt;&lt;/dates&gt;&lt;isbn&gt;</w:instrText>
      </w:r>
      <w:r>
        <w:rPr>
          <w:rFonts w:ascii="Times New Roman" w:eastAsia="SimSun" w:hAnsi="Times New Roman" w:cs="Times New Roman"/>
        </w:rPr>
        <w:instrText>1006-4583&lt;/isbn&gt;&lt;call-num&gt;11-3586/F&lt;/call-num&gt;&lt;urls&gt;&lt;related-urls&gt;&lt;url&gt;https://link.cnki.net/doi/10.20074/j.cnki.11-3586/f.2024.05.002&lt;/url&gt;&lt;/related-urls&gt;&lt;/urls&gt;&lt;electronic-resource-num&gt;10.20074/j.cnki.11-3586/f.2024.05.002&lt;/electronic-resource-num&gt;&lt;remote-database-provider&gt;Cnki&lt;/remote-database-provider&gt;&lt;/record&gt;&lt;/Cite&gt;&lt;/EndNote&gt;</w:instrText>
      </w:r>
      <w:r>
        <w:rPr>
          <w:rFonts w:ascii="Times New Roman" w:eastAsia="SimSun" w:hAnsi="Times New Roman" w:cs="Times New Roman"/>
        </w:rPr>
        <w:fldChar w:fldCharType="separate"/>
      </w:r>
      <w:r>
        <w:rPr>
          <w:rFonts w:ascii="Times New Roman" w:eastAsia="SimSun" w:hAnsi="Times New Roman" w:cs="Times New Roman" w:hint="eastAsia"/>
          <w:noProof/>
        </w:rPr>
        <w:t>（黄季焜，</w:t>
      </w:r>
      <w:r>
        <w:rPr>
          <w:rFonts w:ascii="Times New Roman" w:eastAsia="SimSun" w:hAnsi="Times New Roman" w:cs="Times New Roman" w:hint="eastAsia"/>
          <w:noProof/>
        </w:rPr>
        <w:t>2024</w:t>
      </w:r>
      <w:r>
        <w:rPr>
          <w:rFonts w:ascii="Times New Roman" w:eastAsia="SimSun" w:hAnsi="Times New Roman" w:cs="Times New Roman" w:hint="eastAsia"/>
          <w:noProof/>
        </w:rPr>
        <w:t>）</w:t>
      </w:r>
      <w:r>
        <w:rPr>
          <w:rFonts w:ascii="Times New Roman" w:eastAsia="SimSun" w:hAnsi="Times New Roman" w:cs="Times New Roman"/>
        </w:rPr>
        <w:fldChar w:fldCharType="end"/>
      </w:r>
      <w:r>
        <w:rPr>
          <w:rFonts w:ascii="Times New Roman" w:eastAsia="SimSun" w:hAnsi="Times New Roman" w:cs="Times New Roman" w:hint="eastAsia"/>
        </w:rPr>
        <w:t>。作为农业技术进步最重要的物化载体之一，农</w:t>
      </w:r>
      <w:r>
        <w:rPr>
          <w:rFonts w:ascii="Times New Roman" w:eastAsia="SimSun" w:hAnsi="Times New Roman" w:cs="Times New Roman" w:hint="eastAsia"/>
        </w:rPr>
        <w:lastRenderedPageBreak/>
        <w:t>业机械化是农业新质生产力最</w:t>
      </w:r>
      <w:proofErr w:type="gramStart"/>
      <w:r>
        <w:rPr>
          <w:rFonts w:ascii="Times New Roman" w:eastAsia="SimSun" w:hAnsi="Times New Roman" w:cs="Times New Roman" w:hint="eastAsia"/>
        </w:rPr>
        <w:t>具现实</w:t>
      </w:r>
      <w:proofErr w:type="gramEnd"/>
      <w:r>
        <w:rPr>
          <w:rFonts w:ascii="Times New Roman" w:eastAsia="SimSun" w:hAnsi="Times New Roman" w:cs="Times New Roman" w:hint="eastAsia"/>
        </w:rPr>
        <w:t>可操作性的应用场景之一</w:t>
      </w:r>
      <w:r>
        <w:rPr>
          <w:rFonts w:ascii="Times New Roman" w:eastAsia="SimSun" w:hAnsi="Times New Roman" w:cs="Times New Roman"/>
        </w:rPr>
        <w:fldChar w:fldCharType="begin"/>
      </w:r>
      <w:r>
        <w:rPr>
          <w:rFonts w:ascii="Times New Roman" w:eastAsia="SimSun" w:hAnsi="Times New Roman" w:cs="Times New Roman" w:hint="eastAsia"/>
        </w:rPr>
        <w:instrText xml:space="preserve"> ADDIN EN.CITE &lt;EndNote&gt;&lt;Cite&gt;&lt;Author&gt;</w:instrText>
      </w:r>
      <w:r>
        <w:rPr>
          <w:rFonts w:ascii="Times New Roman" w:eastAsia="SimSun" w:hAnsi="Times New Roman" w:cs="Times New Roman" w:hint="eastAsia"/>
        </w:rPr>
        <w:instrText>毛世平</w:instrText>
      </w:r>
      <w:r>
        <w:rPr>
          <w:rFonts w:ascii="Times New Roman" w:eastAsia="SimSun" w:hAnsi="Times New Roman" w:cs="Times New Roman" w:hint="eastAsia"/>
        </w:rPr>
        <w:instrText>&lt;/Author&gt;&lt;Year&gt;2024&lt;/Year&gt;&lt;RecNum&gt;608&lt;/RecNum&gt;&lt;DisplayText&gt;</w:instrText>
      </w:r>
      <w:r>
        <w:rPr>
          <w:rFonts w:ascii="Times New Roman" w:eastAsia="SimSun" w:hAnsi="Times New Roman" w:cs="Times New Roman" w:hint="eastAsia"/>
        </w:rPr>
        <w:instrText>（毛世平和张琛，</w:instrText>
      </w:r>
      <w:r>
        <w:rPr>
          <w:rFonts w:ascii="Times New Roman" w:eastAsia="SimSun" w:hAnsi="Times New Roman" w:cs="Times New Roman" w:hint="eastAsia"/>
        </w:rPr>
        <w:instrText>2024</w:instrText>
      </w:r>
      <w:r>
        <w:rPr>
          <w:rFonts w:ascii="Times New Roman" w:eastAsia="SimSun" w:hAnsi="Times New Roman" w:cs="Times New Roman" w:hint="eastAsia"/>
        </w:rPr>
        <w:instrText>）</w:instrText>
      </w:r>
      <w:r>
        <w:rPr>
          <w:rFonts w:ascii="Times New Roman" w:eastAsia="SimSun" w:hAnsi="Times New Roman" w:cs="Times New Roman" w:hint="eastAsia"/>
        </w:rPr>
        <w:instrText>&lt;/DisplayText&gt;&lt;record&gt;&lt;rec-number&gt;608&lt;/rec-number&gt;&lt;foreign-keys&gt;&lt;key app="EN" db-id="v92vet5pxptdwtexw5dv9fzzpze5ttdvfxvd" timestamp="1775724560"&gt;608&lt;/key&gt;&lt;/foreign-keys&gt;&lt;ref-type name="</w:instrText>
      </w:r>
      <w:r>
        <w:rPr>
          <w:rFonts w:ascii="Times New Roman" w:eastAsia="SimSun" w:hAnsi="Times New Roman" w:cs="Times New Roman" w:hint="eastAsia"/>
        </w:rPr>
        <w:instrText>期刊文献</w:instrText>
      </w:r>
      <w:r>
        <w:rPr>
          <w:rFonts w:ascii="Times New Roman" w:eastAsia="SimSun" w:hAnsi="Times New Roman" w:cs="Times New Roman" w:hint="eastAsia"/>
        </w:rPr>
        <w:instrText>"&gt;17&lt;/ref-type&gt;&lt;contributors&gt;&lt;authors&gt;&lt;author&gt;</w:instrText>
      </w:r>
      <w:r>
        <w:rPr>
          <w:rFonts w:ascii="Times New Roman" w:eastAsia="SimSun" w:hAnsi="Times New Roman" w:cs="Times New Roman" w:hint="eastAsia"/>
        </w:rPr>
        <w:instrText>毛世平</w:instrText>
      </w:r>
      <w:r>
        <w:rPr>
          <w:rFonts w:ascii="Times New Roman" w:eastAsia="SimSun" w:hAnsi="Times New Roman" w:cs="Times New Roman" w:hint="eastAsia"/>
        </w:rPr>
        <w:instrText>&lt;/author&gt;&lt;author&gt;</w:instrText>
      </w:r>
      <w:r>
        <w:rPr>
          <w:rFonts w:ascii="Times New Roman" w:eastAsia="SimSun" w:hAnsi="Times New Roman" w:cs="Times New Roman" w:hint="eastAsia"/>
        </w:rPr>
        <w:instrText>张琛</w:instrText>
      </w:r>
      <w:r>
        <w:rPr>
          <w:rFonts w:ascii="Times New Roman" w:eastAsia="SimSun" w:hAnsi="Times New Roman" w:cs="Times New Roman" w:hint="eastAsia"/>
        </w:rPr>
        <w:instrText>&lt;/author&gt;&lt;/authors&gt;&lt;/contributors&gt;&lt;auth-address&gt;</w:instrText>
      </w:r>
      <w:r>
        <w:rPr>
          <w:rFonts w:ascii="Times New Roman" w:eastAsia="SimSun" w:hAnsi="Times New Roman" w:cs="Times New Roman" w:hint="eastAsia"/>
        </w:rPr>
        <w:instrText>中国农业科学院农业经济与发展研究所</w:instrText>
      </w:r>
      <w:r>
        <w:rPr>
          <w:rFonts w:ascii="Times New Roman" w:eastAsia="SimSun" w:hAnsi="Times New Roman" w:cs="Times New Roman" w:hint="eastAsia"/>
        </w:rPr>
        <w:instrText>;</w:instrText>
      </w:r>
      <w:r>
        <w:rPr>
          <w:rFonts w:ascii="Times New Roman" w:eastAsia="SimSun" w:hAnsi="Times New Roman" w:cs="Times New Roman" w:hint="eastAsia"/>
        </w:rPr>
        <w:instrText>中国社会科学院人口与劳动经济研究所</w:instrText>
      </w:r>
      <w:r>
        <w:rPr>
          <w:rFonts w:ascii="Times New Roman" w:eastAsia="SimSun" w:hAnsi="Times New Roman" w:cs="Times New Roman" w:hint="eastAsia"/>
        </w:rPr>
        <w:instrText>;&lt;/auth-address&gt;&lt;titles&gt;&lt;title&gt;</w:instrText>
      </w:r>
      <w:r>
        <w:rPr>
          <w:rFonts w:ascii="Times New Roman" w:eastAsia="SimSun" w:hAnsi="Times New Roman" w:cs="Times New Roman" w:hint="eastAsia"/>
        </w:rPr>
        <w:instrText>以发展农业新质生产力推进农业强国建设</w:instrText>
      </w:r>
      <w:r>
        <w:rPr>
          <w:rFonts w:ascii="Times New Roman" w:eastAsia="SimSun" w:hAnsi="Times New Roman" w:cs="Times New Roman" w:hint="eastAsia"/>
        </w:rPr>
        <w:instrText>&lt;/title&gt;&lt;secondary-title&gt;</w:instrText>
      </w:r>
      <w:r>
        <w:rPr>
          <w:rFonts w:ascii="Times New Roman" w:eastAsia="SimSun" w:hAnsi="Times New Roman" w:cs="Times New Roman" w:hint="eastAsia"/>
        </w:rPr>
        <w:instrText>农业经济问题</w:instrText>
      </w:r>
      <w:r>
        <w:rPr>
          <w:rFonts w:ascii="Times New Roman" w:eastAsia="SimSun" w:hAnsi="Times New Roman" w:cs="Times New Roman" w:hint="eastAsia"/>
        </w:rPr>
        <w:instrText>&lt;/secondary-title&gt;&lt;/titles&gt;&lt;periodical&gt;&lt;full-title&gt;</w:instrText>
      </w:r>
      <w:r>
        <w:rPr>
          <w:rFonts w:ascii="Times New Roman" w:eastAsia="SimSun" w:hAnsi="Times New Roman" w:cs="Times New Roman" w:hint="eastAsia"/>
        </w:rPr>
        <w:instrText>农业经济问题</w:instrText>
      </w:r>
      <w:r>
        <w:rPr>
          <w:rFonts w:ascii="Times New Roman" w:eastAsia="SimSun" w:hAnsi="Times New Roman" w:cs="Times New Roman" w:hint="eastAsia"/>
        </w:rPr>
        <w:instrText>&lt;/full-title&gt;&lt;/periodical&gt;&lt;pages&gt;36-46&lt;/pages&gt;&lt;number&gt;04&lt;/number&gt;&lt;keywords&gt;&lt;keyword&gt;</w:instrText>
      </w:r>
      <w:r>
        <w:rPr>
          <w:rFonts w:ascii="Times New Roman" w:eastAsia="SimSun" w:hAnsi="Times New Roman" w:cs="Times New Roman" w:hint="eastAsia"/>
        </w:rPr>
        <w:instrText>新质生产力</w:instrText>
      </w:r>
      <w:r>
        <w:rPr>
          <w:rFonts w:ascii="Times New Roman" w:eastAsia="SimSun" w:hAnsi="Times New Roman" w:cs="Times New Roman" w:hint="eastAsia"/>
        </w:rPr>
        <w:instrText>&lt;/keyword&gt;&lt;keyword&gt;</w:instrText>
      </w:r>
      <w:r>
        <w:rPr>
          <w:rFonts w:ascii="Times New Roman" w:eastAsia="SimSun" w:hAnsi="Times New Roman" w:cs="Times New Roman" w:hint="eastAsia"/>
        </w:rPr>
        <w:instrText>农业强国</w:instrText>
      </w:r>
      <w:r>
        <w:rPr>
          <w:rFonts w:ascii="Times New Roman" w:eastAsia="SimSun" w:hAnsi="Times New Roman" w:cs="Times New Roman" w:hint="eastAsia"/>
        </w:rPr>
        <w:instrText>&lt;/keyword&gt;&lt;keyword&gt;</w:instrText>
      </w:r>
      <w:r>
        <w:rPr>
          <w:rFonts w:ascii="Times New Roman" w:eastAsia="SimSun" w:hAnsi="Times New Roman" w:cs="Times New Roman" w:hint="eastAsia"/>
        </w:rPr>
        <w:instrText>技术进步</w:instrText>
      </w:r>
      <w:r>
        <w:rPr>
          <w:rFonts w:ascii="Times New Roman" w:eastAsia="SimSun" w:hAnsi="Times New Roman" w:cs="Times New Roman" w:hint="eastAsia"/>
        </w:rPr>
        <w:instrText>&lt;/keyword&gt;&lt;keyword&gt;</w:instrText>
      </w:r>
      <w:r>
        <w:rPr>
          <w:rFonts w:ascii="Times New Roman" w:eastAsia="SimSun" w:hAnsi="Times New Roman" w:cs="Times New Roman" w:hint="eastAsia"/>
        </w:rPr>
        <w:instrText>数字化</w:instrText>
      </w:r>
      <w:r>
        <w:rPr>
          <w:rFonts w:ascii="Times New Roman" w:eastAsia="SimSun" w:hAnsi="Times New Roman" w:cs="Times New Roman" w:hint="eastAsia"/>
        </w:rPr>
        <w:instrText>&lt;/keyword&gt;&lt;/keywo</w:instrText>
      </w:r>
      <w:r>
        <w:rPr>
          <w:rFonts w:ascii="Times New Roman" w:eastAsia="SimSun" w:hAnsi="Times New Roman" w:cs="Times New Roman"/>
        </w:rPr>
        <w:instrText>rds&gt;&lt;dates&gt;&lt;year&gt;2024&lt;/year&gt;&lt;/dates&gt;&lt;isbn&gt;1000-6389&lt;/isbn&gt;&lt;call-num&gt;11-1323/F&lt;/call-num&gt;&lt;urls&gt;&lt;related-urls&gt;&lt;url&gt;https://link.cnki.net/doi/10.13246/j.cnki.iae.2024.04.005&lt;/url&gt;&lt;/related-urls&gt;&lt;/urls&gt;&lt;electronic-resource-num&gt;10.13246/j.cnki.iae.2024.04.005&lt;/electronic-resource-num&gt;&lt;remote-database-provider&gt;Cnki&lt;/remote-database-provider&gt;&lt;/record&gt;&lt;/Cite&gt;&lt;/EndNote&gt;</w:instrText>
      </w:r>
      <w:r>
        <w:rPr>
          <w:rFonts w:ascii="Times New Roman" w:eastAsia="SimSun" w:hAnsi="Times New Roman" w:cs="Times New Roman"/>
        </w:rPr>
        <w:fldChar w:fldCharType="separate"/>
      </w:r>
      <w:r>
        <w:rPr>
          <w:rFonts w:ascii="Times New Roman" w:eastAsia="SimSun" w:hAnsi="Times New Roman" w:cs="Times New Roman" w:hint="eastAsia"/>
          <w:noProof/>
        </w:rPr>
        <w:t>（毛世平和张琛，</w:t>
      </w:r>
      <w:r>
        <w:rPr>
          <w:rFonts w:ascii="Times New Roman" w:eastAsia="SimSun" w:hAnsi="Times New Roman" w:cs="Times New Roman" w:hint="eastAsia"/>
          <w:noProof/>
        </w:rPr>
        <w:t>2024</w:t>
      </w:r>
      <w:r>
        <w:rPr>
          <w:rFonts w:ascii="Times New Roman" w:eastAsia="SimSun" w:hAnsi="Times New Roman" w:cs="Times New Roman" w:hint="eastAsia"/>
          <w:noProof/>
        </w:rPr>
        <w:t>）</w:t>
      </w:r>
      <w:r>
        <w:rPr>
          <w:rFonts w:ascii="Times New Roman" w:eastAsia="SimSun" w:hAnsi="Times New Roman" w:cs="Times New Roman"/>
        </w:rPr>
        <w:fldChar w:fldCharType="end"/>
      </w:r>
      <w:r>
        <w:rPr>
          <w:rFonts w:ascii="Times New Roman" w:eastAsia="SimSun" w:hAnsi="Times New Roman" w:cs="Times New Roman" w:hint="eastAsia"/>
        </w:rPr>
        <w:t>。一方面，机械化能够替代劳动、提高作业效率、改善关键农时作业质量</w:t>
      </w:r>
      <w:r>
        <w:rPr>
          <w:rFonts w:ascii="Times New Roman" w:eastAsia="SimSun" w:hAnsi="Times New Roman" w:cs="Times New Roman"/>
        </w:rPr>
        <w:fldChar w:fldCharType="begin"/>
      </w:r>
      <w:r>
        <w:rPr>
          <w:rFonts w:ascii="Times New Roman" w:eastAsia="SimSun" w:hAnsi="Times New Roman" w:cs="Times New Roman" w:hint="eastAsia"/>
        </w:rPr>
        <w:instrText xml:space="preserve"> ADDIN EN.CITE &lt;EndNote&gt;&lt;Cite&gt;&lt;Author&gt;</w:instrText>
      </w:r>
      <w:r>
        <w:rPr>
          <w:rFonts w:ascii="Times New Roman" w:eastAsia="SimSun" w:hAnsi="Times New Roman" w:cs="Times New Roman" w:hint="eastAsia"/>
        </w:rPr>
        <w:instrText>郑旭媛</w:instrText>
      </w:r>
      <w:r>
        <w:rPr>
          <w:rFonts w:ascii="Times New Roman" w:eastAsia="SimSun" w:hAnsi="Times New Roman" w:cs="Times New Roman" w:hint="eastAsia"/>
        </w:rPr>
        <w:instrText>&lt;/Author&gt;&lt;Year&gt;2017&lt;/Year&gt;&lt;RecNum&gt;565&lt;/RecNum&gt;&lt;DisplayText&gt;</w:instrText>
      </w:r>
      <w:r>
        <w:rPr>
          <w:rFonts w:ascii="Times New Roman" w:eastAsia="SimSun" w:hAnsi="Times New Roman" w:cs="Times New Roman" w:hint="eastAsia"/>
        </w:rPr>
        <w:instrText>（郑旭媛和徐志刚，</w:instrText>
      </w:r>
      <w:r>
        <w:rPr>
          <w:rFonts w:ascii="Times New Roman" w:eastAsia="SimSun" w:hAnsi="Times New Roman" w:cs="Times New Roman" w:hint="eastAsia"/>
        </w:rPr>
        <w:instrText>2017</w:instrText>
      </w:r>
      <w:r>
        <w:rPr>
          <w:rFonts w:ascii="Times New Roman" w:eastAsia="SimSun" w:hAnsi="Times New Roman" w:cs="Times New Roman" w:hint="eastAsia"/>
        </w:rPr>
        <w:instrText>）</w:instrText>
      </w:r>
      <w:r>
        <w:rPr>
          <w:rFonts w:ascii="Times New Roman" w:eastAsia="SimSun" w:hAnsi="Times New Roman" w:cs="Times New Roman" w:hint="eastAsia"/>
        </w:rPr>
        <w:instrText>&lt;/DisplayText&gt;&lt;record&gt;&lt;rec-number&gt;565&lt;/rec-number&gt;&lt;foreign-keys&gt;&lt;key app="EN" db-id="v92vet5pxptdwtexw5dv9fzzpze5ttdvfxvd" timestamp="1774963559"&gt;565&lt;/key&gt;&lt;/foreign-keys&gt;&lt;ref-type name="</w:instrText>
      </w:r>
      <w:r>
        <w:rPr>
          <w:rFonts w:ascii="Times New Roman" w:eastAsia="SimSun" w:hAnsi="Times New Roman" w:cs="Times New Roman" w:hint="eastAsia"/>
        </w:rPr>
        <w:instrText>期刊文献</w:instrText>
      </w:r>
      <w:r>
        <w:rPr>
          <w:rFonts w:ascii="Times New Roman" w:eastAsia="SimSun" w:hAnsi="Times New Roman" w:cs="Times New Roman" w:hint="eastAsia"/>
        </w:rPr>
        <w:instrText>"&gt;17&lt;/ref-type&gt;&lt;contributors&gt;&lt;authors&gt;&lt;author&gt;</w:instrText>
      </w:r>
      <w:r>
        <w:rPr>
          <w:rFonts w:ascii="Times New Roman" w:eastAsia="SimSun" w:hAnsi="Times New Roman" w:cs="Times New Roman" w:hint="eastAsia"/>
        </w:rPr>
        <w:instrText>郑旭媛</w:instrText>
      </w:r>
      <w:r>
        <w:rPr>
          <w:rFonts w:ascii="Times New Roman" w:eastAsia="SimSun" w:hAnsi="Times New Roman" w:cs="Times New Roman" w:hint="eastAsia"/>
        </w:rPr>
        <w:instrText>&lt;/author&gt;&lt;author&gt;</w:instrText>
      </w:r>
      <w:r>
        <w:rPr>
          <w:rFonts w:ascii="Times New Roman" w:eastAsia="SimSun" w:hAnsi="Times New Roman" w:cs="Times New Roman" w:hint="eastAsia"/>
        </w:rPr>
        <w:instrText>徐志刚</w:instrText>
      </w:r>
      <w:r>
        <w:rPr>
          <w:rFonts w:ascii="Times New Roman" w:eastAsia="SimSun" w:hAnsi="Times New Roman" w:cs="Times New Roman" w:hint="eastAsia"/>
        </w:rPr>
        <w:instrText>&lt;/author&gt;&lt;/authors&gt;&lt;/contributors&gt;&lt;auth-address&gt;</w:instrText>
      </w:r>
      <w:r>
        <w:rPr>
          <w:rFonts w:ascii="Times New Roman" w:eastAsia="SimSun" w:hAnsi="Times New Roman" w:cs="Times New Roman" w:hint="eastAsia"/>
        </w:rPr>
        <w:instrText>福建农林大学经济学院</w:instrText>
      </w:r>
      <w:r>
        <w:rPr>
          <w:rFonts w:ascii="Times New Roman" w:eastAsia="SimSun" w:hAnsi="Times New Roman" w:cs="Times New Roman" w:hint="eastAsia"/>
        </w:rPr>
        <w:instrText>;</w:instrText>
      </w:r>
      <w:r>
        <w:rPr>
          <w:rFonts w:ascii="Times New Roman" w:eastAsia="SimSun" w:hAnsi="Times New Roman" w:cs="Times New Roman" w:hint="eastAsia"/>
        </w:rPr>
        <w:instrText>南京农业大学经济管理学院</w:instrText>
      </w:r>
      <w:r>
        <w:rPr>
          <w:rFonts w:ascii="Times New Roman" w:eastAsia="SimSun" w:hAnsi="Times New Roman" w:cs="Times New Roman" w:hint="eastAsia"/>
        </w:rPr>
        <w:instrText>;&lt;/auth-address&gt;&lt;titles&gt;&lt;title&gt;</w:instrText>
      </w:r>
      <w:r>
        <w:rPr>
          <w:rFonts w:ascii="Times New Roman" w:eastAsia="SimSun" w:hAnsi="Times New Roman" w:cs="Times New Roman" w:hint="eastAsia"/>
        </w:rPr>
        <w:instrText>资源禀赋约束、要素替代与诱致性技术变迁——以中国粮食生产的机械化为例</w:instrText>
      </w:r>
      <w:r>
        <w:rPr>
          <w:rFonts w:ascii="Times New Roman" w:eastAsia="SimSun" w:hAnsi="Times New Roman" w:cs="Times New Roman" w:hint="eastAsia"/>
        </w:rPr>
        <w:instrText>&lt;/title&gt;&lt;secondary-title&gt;</w:instrText>
      </w:r>
      <w:r>
        <w:rPr>
          <w:rFonts w:ascii="Times New Roman" w:eastAsia="SimSun" w:hAnsi="Times New Roman" w:cs="Times New Roman" w:hint="eastAsia"/>
        </w:rPr>
        <w:instrText>经济学</w:instrText>
      </w:r>
      <w:r>
        <w:rPr>
          <w:rFonts w:ascii="Times New Roman" w:eastAsia="SimSun" w:hAnsi="Times New Roman" w:cs="Times New Roman" w:hint="eastAsia"/>
        </w:rPr>
        <w:instrText>(</w:instrText>
      </w:r>
      <w:r>
        <w:rPr>
          <w:rFonts w:ascii="Times New Roman" w:eastAsia="SimSun" w:hAnsi="Times New Roman" w:cs="Times New Roman" w:hint="eastAsia"/>
        </w:rPr>
        <w:instrText>季刊</w:instrText>
      </w:r>
      <w:r>
        <w:rPr>
          <w:rFonts w:ascii="Times New Roman" w:eastAsia="SimSun" w:hAnsi="Times New Roman" w:cs="Times New Roman" w:hint="eastAsia"/>
        </w:rPr>
        <w:instrText>)&lt;/secondary-title&gt;&lt;/titles&gt;&lt;periodical&gt;&lt;full-title&gt;</w:instrText>
      </w:r>
      <w:r>
        <w:rPr>
          <w:rFonts w:ascii="Times New Roman" w:eastAsia="SimSun" w:hAnsi="Times New Roman" w:cs="Times New Roman" w:hint="eastAsia"/>
        </w:rPr>
        <w:instrText>经济学</w:instrText>
      </w:r>
      <w:r>
        <w:rPr>
          <w:rFonts w:ascii="Times New Roman" w:eastAsia="SimSun" w:hAnsi="Times New Roman" w:cs="Times New Roman" w:hint="eastAsia"/>
        </w:rPr>
        <w:instrText>(</w:instrText>
      </w:r>
      <w:r>
        <w:rPr>
          <w:rFonts w:ascii="Times New Roman" w:eastAsia="SimSun" w:hAnsi="Times New Roman" w:cs="Times New Roman" w:hint="eastAsia"/>
        </w:rPr>
        <w:instrText>季刊</w:instrText>
      </w:r>
      <w:r>
        <w:rPr>
          <w:rFonts w:ascii="Times New Roman" w:eastAsia="SimSun" w:hAnsi="Times New Roman" w:cs="Times New Roman" w:hint="eastAsia"/>
        </w:rPr>
        <w:instrText>)&lt;/full-title&gt;&lt;/periodical&gt;&lt;pages&gt;45-66&lt;/pages&gt;&lt;volume&gt;16&lt;/volume&gt;&lt;number&gt;01&lt;/number&gt;&lt;keywords&gt;&lt;keyword&gt;</w:instrText>
      </w:r>
      <w:r>
        <w:rPr>
          <w:rFonts w:ascii="Times New Roman" w:eastAsia="SimSun" w:hAnsi="Times New Roman" w:cs="Times New Roman" w:hint="eastAsia"/>
        </w:rPr>
        <w:instrText>诱致性技术变迁理论</w:instrText>
      </w:r>
      <w:r>
        <w:rPr>
          <w:rFonts w:ascii="Times New Roman" w:eastAsia="SimSun" w:hAnsi="Times New Roman" w:cs="Times New Roman" w:hint="eastAsia"/>
        </w:rPr>
        <w:instrText>&lt;/keyword&gt;&lt;keyword&gt;</w:instrText>
      </w:r>
      <w:r>
        <w:rPr>
          <w:rFonts w:ascii="Times New Roman" w:eastAsia="SimSun" w:hAnsi="Times New Roman" w:cs="Times New Roman" w:hint="eastAsia"/>
        </w:rPr>
        <w:instrText>农业机械化</w:instrText>
      </w:r>
      <w:r>
        <w:rPr>
          <w:rFonts w:ascii="Times New Roman" w:eastAsia="SimSun" w:hAnsi="Times New Roman" w:cs="Times New Roman" w:hint="eastAsia"/>
        </w:rPr>
        <w:instrText>&lt;/keyword&gt;&lt;keyword&gt;</w:instrText>
      </w:r>
      <w:r>
        <w:rPr>
          <w:rFonts w:ascii="Times New Roman" w:eastAsia="SimSun" w:hAnsi="Times New Roman" w:cs="Times New Roman" w:hint="eastAsia"/>
        </w:rPr>
        <w:instrText>要素替代难度</w:instrText>
      </w:r>
      <w:r>
        <w:rPr>
          <w:rFonts w:ascii="Times New Roman" w:eastAsia="SimSun" w:hAnsi="Times New Roman" w:cs="Times New Roman" w:hint="eastAsia"/>
        </w:rPr>
        <w:instrText>&lt;/key</w:instrText>
      </w:r>
      <w:r>
        <w:rPr>
          <w:rFonts w:ascii="Times New Roman" w:eastAsia="SimSun" w:hAnsi="Times New Roman" w:cs="Times New Roman"/>
        </w:rPr>
        <w:instrText>word&gt;&lt;/keywords&gt;&lt;dates&gt;&lt;year&gt;2017&lt;/year&gt;&lt;/dates&gt;&lt;isbn&gt;2095-1086&lt;/isbn&gt;&lt;call-num&gt;11-6010/F&lt;/call-num&gt;&lt;urls&gt;&lt;related-urls&gt;&lt;url&gt;https://link.cnki.net/doi/10.13821/j.cnki.ceq.2016.04.02&lt;/url&gt;&lt;/related-urls&gt;&lt;/urls&gt;&lt;electronic-resource-num&gt;10.13821/j.cnki.ceq.2016.04.02&lt;/electronic-resource-num&gt;&lt;remote-database-provider&gt;Cnki&lt;/remote-database-provider&gt;&lt;/record&gt;&lt;/Cite&gt;&lt;/EndNote&gt;</w:instrText>
      </w:r>
      <w:r>
        <w:rPr>
          <w:rFonts w:ascii="Times New Roman" w:eastAsia="SimSun" w:hAnsi="Times New Roman" w:cs="Times New Roman"/>
        </w:rPr>
        <w:fldChar w:fldCharType="separate"/>
      </w:r>
      <w:r>
        <w:rPr>
          <w:rFonts w:ascii="Times New Roman" w:eastAsia="SimSun" w:hAnsi="Times New Roman" w:cs="Times New Roman" w:hint="eastAsia"/>
          <w:noProof/>
        </w:rPr>
        <w:t>（郑旭媛和徐志刚，</w:t>
      </w:r>
      <w:r>
        <w:rPr>
          <w:rFonts w:ascii="Times New Roman" w:eastAsia="SimSun" w:hAnsi="Times New Roman" w:cs="Times New Roman" w:hint="eastAsia"/>
          <w:noProof/>
        </w:rPr>
        <w:t>2017</w:t>
      </w:r>
      <w:r>
        <w:rPr>
          <w:rFonts w:ascii="Times New Roman" w:eastAsia="SimSun" w:hAnsi="Times New Roman" w:cs="Times New Roman" w:hint="eastAsia"/>
          <w:noProof/>
        </w:rPr>
        <w:t>）</w:t>
      </w:r>
      <w:r>
        <w:rPr>
          <w:rFonts w:ascii="Times New Roman" w:eastAsia="SimSun" w:hAnsi="Times New Roman" w:cs="Times New Roman"/>
        </w:rPr>
        <w:fldChar w:fldCharType="end"/>
      </w:r>
      <w:r>
        <w:rPr>
          <w:rFonts w:ascii="Times New Roman" w:eastAsia="SimSun" w:hAnsi="Times New Roman" w:cs="Times New Roman" w:hint="eastAsia"/>
        </w:rPr>
        <w:t>，并通过机收减损、精准植保和高效耕整地等环节提升粮食单产和生产效率。另一方面，在“大国小农”的制度环境下，机械化并不只表现为农户自购农机形成的资本深化，还通过跨区作业、生产托管和农技服务外包等方式推动农业社会化分工，降低小农户进入现代农业生产体系的门槛，提升粮食生产的组织效率和规模效应</w:t>
      </w:r>
      <w:r>
        <w:rPr>
          <w:rFonts w:ascii="Times New Roman" w:eastAsia="SimSun" w:hAnsi="Times New Roman" w:cs="Times New Roman"/>
        </w:rPr>
        <w:fldChar w:fldCharType="begin">
          <w:fldData xml:space="preserve">PEVuZE5vdGU+PENpdGU+PEF1dGhvcj7kvI3pqo/pqp48L0F1dGhvcj48WWVhcj4yMDE3PC9ZZWFy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</w:fldData>
        </w:fldChar>
      </w:r>
      <w:r>
        <w:rPr>
          <w:rFonts w:ascii="Times New Roman" w:eastAsia="SimSun" w:hAnsi="Times New Roman" w:cs="Times New Roman"/>
        </w:rPr>
        <w:instrText xml:space="preserve"> ADDIN EN.CITE </w:instrText>
      </w:r>
      <w:r>
        <w:rPr>
          <w:rFonts w:ascii="Times New Roman" w:eastAsia="SimSun" w:hAnsi="Times New Roman" w:cs="Times New Roman"/>
        </w:rPr>
        <w:fldChar w:fldCharType="begin">
          <w:fldData xml:space="preserve">PEVuZE5vdGU+PENpdGU+PEF1dGhvcj7kvI3pqo/pqp48L0F1dGhvcj48WWVhcj4yMDE3PC9ZZWFy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</w:fldData>
        </w:fldChar>
      </w:r>
      <w:r>
        <w:rPr>
          <w:rFonts w:ascii="Times New Roman" w:eastAsia="SimSun" w:hAnsi="Times New Roman" w:cs="Times New Roman"/>
        </w:rPr>
        <w:instrText xml:space="preserve"> ADDIN EN.CITE.DATA </w:instrText>
      </w:r>
      <w:r>
        <w:rPr>
          <w:rFonts w:ascii="Times New Roman" w:eastAsia="SimSun" w:hAnsi="Times New Roman" w:cs="Times New Roman"/>
        </w:rPr>
      </w:r>
      <w:r>
        <w:rPr>
          <w:rFonts w:ascii="Times New Roman" w:eastAsia="SimSun" w:hAnsi="Times New Roman" w:cs="Times New Roman"/>
        </w:rPr>
        <w:fldChar w:fldCharType="end"/>
      </w:r>
      <w:r>
        <w:rPr>
          <w:rFonts w:ascii="Times New Roman" w:eastAsia="SimSun" w:hAnsi="Times New Roman" w:cs="Times New Roman"/>
        </w:rPr>
      </w:r>
      <w:r>
        <w:rPr>
          <w:rFonts w:ascii="Times New Roman" w:eastAsia="SimSun" w:hAnsi="Times New Roman" w:cs="Times New Roman"/>
        </w:rPr>
        <w:fldChar w:fldCharType="separate"/>
      </w:r>
      <w:r>
        <w:rPr>
          <w:rFonts w:ascii="Times New Roman" w:eastAsia="SimSun" w:hAnsi="Times New Roman" w:cs="Times New Roman" w:hint="eastAsia"/>
          <w:noProof/>
        </w:rPr>
        <w:t>（方师乐等，</w:t>
      </w:r>
      <w:r>
        <w:rPr>
          <w:rFonts w:ascii="Times New Roman" w:eastAsia="SimSun" w:hAnsi="Times New Roman" w:cs="Times New Roman" w:hint="eastAsia"/>
          <w:noProof/>
        </w:rPr>
        <w:t>2017</w:t>
      </w:r>
      <w:r>
        <w:rPr>
          <w:rFonts w:ascii="Times New Roman" w:eastAsia="SimSun" w:hAnsi="Times New Roman" w:cs="Times New Roman" w:hint="eastAsia"/>
          <w:noProof/>
        </w:rPr>
        <w:t>；伍骏骞等，</w:t>
      </w:r>
      <w:r>
        <w:rPr>
          <w:rFonts w:ascii="Times New Roman" w:eastAsia="SimSun" w:hAnsi="Times New Roman" w:cs="Times New Roman" w:hint="eastAsia"/>
          <w:noProof/>
        </w:rPr>
        <w:t>2017</w:t>
      </w:r>
      <w:r>
        <w:rPr>
          <w:rFonts w:ascii="Times New Roman" w:eastAsia="SimSun" w:hAnsi="Times New Roman" w:cs="Times New Roman" w:hint="eastAsia"/>
          <w:noProof/>
        </w:rPr>
        <w:t>；杨青等，</w:t>
      </w:r>
      <w:r>
        <w:rPr>
          <w:rFonts w:ascii="Times New Roman" w:eastAsia="SimSun" w:hAnsi="Times New Roman" w:cs="Times New Roman" w:hint="eastAsia"/>
          <w:noProof/>
        </w:rPr>
        <w:t>2023</w:t>
      </w:r>
      <w:r>
        <w:rPr>
          <w:rFonts w:ascii="Times New Roman" w:eastAsia="SimSun" w:hAnsi="Times New Roman" w:cs="Times New Roman" w:hint="eastAsia"/>
          <w:noProof/>
        </w:rPr>
        <w:t>）</w:t>
      </w:r>
      <w:r>
        <w:rPr>
          <w:rFonts w:ascii="Times New Roman" w:eastAsia="SimSun" w:hAnsi="Times New Roman" w:cs="Times New Roman"/>
        </w:rPr>
        <w:fldChar w:fldCharType="end"/>
      </w:r>
      <w:r>
        <w:rPr>
          <w:rFonts w:ascii="Times New Roman" w:eastAsia="SimSun" w:hAnsi="Times New Roman" w:cs="Times New Roman" w:hint="eastAsia"/>
        </w:rPr>
        <w:t>。因此，农业机械化对粮食综合生产能力的影响，既包含技术进步效应，也包含组织效率效应。</w:t>
      </w:r>
    </w:p>
    <w:p w14:paraId="1D3B921F" w14:textId="77777777" w:rsidR="00650BA8" w:rsidRDefault="0011748E">
      <w:pPr>
        <w:ind w:firstLineChars="200" w:firstLine="440"/>
        <w:rPr>
          <w:rFonts w:ascii="Times New Roman" w:eastAsia="SimSun" w:hAnsi="Times New Roman" w:cs="Times New Roman"/>
        </w:rPr>
      </w:pPr>
      <w:r>
        <w:rPr>
          <w:rFonts w:ascii="Times New Roman" w:eastAsia="SimSun" w:hAnsi="Times New Roman" w:cs="Times New Roman" w:hint="eastAsia"/>
        </w:rPr>
        <w:t>现有研究围绕农业机械化的经济社会效应已积累了大量经验事实。在微观层面，农业机械化能够显著减轻劳动强度、节约生产时间和作业成本</w:t>
      </w:r>
      <w:r>
        <w:rPr>
          <w:rFonts w:ascii="Times New Roman" w:eastAsia="SimSun" w:hAnsi="Times New Roman" w:cs="Times New Roman"/>
        </w:rPr>
        <w:fldChar w:fldCharType="begin">
          <w:fldData xml:space="preserve">PEVuZE5vdGU+PENpdGU+PEF1dGhvcj7pg5Hml63lqps8L0F1dGhvcj48WWVhcj4yMDE3PC9ZZWFy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</w:fldData>
        </w:fldChar>
      </w:r>
      <w:r>
        <w:rPr>
          <w:rFonts w:ascii="Times New Roman" w:eastAsia="SimSun" w:hAnsi="Times New Roman" w:cs="Times New Roman"/>
        </w:rPr>
        <w:instrText xml:space="preserve"> ADDIN EN.CITE </w:instrText>
      </w:r>
      <w:r>
        <w:rPr>
          <w:rFonts w:ascii="Times New Roman" w:eastAsia="SimSun" w:hAnsi="Times New Roman" w:cs="Times New Roman"/>
        </w:rPr>
        <w:fldChar w:fldCharType="begin">
          <w:fldData xml:space="preserve">PEVuZE5vdGU+PENpdGU+PEF1dGhvcj7pg5Hml63lqps8L0F1dGhvcj48WWVhcj4yMDE3PC9ZZWFy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</w:fldData>
        </w:fldChar>
      </w:r>
      <w:r>
        <w:rPr>
          <w:rFonts w:ascii="Times New Roman" w:eastAsia="SimSun" w:hAnsi="Times New Roman" w:cs="Times New Roman"/>
        </w:rPr>
        <w:instrText xml:space="preserve"> ADDIN EN.CITE.DATA </w:instrText>
      </w:r>
      <w:r>
        <w:rPr>
          <w:rFonts w:ascii="Times New Roman" w:eastAsia="SimSun" w:hAnsi="Times New Roman" w:cs="Times New Roman"/>
        </w:rPr>
      </w:r>
      <w:r>
        <w:rPr>
          <w:rFonts w:ascii="Times New Roman" w:eastAsia="SimSun" w:hAnsi="Times New Roman" w:cs="Times New Roman"/>
        </w:rPr>
        <w:fldChar w:fldCharType="end"/>
      </w:r>
      <w:r>
        <w:rPr>
          <w:rFonts w:ascii="Times New Roman" w:eastAsia="SimSun" w:hAnsi="Times New Roman" w:cs="Times New Roman"/>
        </w:rPr>
      </w:r>
      <w:r>
        <w:rPr>
          <w:rFonts w:ascii="Times New Roman" w:eastAsia="SimSun" w:hAnsi="Times New Roman" w:cs="Times New Roman"/>
        </w:rPr>
        <w:fldChar w:fldCharType="separate"/>
      </w:r>
      <w:r>
        <w:rPr>
          <w:rFonts w:ascii="Times New Roman" w:eastAsia="SimSun" w:hAnsi="Times New Roman" w:cs="Times New Roman" w:hint="eastAsia"/>
          <w:noProof/>
        </w:rPr>
        <w:t>（周振等，</w:t>
      </w:r>
      <w:r>
        <w:rPr>
          <w:rFonts w:ascii="Times New Roman" w:eastAsia="SimSun" w:hAnsi="Times New Roman" w:cs="Times New Roman" w:hint="eastAsia"/>
          <w:noProof/>
        </w:rPr>
        <w:t>2016</w:t>
      </w:r>
      <w:r>
        <w:rPr>
          <w:rFonts w:ascii="Times New Roman" w:eastAsia="SimSun" w:hAnsi="Times New Roman" w:cs="Times New Roman" w:hint="eastAsia"/>
          <w:noProof/>
        </w:rPr>
        <w:t>；郑旭媛和徐志刚，</w:t>
      </w:r>
      <w:r>
        <w:rPr>
          <w:rFonts w:ascii="Times New Roman" w:eastAsia="SimSun" w:hAnsi="Times New Roman" w:cs="Times New Roman" w:hint="eastAsia"/>
          <w:noProof/>
        </w:rPr>
        <w:t>2017</w:t>
      </w:r>
      <w:r>
        <w:rPr>
          <w:rFonts w:ascii="Times New Roman" w:eastAsia="SimSun" w:hAnsi="Times New Roman" w:cs="Times New Roman" w:hint="eastAsia"/>
          <w:noProof/>
        </w:rPr>
        <w:t>）</w:t>
      </w:r>
      <w:r>
        <w:rPr>
          <w:rFonts w:ascii="Times New Roman" w:eastAsia="SimSun" w:hAnsi="Times New Roman" w:cs="Times New Roman"/>
        </w:rPr>
        <w:fldChar w:fldCharType="end"/>
      </w:r>
      <w:r>
        <w:rPr>
          <w:rFonts w:ascii="Times New Roman" w:eastAsia="SimSun" w:hAnsi="Times New Roman" w:cs="Times New Roman" w:hint="eastAsia"/>
        </w:rPr>
        <w:t>；随着智能化和数字化装备的推广应用，农业机械化还能够提高作业精准度和稳定性，减少耕种管收各环节损失，从而促进粮食生产节本增效和全要素生产率提升</w:t>
      </w:r>
      <w:r>
        <w:rPr>
          <w:rFonts w:ascii="Times New Roman" w:eastAsia="SimSun" w:hAnsi="Times New Roman" w:cs="Times New Roman"/>
        </w:rPr>
        <w:fldChar w:fldCharType="begin">
          <w:fldData xml:space="preserve">PEVuZE5vdGU+PENpdGU+PEF1dGhvcj7njovojrk8L0F1dGhvcj48WWVhcj4yMDI0PC9ZZWFyPjxS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</w:fldData>
        </w:fldChar>
      </w:r>
      <w:r>
        <w:rPr>
          <w:rFonts w:ascii="Times New Roman" w:eastAsia="SimSun" w:hAnsi="Times New Roman" w:cs="Times New Roman"/>
        </w:rPr>
        <w:instrText xml:space="preserve"> ADDIN EN.CITE </w:instrText>
      </w:r>
      <w:r>
        <w:rPr>
          <w:rFonts w:ascii="Times New Roman" w:eastAsia="SimSun" w:hAnsi="Times New Roman" w:cs="Times New Roman"/>
        </w:rPr>
        <w:fldChar w:fldCharType="begin">
          <w:fldData xml:space="preserve">PEVuZE5vdGU+PENpdGU+PEF1dGhvcj7njovojrk8L0F1dGhvcj48WWVhcj4yMDI0PC9ZZWFyPjxS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</w:fldData>
        </w:fldChar>
      </w:r>
      <w:r>
        <w:rPr>
          <w:rFonts w:ascii="Times New Roman" w:eastAsia="SimSun" w:hAnsi="Times New Roman" w:cs="Times New Roman"/>
        </w:rPr>
        <w:instrText xml:space="preserve"> ADDIN EN.CITE.DATA </w:instrText>
      </w:r>
      <w:r>
        <w:rPr>
          <w:rFonts w:ascii="Times New Roman" w:eastAsia="SimSun" w:hAnsi="Times New Roman" w:cs="Times New Roman"/>
        </w:rPr>
      </w:r>
      <w:r>
        <w:rPr>
          <w:rFonts w:ascii="Times New Roman" w:eastAsia="SimSun" w:hAnsi="Times New Roman" w:cs="Times New Roman"/>
        </w:rPr>
        <w:fldChar w:fldCharType="end"/>
      </w:r>
      <w:r>
        <w:rPr>
          <w:rFonts w:ascii="Times New Roman" w:eastAsia="SimSun" w:hAnsi="Times New Roman" w:cs="Times New Roman"/>
        </w:rPr>
      </w:r>
      <w:r>
        <w:rPr>
          <w:rFonts w:ascii="Times New Roman" w:eastAsia="SimSun" w:hAnsi="Times New Roman" w:cs="Times New Roman"/>
        </w:rPr>
        <w:fldChar w:fldCharType="separate"/>
      </w:r>
      <w:r>
        <w:rPr>
          <w:rFonts w:ascii="Times New Roman" w:eastAsia="SimSun" w:hAnsi="Times New Roman" w:cs="Times New Roman" w:hint="eastAsia"/>
          <w:noProof/>
        </w:rPr>
        <w:t>（王莹和陈卫洪，</w:t>
      </w:r>
      <w:r>
        <w:rPr>
          <w:rFonts w:ascii="Times New Roman" w:eastAsia="SimSun" w:hAnsi="Times New Roman" w:cs="Times New Roman" w:hint="eastAsia"/>
          <w:noProof/>
        </w:rPr>
        <w:t>2024</w:t>
      </w:r>
      <w:r>
        <w:rPr>
          <w:rFonts w:ascii="Times New Roman" w:eastAsia="SimSun" w:hAnsi="Times New Roman" w:cs="Times New Roman" w:hint="eastAsia"/>
          <w:noProof/>
        </w:rPr>
        <w:t>；余澳等，</w:t>
      </w:r>
      <w:r>
        <w:rPr>
          <w:rFonts w:ascii="Times New Roman" w:eastAsia="SimSun" w:hAnsi="Times New Roman" w:cs="Times New Roman" w:hint="eastAsia"/>
          <w:noProof/>
        </w:rPr>
        <w:t>2024</w:t>
      </w:r>
      <w:r>
        <w:rPr>
          <w:rFonts w:ascii="Times New Roman" w:eastAsia="SimSun" w:hAnsi="Times New Roman" w:cs="Times New Roman" w:hint="eastAsia"/>
          <w:noProof/>
        </w:rPr>
        <w:t>；</w:t>
      </w:r>
      <w:r>
        <w:rPr>
          <w:rFonts w:ascii="Times New Roman" w:eastAsia="SimSun" w:hAnsi="Times New Roman" w:cs="Times New Roman" w:hint="eastAsia"/>
          <w:noProof/>
        </w:rPr>
        <w:t>Zhang</w:t>
      </w:r>
      <w:r>
        <w:rPr>
          <w:rFonts w:ascii="Times New Roman" w:eastAsia="SimSun" w:hAnsi="Times New Roman" w:cs="Times New Roman" w:hint="eastAsia"/>
          <w:noProof/>
        </w:rPr>
        <w:t>等，</w:t>
      </w:r>
      <w:r>
        <w:rPr>
          <w:rFonts w:ascii="Times New Roman" w:eastAsia="SimSun" w:hAnsi="Times New Roman" w:cs="Times New Roman" w:hint="eastAsia"/>
          <w:noProof/>
        </w:rPr>
        <w:t>2026</w:t>
      </w:r>
      <w:r>
        <w:rPr>
          <w:rFonts w:ascii="Times New Roman" w:eastAsia="SimSun" w:hAnsi="Times New Roman" w:cs="Times New Roman" w:hint="eastAsia"/>
          <w:noProof/>
        </w:rPr>
        <w:t>）</w:t>
      </w:r>
      <w:r>
        <w:rPr>
          <w:rFonts w:ascii="Times New Roman" w:eastAsia="SimSun" w:hAnsi="Times New Roman" w:cs="Times New Roman"/>
        </w:rPr>
        <w:fldChar w:fldCharType="end"/>
      </w:r>
      <w:r>
        <w:rPr>
          <w:rFonts w:ascii="Times New Roman" w:eastAsia="SimSun" w:hAnsi="Times New Roman" w:cs="Times New Roman" w:hint="eastAsia"/>
        </w:rPr>
        <w:t>。在宏观层面，现有研究广泛讨论了农业机械化对粮食增产和效率提升</w:t>
      </w:r>
      <w:r>
        <w:rPr>
          <w:rFonts w:ascii="Times New Roman" w:eastAsia="SimSun" w:hAnsi="Times New Roman" w:cs="Times New Roman"/>
        </w:rPr>
        <w:fldChar w:fldCharType="begin">
          <w:fldData xml:space="preserve">PEVuZE5vdGU+PENpdGU+PEF1dGhvcj7lkajmjK88L0F1dGhvcj48WWVhcj4yMDE5PC9ZZWFyPjxS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</w:fldData>
        </w:fldChar>
      </w:r>
      <w:r>
        <w:rPr>
          <w:rFonts w:ascii="Times New Roman" w:eastAsia="SimSun" w:hAnsi="Times New Roman" w:cs="Times New Roman"/>
        </w:rPr>
        <w:instrText xml:space="preserve"> ADDIN EN.CITE </w:instrText>
      </w:r>
      <w:r>
        <w:rPr>
          <w:rFonts w:ascii="Times New Roman" w:eastAsia="SimSun" w:hAnsi="Times New Roman" w:cs="Times New Roman"/>
        </w:rPr>
        <w:fldChar w:fldCharType="begin">
          <w:fldData xml:space="preserve">PEVuZE5vdGU+PENpdGU+PEF1dGhvcj7lkajmjK88L0F1dGhvcj48WWVhcj4yMDE5PC9ZZWFyPjxS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</w:fldData>
        </w:fldChar>
      </w:r>
      <w:r>
        <w:rPr>
          <w:rFonts w:ascii="Times New Roman" w:eastAsia="SimSun" w:hAnsi="Times New Roman" w:cs="Times New Roman"/>
        </w:rPr>
        <w:instrText xml:space="preserve"> ADDIN EN.CITE.DATA </w:instrText>
      </w:r>
      <w:r>
        <w:rPr>
          <w:rFonts w:ascii="Times New Roman" w:eastAsia="SimSun" w:hAnsi="Times New Roman" w:cs="Times New Roman"/>
        </w:rPr>
      </w:r>
      <w:r>
        <w:rPr>
          <w:rFonts w:ascii="Times New Roman" w:eastAsia="SimSun" w:hAnsi="Times New Roman" w:cs="Times New Roman"/>
        </w:rPr>
        <w:fldChar w:fldCharType="end"/>
      </w:r>
      <w:r>
        <w:rPr>
          <w:rFonts w:ascii="Times New Roman" w:eastAsia="SimSun" w:hAnsi="Times New Roman" w:cs="Times New Roman"/>
        </w:rPr>
      </w:r>
      <w:r>
        <w:rPr>
          <w:rFonts w:ascii="Times New Roman" w:eastAsia="SimSun" w:hAnsi="Times New Roman" w:cs="Times New Roman"/>
        </w:rPr>
        <w:fldChar w:fldCharType="separate"/>
      </w:r>
      <w:r>
        <w:rPr>
          <w:rFonts w:ascii="Times New Roman" w:eastAsia="SimSun" w:hAnsi="Times New Roman" w:cs="Times New Roman" w:hint="eastAsia"/>
          <w:noProof/>
        </w:rPr>
        <w:t>（周振和孔祥智，</w:t>
      </w:r>
      <w:r>
        <w:rPr>
          <w:rFonts w:ascii="Times New Roman" w:eastAsia="SimSun" w:hAnsi="Times New Roman" w:cs="Times New Roman" w:hint="eastAsia"/>
          <w:noProof/>
        </w:rPr>
        <w:t>2019</w:t>
      </w:r>
      <w:r>
        <w:rPr>
          <w:rFonts w:ascii="Times New Roman" w:eastAsia="SimSun" w:hAnsi="Times New Roman" w:cs="Times New Roman" w:hint="eastAsia"/>
          <w:noProof/>
        </w:rPr>
        <w:t>；杨青等，</w:t>
      </w:r>
      <w:r>
        <w:rPr>
          <w:rFonts w:ascii="Times New Roman" w:eastAsia="SimSun" w:hAnsi="Times New Roman" w:cs="Times New Roman" w:hint="eastAsia"/>
          <w:noProof/>
        </w:rPr>
        <w:t>2023</w:t>
      </w:r>
      <w:r>
        <w:rPr>
          <w:rFonts w:ascii="Times New Roman" w:eastAsia="SimSun" w:hAnsi="Times New Roman" w:cs="Times New Roman" w:hint="eastAsia"/>
          <w:noProof/>
        </w:rPr>
        <w:t>）</w:t>
      </w:r>
      <w:r>
        <w:rPr>
          <w:rFonts w:ascii="Times New Roman" w:eastAsia="SimSun" w:hAnsi="Times New Roman" w:cs="Times New Roman"/>
        </w:rPr>
        <w:fldChar w:fldCharType="end"/>
      </w:r>
      <w:r>
        <w:rPr>
          <w:rFonts w:ascii="Times New Roman" w:eastAsia="SimSun" w:hAnsi="Times New Roman" w:cs="Times New Roman" w:hint="eastAsia"/>
        </w:rPr>
        <w:t>、劳动力转移与农民增收</w:t>
      </w:r>
      <w:r>
        <w:rPr>
          <w:rFonts w:ascii="Times New Roman" w:eastAsia="SimSun" w:hAnsi="Times New Roman" w:cs="Times New Roman"/>
        </w:rPr>
        <w:fldChar w:fldCharType="begin">
          <w:fldData xml:space="preserve">PEVuZE5vdGU+PENpdGU+PEF1dGhvcj7mnY7osLfmiJA8L0F1dGhvcj48WWVhcj4yMDE4PC9ZZWFy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</w:fldData>
        </w:fldChar>
      </w:r>
      <w:r>
        <w:rPr>
          <w:rFonts w:ascii="Times New Roman" w:eastAsia="SimSun" w:hAnsi="Times New Roman" w:cs="Times New Roman"/>
        </w:rPr>
        <w:instrText xml:space="preserve"> ADDIN EN.CITE </w:instrText>
      </w:r>
      <w:r>
        <w:rPr>
          <w:rFonts w:ascii="Times New Roman" w:eastAsia="SimSun" w:hAnsi="Times New Roman" w:cs="Times New Roman"/>
        </w:rPr>
        <w:fldChar w:fldCharType="begin">
          <w:fldData xml:space="preserve">PEVuZE5vdGU+PENpdGU+PEF1dGhvcj7mnY7osLfmiJA8L0F1dGhvcj48WWVhcj4yMDE4PC9ZZWFy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</w:fldData>
        </w:fldChar>
      </w:r>
      <w:r>
        <w:rPr>
          <w:rFonts w:ascii="Times New Roman" w:eastAsia="SimSun" w:hAnsi="Times New Roman" w:cs="Times New Roman"/>
        </w:rPr>
        <w:instrText xml:space="preserve"> ADDIN EN.CITE.DATA </w:instrText>
      </w:r>
      <w:r>
        <w:rPr>
          <w:rFonts w:ascii="Times New Roman" w:eastAsia="SimSun" w:hAnsi="Times New Roman" w:cs="Times New Roman"/>
        </w:rPr>
      </w:r>
      <w:r>
        <w:rPr>
          <w:rFonts w:ascii="Times New Roman" w:eastAsia="SimSun" w:hAnsi="Times New Roman" w:cs="Times New Roman"/>
        </w:rPr>
        <w:fldChar w:fldCharType="end"/>
      </w:r>
      <w:r>
        <w:rPr>
          <w:rFonts w:ascii="Times New Roman" w:eastAsia="SimSun" w:hAnsi="Times New Roman" w:cs="Times New Roman"/>
        </w:rPr>
      </w:r>
      <w:r>
        <w:rPr>
          <w:rFonts w:ascii="Times New Roman" w:eastAsia="SimSun" w:hAnsi="Times New Roman" w:cs="Times New Roman"/>
        </w:rPr>
        <w:fldChar w:fldCharType="separate"/>
      </w:r>
      <w:r>
        <w:rPr>
          <w:rFonts w:ascii="Times New Roman" w:eastAsia="SimSun" w:hAnsi="Times New Roman" w:cs="Times New Roman" w:hint="eastAsia"/>
          <w:noProof/>
        </w:rPr>
        <w:t>（李谷成等，</w:t>
      </w:r>
      <w:r>
        <w:rPr>
          <w:rFonts w:ascii="Times New Roman" w:eastAsia="SimSun" w:hAnsi="Times New Roman" w:cs="Times New Roman" w:hint="eastAsia"/>
          <w:noProof/>
        </w:rPr>
        <w:t>2018</w:t>
      </w:r>
      <w:r>
        <w:rPr>
          <w:rFonts w:ascii="Times New Roman" w:eastAsia="SimSun" w:hAnsi="Times New Roman" w:cs="Times New Roman" w:hint="eastAsia"/>
          <w:noProof/>
        </w:rPr>
        <w:t>；马玉婷和叶初升，</w:t>
      </w:r>
      <w:r>
        <w:rPr>
          <w:rFonts w:ascii="Times New Roman" w:eastAsia="SimSun" w:hAnsi="Times New Roman" w:cs="Times New Roman" w:hint="eastAsia"/>
          <w:noProof/>
        </w:rPr>
        <w:t>2024</w:t>
      </w:r>
      <w:r>
        <w:rPr>
          <w:rFonts w:ascii="Times New Roman" w:eastAsia="SimSun" w:hAnsi="Times New Roman" w:cs="Times New Roman" w:hint="eastAsia"/>
          <w:noProof/>
        </w:rPr>
        <w:t>；孟盟和于冷，</w:t>
      </w:r>
      <w:r>
        <w:rPr>
          <w:rFonts w:ascii="Times New Roman" w:eastAsia="SimSun" w:hAnsi="Times New Roman" w:cs="Times New Roman" w:hint="eastAsia"/>
          <w:noProof/>
        </w:rPr>
        <w:t>2024</w:t>
      </w:r>
      <w:r>
        <w:rPr>
          <w:rFonts w:ascii="Times New Roman" w:eastAsia="SimSun" w:hAnsi="Times New Roman" w:cs="Times New Roman" w:hint="eastAsia"/>
          <w:noProof/>
        </w:rPr>
        <w:t>）</w:t>
      </w:r>
      <w:r>
        <w:rPr>
          <w:rFonts w:ascii="Times New Roman" w:eastAsia="SimSun" w:hAnsi="Times New Roman" w:cs="Times New Roman"/>
        </w:rPr>
        <w:fldChar w:fldCharType="end"/>
      </w:r>
      <w:r>
        <w:rPr>
          <w:rFonts w:ascii="Times New Roman" w:eastAsia="SimSun" w:hAnsi="Times New Roman" w:cs="Times New Roman" w:hint="eastAsia"/>
        </w:rPr>
        <w:t>、土地流转与农业规模经营</w:t>
      </w:r>
      <w:r>
        <w:rPr>
          <w:rFonts w:ascii="Times New Roman" w:eastAsia="SimSun" w:hAnsi="Times New Roman" w:cs="Times New Roman"/>
        </w:rPr>
        <w:fldChar w:fldCharType="begin"/>
      </w:r>
      <w:r>
        <w:rPr>
          <w:rFonts w:ascii="Times New Roman" w:eastAsia="SimSun" w:hAnsi="Times New Roman" w:cs="Times New Roman" w:hint="eastAsia"/>
        </w:rPr>
        <w:instrText xml:space="preserve"> ADDIN EN.CITE &lt;EndNote&gt;&lt;Cite&gt;&lt;Author&gt;</w:instrText>
      </w:r>
      <w:r>
        <w:rPr>
          <w:rFonts w:ascii="Times New Roman" w:eastAsia="SimSun" w:hAnsi="Times New Roman" w:cs="Times New Roman" w:hint="eastAsia"/>
        </w:rPr>
        <w:instrText>李宁</w:instrText>
      </w:r>
      <w:r>
        <w:rPr>
          <w:rFonts w:ascii="Times New Roman" w:eastAsia="SimSun" w:hAnsi="Times New Roman" w:cs="Times New Roman" w:hint="eastAsia"/>
        </w:rPr>
        <w:instrText>&lt;/Author&gt;&lt;Year&gt;2020&lt;/Year&gt;&lt;RecNum&gt;618&lt;/RecNum&gt;&lt;DisplayText&gt;</w:instrText>
      </w:r>
      <w:r>
        <w:rPr>
          <w:rFonts w:ascii="Times New Roman" w:eastAsia="SimSun" w:hAnsi="Times New Roman" w:cs="Times New Roman" w:hint="eastAsia"/>
        </w:rPr>
        <w:instrText>（李宁等，</w:instrText>
      </w:r>
      <w:r>
        <w:rPr>
          <w:rFonts w:ascii="Times New Roman" w:eastAsia="SimSun" w:hAnsi="Times New Roman" w:cs="Times New Roman" w:hint="eastAsia"/>
        </w:rPr>
        <w:instrText>2020</w:instrText>
      </w:r>
      <w:r>
        <w:rPr>
          <w:rFonts w:ascii="Times New Roman" w:eastAsia="SimSun" w:hAnsi="Times New Roman" w:cs="Times New Roman" w:hint="eastAsia"/>
        </w:rPr>
        <w:instrText>）</w:instrText>
      </w:r>
      <w:r>
        <w:rPr>
          <w:rFonts w:ascii="Times New Roman" w:eastAsia="SimSun" w:hAnsi="Times New Roman" w:cs="Times New Roman" w:hint="eastAsia"/>
        </w:rPr>
        <w:instrText>&lt;/DisplayText&gt;&lt;record&gt;&lt;rec-number&gt;618&lt;/rec-number&gt;&lt;foreign-keys&gt;&lt;key app="EN" db-id="v92vet5pxptdwtexw5dv9fzzpze5ttdvfxvd" timestamp="1775806810"&gt;618&lt;/key&gt;&lt;/foreign-keys&gt;&lt;ref-type name="</w:instrText>
      </w:r>
      <w:r>
        <w:rPr>
          <w:rFonts w:ascii="Times New Roman" w:eastAsia="SimSun" w:hAnsi="Times New Roman" w:cs="Times New Roman" w:hint="eastAsia"/>
        </w:rPr>
        <w:instrText>期刊文献</w:instrText>
      </w:r>
      <w:r>
        <w:rPr>
          <w:rFonts w:ascii="Times New Roman" w:eastAsia="SimSun" w:hAnsi="Times New Roman" w:cs="Times New Roman" w:hint="eastAsia"/>
        </w:rPr>
        <w:instrText>"&gt;17&lt;/ref-type&gt;&lt;contributors&gt;&lt;authors&gt;&lt;author&gt;</w:instrText>
      </w:r>
      <w:r>
        <w:rPr>
          <w:rFonts w:ascii="Times New Roman" w:eastAsia="SimSun" w:hAnsi="Times New Roman" w:cs="Times New Roman" w:hint="eastAsia"/>
        </w:rPr>
        <w:instrText>李宁</w:instrText>
      </w:r>
      <w:r>
        <w:rPr>
          <w:rFonts w:ascii="Times New Roman" w:eastAsia="SimSun" w:hAnsi="Times New Roman" w:cs="Times New Roman" w:hint="eastAsia"/>
        </w:rPr>
        <w:instrText>&lt;/author&gt;&lt;author&gt;</w:instrText>
      </w:r>
      <w:r>
        <w:rPr>
          <w:rFonts w:ascii="Times New Roman" w:eastAsia="SimSun" w:hAnsi="Times New Roman" w:cs="Times New Roman" w:hint="eastAsia"/>
        </w:rPr>
        <w:instrText>周琦宇</w:instrText>
      </w:r>
      <w:r>
        <w:rPr>
          <w:rFonts w:ascii="Times New Roman" w:eastAsia="SimSun" w:hAnsi="Times New Roman" w:cs="Times New Roman" w:hint="eastAsia"/>
        </w:rPr>
        <w:instrText>&lt;/author&gt;&lt;author&gt;</w:instrText>
      </w:r>
      <w:r>
        <w:rPr>
          <w:rFonts w:ascii="Times New Roman" w:eastAsia="SimSun" w:hAnsi="Times New Roman" w:cs="Times New Roman" w:hint="eastAsia"/>
        </w:rPr>
        <w:instrText>汪险生</w:instrText>
      </w:r>
      <w:r>
        <w:rPr>
          <w:rFonts w:ascii="Times New Roman" w:eastAsia="SimSun" w:hAnsi="Times New Roman" w:cs="Times New Roman" w:hint="eastAsia"/>
        </w:rPr>
        <w:instrText>&lt;/author&gt;&lt;/authors&gt;&lt;/contributors&gt;&lt;auth-address&gt;</w:instrText>
      </w:r>
      <w:r>
        <w:rPr>
          <w:rFonts w:ascii="Times New Roman" w:eastAsia="SimSun" w:hAnsi="Times New Roman" w:cs="Times New Roman" w:hint="eastAsia"/>
        </w:rPr>
        <w:instrText>南京财经大学粮食安全与战略研究中心</w:instrText>
      </w:r>
      <w:r>
        <w:rPr>
          <w:rFonts w:ascii="Times New Roman" w:eastAsia="SimSun" w:hAnsi="Times New Roman" w:cs="Times New Roman" w:hint="eastAsia"/>
        </w:rPr>
        <w:instrText>;</w:instrText>
      </w:r>
      <w:r>
        <w:rPr>
          <w:rFonts w:ascii="Times New Roman" w:eastAsia="SimSun" w:hAnsi="Times New Roman" w:cs="Times New Roman" w:hint="eastAsia"/>
        </w:rPr>
        <w:instrText>南京审计大学公共管理学院</w:instrText>
      </w:r>
      <w:r>
        <w:rPr>
          <w:rFonts w:ascii="Times New Roman" w:eastAsia="SimSun" w:hAnsi="Times New Roman" w:cs="Times New Roman" w:hint="eastAsia"/>
        </w:rPr>
        <w:instrText>;&lt;/auth-address&gt;&lt;titles&gt;&lt;title&gt;</w:instrText>
      </w:r>
      <w:r>
        <w:rPr>
          <w:rFonts w:ascii="Times New Roman" w:eastAsia="SimSun" w:hAnsi="Times New Roman" w:cs="Times New Roman" w:hint="eastAsia"/>
        </w:rPr>
        <w:instrText>新型农业经营主体的角色转变研究：以农机服务对农地经营规模的影响为切入点</w:instrText>
      </w:r>
      <w:r>
        <w:rPr>
          <w:rFonts w:ascii="Times New Roman" w:eastAsia="SimSun" w:hAnsi="Times New Roman" w:cs="Times New Roman" w:hint="eastAsia"/>
        </w:rPr>
        <w:instrText>&lt;/title&gt;&lt;secondary-title&gt;</w:instrText>
      </w:r>
      <w:r>
        <w:rPr>
          <w:rFonts w:ascii="Times New Roman" w:eastAsia="SimSun" w:hAnsi="Times New Roman" w:cs="Times New Roman" w:hint="eastAsia"/>
        </w:rPr>
        <w:instrText>中国农村经济</w:instrText>
      </w:r>
      <w:r>
        <w:rPr>
          <w:rFonts w:ascii="Times New Roman" w:eastAsia="SimSun" w:hAnsi="Times New Roman" w:cs="Times New Roman" w:hint="eastAsia"/>
        </w:rPr>
        <w:instrText>&lt;/secondary-title&gt;&lt;/titles&gt;&lt;periodical&gt;&lt;full-title&gt;</w:instrText>
      </w:r>
      <w:r>
        <w:rPr>
          <w:rFonts w:ascii="Times New Roman" w:eastAsia="SimSun" w:hAnsi="Times New Roman" w:cs="Times New Roman" w:hint="eastAsia"/>
        </w:rPr>
        <w:instrText>中国农村经济</w:instrText>
      </w:r>
      <w:r>
        <w:rPr>
          <w:rFonts w:ascii="Times New Roman" w:eastAsia="SimSun" w:hAnsi="Times New Roman" w:cs="Times New Roman" w:hint="eastAsia"/>
        </w:rPr>
        <w:instrText>&lt;/full-title&gt;&lt;/periodical&gt;&lt;pages&gt;40-58&lt;/pages&gt;&lt;number&gt;07&lt;/number&gt;&lt;keywords&gt;&lt;keyword&gt;</w:instrText>
      </w:r>
      <w:r>
        <w:rPr>
          <w:rFonts w:ascii="Times New Roman" w:eastAsia="SimSun" w:hAnsi="Times New Roman" w:cs="Times New Roman" w:hint="eastAsia"/>
        </w:rPr>
        <w:instrText>农机服务</w:instrText>
      </w:r>
      <w:r>
        <w:rPr>
          <w:rFonts w:ascii="Times New Roman" w:eastAsia="SimSun" w:hAnsi="Times New Roman" w:cs="Times New Roman" w:hint="eastAsia"/>
        </w:rPr>
        <w:instrText>&lt;/keyword&gt;&lt;keyword&gt;</w:instrText>
      </w:r>
      <w:r>
        <w:rPr>
          <w:rFonts w:ascii="Times New Roman" w:eastAsia="SimSun" w:hAnsi="Times New Roman" w:cs="Times New Roman" w:hint="eastAsia"/>
        </w:rPr>
        <w:instrText>农地经营规模</w:instrText>
      </w:r>
      <w:r>
        <w:rPr>
          <w:rFonts w:ascii="Times New Roman" w:eastAsia="SimSun" w:hAnsi="Times New Roman" w:cs="Times New Roman" w:hint="eastAsia"/>
        </w:rPr>
        <w:instrText>&lt;/keyword&gt;&lt;keyword&gt;</w:instrText>
      </w:r>
      <w:r>
        <w:rPr>
          <w:rFonts w:ascii="Times New Roman" w:eastAsia="SimSun" w:hAnsi="Times New Roman" w:cs="Times New Roman" w:hint="eastAsia"/>
        </w:rPr>
        <w:instrText>新型农业经营主体</w:instrText>
      </w:r>
      <w:r>
        <w:rPr>
          <w:rFonts w:ascii="Times New Roman" w:eastAsia="SimSun" w:hAnsi="Times New Roman" w:cs="Times New Roman" w:hint="eastAsia"/>
        </w:rPr>
        <w:instrText>&lt;/keyword&gt;&lt;keyword&gt;</w:instrText>
      </w:r>
      <w:r>
        <w:rPr>
          <w:rFonts w:ascii="Times New Roman" w:eastAsia="SimSun" w:hAnsi="Times New Roman" w:cs="Times New Roman" w:hint="eastAsia"/>
        </w:rPr>
        <w:instrText>角色转变</w:instrText>
      </w:r>
      <w:r>
        <w:rPr>
          <w:rFonts w:ascii="Times New Roman" w:eastAsia="SimSun" w:hAnsi="Times New Roman" w:cs="Times New Roman" w:hint="eastAsia"/>
        </w:rPr>
        <w:instrText>&lt;/keyword&gt;&lt;/keywords&gt;&lt;dates&gt;&lt;year&gt;2020&lt;/year&gt;&lt;/dates&gt;&lt;isbn&gt;1002-8870&lt;/isbn&gt;&lt;call-num&gt;11-1262/F&lt;/call-num&gt;&lt;urls&gt;&lt;related-urls&gt;&lt;url&gt;https://link.cnki.net/urlid/11.1262.F.20200723.1639.006&lt;/url&gt;&lt;/related-urls&gt;&lt;/urls&gt;&lt;remote-database-provider</w:instrText>
      </w:r>
      <w:r>
        <w:rPr>
          <w:rFonts w:ascii="Times New Roman" w:eastAsia="SimSun" w:hAnsi="Times New Roman" w:cs="Times New Roman"/>
        </w:rPr>
        <w:instrText>&gt;Cnki&lt;/remote-database-provider&gt;&lt;/record&gt;&lt;/Cite&gt;&lt;/EndNote&gt;</w:instrText>
      </w:r>
      <w:r>
        <w:rPr>
          <w:rFonts w:ascii="Times New Roman" w:eastAsia="SimSun" w:hAnsi="Times New Roman" w:cs="Times New Roman"/>
        </w:rPr>
        <w:fldChar w:fldCharType="separate"/>
      </w:r>
      <w:r>
        <w:rPr>
          <w:rFonts w:ascii="Times New Roman" w:eastAsia="SimSun" w:hAnsi="Times New Roman" w:cs="Times New Roman" w:hint="eastAsia"/>
          <w:noProof/>
        </w:rPr>
        <w:t>（李宁等，</w:t>
      </w:r>
      <w:r>
        <w:rPr>
          <w:rFonts w:ascii="Times New Roman" w:eastAsia="SimSun" w:hAnsi="Times New Roman" w:cs="Times New Roman" w:hint="eastAsia"/>
          <w:noProof/>
        </w:rPr>
        <w:t>2020</w:t>
      </w:r>
      <w:r>
        <w:rPr>
          <w:rFonts w:ascii="Times New Roman" w:eastAsia="SimSun" w:hAnsi="Times New Roman" w:cs="Times New Roman" w:hint="eastAsia"/>
          <w:noProof/>
        </w:rPr>
        <w:t>）</w:t>
      </w:r>
      <w:r>
        <w:rPr>
          <w:rFonts w:ascii="Times New Roman" w:eastAsia="SimSun" w:hAnsi="Times New Roman" w:cs="Times New Roman"/>
        </w:rPr>
        <w:fldChar w:fldCharType="end"/>
      </w:r>
      <w:r>
        <w:rPr>
          <w:rFonts w:ascii="Times New Roman" w:eastAsia="SimSun" w:hAnsi="Times New Roman" w:cs="Times New Roman" w:hint="eastAsia"/>
        </w:rPr>
        <w:t>以及绿色生产与节能减排</w:t>
      </w:r>
      <w:r>
        <w:rPr>
          <w:rFonts w:ascii="Times New Roman" w:eastAsia="SimSun" w:hAnsi="Times New Roman" w:cs="Times New Roman"/>
        </w:rPr>
        <w:fldChar w:fldCharType="begin"/>
      </w:r>
      <w:r>
        <w:rPr>
          <w:rFonts w:ascii="Times New Roman" w:eastAsia="SimSun" w:hAnsi="Times New Roman" w:cs="Times New Roman" w:hint="eastAsia"/>
        </w:rPr>
        <w:instrText xml:space="preserve"> ADDIN EN.CITE &lt;EndNote&gt;&lt;Cite&gt;&lt;Author&gt;</w:instrText>
      </w:r>
      <w:r>
        <w:rPr>
          <w:rFonts w:ascii="Times New Roman" w:eastAsia="SimSun" w:hAnsi="Times New Roman" w:cs="Times New Roman" w:hint="eastAsia"/>
        </w:rPr>
        <w:instrText>田晓晖</w:instrText>
      </w:r>
      <w:r>
        <w:rPr>
          <w:rFonts w:ascii="Times New Roman" w:eastAsia="SimSun" w:hAnsi="Times New Roman" w:cs="Times New Roman" w:hint="eastAsia"/>
        </w:rPr>
        <w:instrText>&lt;/Author&gt;&lt;Year&gt;2021&lt;/Year&gt;&lt;RecNum&gt;617&lt;/RecNum&gt;&lt;DisplayText&gt;</w:instrText>
      </w:r>
      <w:r>
        <w:rPr>
          <w:rFonts w:ascii="Times New Roman" w:eastAsia="SimSun" w:hAnsi="Times New Roman" w:cs="Times New Roman" w:hint="eastAsia"/>
        </w:rPr>
        <w:instrText>（田晓晖等，</w:instrText>
      </w:r>
      <w:r>
        <w:rPr>
          <w:rFonts w:ascii="Times New Roman" w:eastAsia="SimSun" w:hAnsi="Times New Roman" w:cs="Times New Roman" w:hint="eastAsia"/>
        </w:rPr>
        <w:instrText>2021</w:instrText>
      </w:r>
      <w:r>
        <w:rPr>
          <w:rFonts w:ascii="Times New Roman" w:eastAsia="SimSun" w:hAnsi="Times New Roman" w:cs="Times New Roman" w:hint="eastAsia"/>
        </w:rPr>
        <w:instrText>）</w:instrText>
      </w:r>
      <w:r>
        <w:rPr>
          <w:rFonts w:ascii="Times New Roman" w:eastAsia="SimSun" w:hAnsi="Times New Roman" w:cs="Times New Roman" w:hint="eastAsia"/>
        </w:rPr>
        <w:instrText>&lt;/DisplayText&gt;&lt;record&gt;&lt;rec-number&gt;617&lt;/rec-number&gt;&lt;foreign-keys&gt;&lt;key app="EN" db-id="v92vet5pxptdwtexw5dv9fzzpze5ttdvfxvd" timestamp="1775806810"&gt;617&lt;/key&gt;&lt;/foreign-keys&gt;&lt;ref-type name="</w:instrText>
      </w:r>
      <w:r>
        <w:rPr>
          <w:rFonts w:ascii="Times New Roman" w:eastAsia="SimSun" w:hAnsi="Times New Roman" w:cs="Times New Roman" w:hint="eastAsia"/>
        </w:rPr>
        <w:instrText>期刊文献</w:instrText>
      </w:r>
      <w:r>
        <w:rPr>
          <w:rFonts w:ascii="Times New Roman" w:eastAsia="SimSun" w:hAnsi="Times New Roman" w:cs="Times New Roman" w:hint="eastAsia"/>
        </w:rPr>
        <w:instrText>"&gt;17&lt;/ref-type&gt;&lt;contributors&gt;&lt;authors&gt;&lt;author&gt;</w:instrText>
      </w:r>
      <w:r>
        <w:rPr>
          <w:rFonts w:ascii="Times New Roman" w:eastAsia="SimSun" w:hAnsi="Times New Roman" w:cs="Times New Roman" w:hint="eastAsia"/>
        </w:rPr>
        <w:instrText>田晓晖</w:instrText>
      </w:r>
      <w:r>
        <w:rPr>
          <w:rFonts w:ascii="Times New Roman" w:eastAsia="SimSun" w:hAnsi="Times New Roman" w:cs="Times New Roman" w:hint="eastAsia"/>
        </w:rPr>
        <w:instrText>&lt;/author&gt;&lt;author&gt;</w:instrText>
      </w:r>
      <w:r>
        <w:rPr>
          <w:rFonts w:ascii="Times New Roman" w:eastAsia="SimSun" w:hAnsi="Times New Roman" w:cs="Times New Roman" w:hint="eastAsia"/>
        </w:rPr>
        <w:instrText>李薇</w:instrText>
      </w:r>
      <w:r>
        <w:rPr>
          <w:rFonts w:ascii="Times New Roman" w:eastAsia="SimSun" w:hAnsi="Times New Roman" w:cs="Times New Roman" w:hint="eastAsia"/>
        </w:rPr>
        <w:instrText>&lt;/author&gt;&lt;author&gt;</w:instrText>
      </w:r>
      <w:r>
        <w:rPr>
          <w:rFonts w:ascii="Times New Roman" w:eastAsia="SimSun" w:hAnsi="Times New Roman" w:cs="Times New Roman" w:hint="eastAsia"/>
        </w:rPr>
        <w:instrText>李戎</w:instrText>
      </w:r>
      <w:r>
        <w:rPr>
          <w:rFonts w:ascii="Times New Roman" w:eastAsia="SimSun" w:hAnsi="Times New Roman" w:cs="Times New Roman" w:hint="eastAsia"/>
        </w:rPr>
        <w:instrText>&lt;/author&gt;&lt;/authors&gt;&lt;/contributors&gt;&lt;auth-address&gt;</w:instrText>
      </w:r>
      <w:r>
        <w:rPr>
          <w:rFonts w:ascii="Times New Roman" w:eastAsia="SimSun" w:hAnsi="Times New Roman" w:cs="Times New Roman" w:hint="eastAsia"/>
        </w:rPr>
        <w:instrText>中国人民大学农业与农村发展学院</w:instrText>
      </w:r>
      <w:r>
        <w:rPr>
          <w:rFonts w:ascii="Times New Roman" w:eastAsia="SimSun" w:hAnsi="Times New Roman" w:cs="Times New Roman" w:hint="eastAsia"/>
        </w:rPr>
        <w:instrText>;</w:instrText>
      </w:r>
      <w:r>
        <w:rPr>
          <w:rFonts w:ascii="Times New Roman" w:eastAsia="SimSun" w:hAnsi="Times New Roman" w:cs="Times New Roman" w:hint="eastAsia"/>
        </w:rPr>
        <w:instrText>中国人民大学中国财政金融政策研究中心</w:instrText>
      </w:r>
      <w:r>
        <w:rPr>
          <w:rFonts w:ascii="Times New Roman" w:eastAsia="SimSun" w:hAnsi="Times New Roman" w:cs="Times New Roman" w:hint="eastAsia"/>
        </w:rPr>
        <w:instrText>;&lt;/auth-address&gt;&lt;titles&gt;&lt;title&gt;</w:instrText>
      </w:r>
      <w:r>
        <w:rPr>
          <w:rFonts w:ascii="Times New Roman" w:eastAsia="SimSun" w:hAnsi="Times New Roman" w:cs="Times New Roman" w:hint="eastAsia"/>
        </w:rPr>
        <w:instrText>农业机械化的环境效应——来自农机购置补贴政策的证据</w:instrText>
      </w:r>
      <w:r>
        <w:rPr>
          <w:rFonts w:ascii="Times New Roman" w:eastAsia="SimSun" w:hAnsi="Times New Roman" w:cs="Times New Roman" w:hint="eastAsia"/>
        </w:rPr>
        <w:instrText>&lt;/title&gt;&lt;secondary-title&gt;</w:instrText>
      </w:r>
      <w:r>
        <w:rPr>
          <w:rFonts w:ascii="Times New Roman" w:eastAsia="SimSun" w:hAnsi="Times New Roman" w:cs="Times New Roman" w:hint="eastAsia"/>
        </w:rPr>
        <w:instrText>中国农村经济</w:instrText>
      </w:r>
      <w:r>
        <w:rPr>
          <w:rFonts w:ascii="Times New Roman" w:eastAsia="SimSun" w:hAnsi="Times New Roman" w:cs="Times New Roman" w:hint="eastAsia"/>
        </w:rPr>
        <w:instrText>&lt;/secondary-title&gt;&lt;/titles&gt;&lt;periodical&gt;&lt;full-title&gt;</w:instrText>
      </w:r>
      <w:r>
        <w:rPr>
          <w:rFonts w:ascii="Times New Roman" w:eastAsia="SimSun" w:hAnsi="Times New Roman" w:cs="Times New Roman" w:hint="eastAsia"/>
        </w:rPr>
        <w:instrText>中国农村经济</w:instrText>
      </w:r>
      <w:r>
        <w:rPr>
          <w:rFonts w:ascii="Times New Roman" w:eastAsia="SimSun" w:hAnsi="Times New Roman" w:cs="Times New Roman" w:hint="eastAsia"/>
        </w:rPr>
        <w:instrText>&lt;/full-title&gt;&lt;/periodical&gt;&lt;pages&gt;95-109&lt;/pages&gt;&lt;number&gt;09&lt;/number&gt;&lt;keywords&gt;&lt;keyword&gt;</w:instrText>
      </w:r>
      <w:r>
        <w:rPr>
          <w:rFonts w:ascii="Times New Roman" w:eastAsia="SimSun" w:hAnsi="Times New Roman" w:cs="Times New Roman" w:hint="eastAsia"/>
        </w:rPr>
        <w:instrText>农业机械化</w:instrText>
      </w:r>
      <w:r>
        <w:rPr>
          <w:rFonts w:ascii="Times New Roman" w:eastAsia="SimSun" w:hAnsi="Times New Roman" w:cs="Times New Roman" w:hint="eastAsia"/>
        </w:rPr>
        <w:instrText>&lt;/keyword&gt;&lt;keyword&gt;</w:instrText>
      </w:r>
      <w:r>
        <w:rPr>
          <w:rFonts w:ascii="Times New Roman" w:eastAsia="SimSun" w:hAnsi="Times New Roman" w:cs="Times New Roman" w:hint="eastAsia"/>
        </w:rPr>
        <w:instrText>生产行为</w:instrText>
      </w:r>
      <w:r>
        <w:rPr>
          <w:rFonts w:ascii="Times New Roman" w:eastAsia="SimSun" w:hAnsi="Times New Roman" w:cs="Times New Roman" w:hint="eastAsia"/>
        </w:rPr>
        <w:instrText>&lt;/keyword&gt;&lt;keyword&gt;</w:instrText>
      </w:r>
      <w:r>
        <w:rPr>
          <w:rFonts w:ascii="Times New Roman" w:eastAsia="SimSun" w:hAnsi="Times New Roman" w:cs="Times New Roman" w:hint="eastAsia"/>
        </w:rPr>
        <w:instrText>种植结构</w:instrText>
      </w:r>
      <w:r>
        <w:rPr>
          <w:rFonts w:ascii="Times New Roman" w:eastAsia="SimSun" w:hAnsi="Times New Roman" w:cs="Times New Roman" w:hint="eastAsia"/>
        </w:rPr>
        <w:instrText>&lt;/keyword&gt;&lt;keyword&gt;</w:instrText>
      </w:r>
      <w:r>
        <w:rPr>
          <w:rFonts w:ascii="Times New Roman" w:eastAsia="SimSun" w:hAnsi="Times New Roman" w:cs="Times New Roman" w:hint="eastAsia"/>
        </w:rPr>
        <w:instrText>劳动力流动</w:instrText>
      </w:r>
      <w:r>
        <w:rPr>
          <w:rFonts w:ascii="Times New Roman" w:eastAsia="SimSun" w:hAnsi="Times New Roman" w:cs="Times New Roman" w:hint="eastAsia"/>
        </w:rPr>
        <w:instrText>&lt;/keyword&gt;&lt;keyword&gt;</w:instrText>
      </w:r>
      <w:r>
        <w:rPr>
          <w:rFonts w:ascii="Times New Roman" w:eastAsia="SimSun" w:hAnsi="Times New Roman" w:cs="Times New Roman" w:hint="eastAsia"/>
        </w:rPr>
        <w:instrText>双重差分模型</w:instrText>
      </w:r>
      <w:r>
        <w:rPr>
          <w:rFonts w:ascii="Times New Roman" w:eastAsia="SimSun" w:hAnsi="Times New Roman" w:cs="Times New Roman" w:hint="eastAsia"/>
        </w:rPr>
        <w:instrText>&lt;/keyword&gt;&lt;/keywords&gt;&lt;dates&gt;&lt;year&gt;2021&lt;/year&gt;&lt;/dates&gt;&lt;isbn&gt;1002-8870&lt;/isbn&gt;&lt;call-num&gt;11-1262/F&lt;/call-num&gt;&lt;urls&gt;&lt;related-urls&gt;&lt;url&gt;https://link.cnki.net/doi/10.20077/j.cnki.11-1262/f.2021.09.006&lt;/url&gt;&lt;/related-urls&gt;&lt;/urls&gt;</w:instrText>
      </w:r>
      <w:r>
        <w:rPr>
          <w:rFonts w:ascii="Times New Roman" w:eastAsia="SimSun" w:hAnsi="Times New Roman" w:cs="Times New Roman"/>
        </w:rPr>
        <w:instrText>&lt;electronic-resource-num&gt;10.20077/j.cnki.11-1262/f.2021.09.006&lt;/electronic-resource-num&gt;&lt;remote-database-provider&gt;Cnki&lt;/remote-database-provider&gt;&lt;/record&gt;&lt;/Cite&gt;&lt;/EndNote&gt;</w:instrText>
      </w:r>
      <w:r>
        <w:rPr>
          <w:rFonts w:ascii="Times New Roman" w:eastAsia="SimSun" w:hAnsi="Times New Roman" w:cs="Times New Roman"/>
        </w:rPr>
        <w:fldChar w:fldCharType="separate"/>
      </w:r>
      <w:r>
        <w:rPr>
          <w:rFonts w:ascii="Times New Roman" w:eastAsia="SimSun" w:hAnsi="Times New Roman" w:cs="Times New Roman" w:hint="eastAsia"/>
          <w:noProof/>
        </w:rPr>
        <w:t>（田晓晖等，</w:t>
      </w:r>
      <w:r>
        <w:rPr>
          <w:rFonts w:ascii="Times New Roman" w:eastAsia="SimSun" w:hAnsi="Times New Roman" w:cs="Times New Roman" w:hint="eastAsia"/>
          <w:noProof/>
        </w:rPr>
        <w:t>2021</w:t>
      </w:r>
      <w:r>
        <w:rPr>
          <w:rFonts w:ascii="Times New Roman" w:eastAsia="SimSun" w:hAnsi="Times New Roman" w:cs="Times New Roman" w:hint="eastAsia"/>
          <w:noProof/>
        </w:rPr>
        <w:t>）</w:t>
      </w:r>
      <w:r>
        <w:rPr>
          <w:rFonts w:ascii="Times New Roman" w:eastAsia="SimSun" w:hAnsi="Times New Roman" w:cs="Times New Roman"/>
        </w:rPr>
        <w:fldChar w:fldCharType="end"/>
      </w:r>
      <w:r>
        <w:rPr>
          <w:rFonts w:ascii="Times New Roman" w:eastAsia="SimSun" w:hAnsi="Times New Roman" w:cs="Times New Roman" w:hint="eastAsia"/>
        </w:rPr>
        <w:t>等方面的重要影响。针对中国“大国小农”国情下广泛存在的农机跨区作业和社会化服务现象，部分研究还对其空间溢出与组织机制进行了深入分析</w:t>
      </w:r>
      <w:r>
        <w:rPr>
          <w:rFonts w:ascii="Times New Roman" w:eastAsia="SimSun" w:hAnsi="Times New Roman" w:cs="Times New Roman"/>
        </w:rPr>
        <w:fldChar w:fldCharType="begin">
          <w:fldData xml:space="preserve">PEVuZE5vdGU+PENpdGU+PEF1dGhvcj7kvI3pqo/pqp48L0F1dGhvcj48WWVhcj4yMDE3PC9ZZWFy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</w:fldData>
        </w:fldChar>
      </w:r>
      <w:r>
        <w:rPr>
          <w:rFonts w:ascii="Times New Roman" w:eastAsia="SimSun" w:hAnsi="Times New Roman" w:cs="Times New Roman"/>
        </w:rPr>
        <w:instrText xml:space="preserve"> ADDIN EN.CITE </w:instrText>
      </w:r>
      <w:r>
        <w:rPr>
          <w:rFonts w:ascii="Times New Roman" w:eastAsia="SimSun" w:hAnsi="Times New Roman" w:cs="Times New Roman"/>
        </w:rPr>
        <w:fldChar w:fldCharType="begin">
          <w:fldData xml:space="preserve">PEVuZE5vdGU+PENpdGU+PEF1dGhvcj7kvI3pqo/pqp48L0F1dGhvcj48WWVhcj4yMDE3PC9ZZWFy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</w:fldData>
        </w:fldChar>
      </w:r>
      <w:r>
        <w:rPr>
          <w:rFonts w:ascii="Times New Roman" w:eastAsia="SimSun" w:hAnsi="Times New Roman" w:cs="Times New Roman"/>
        </w:rPr>
        <w:instrText xml:space="preserve"> ADDIN EN.CITE.DATA </w:instrText>
      </w:r>
      <w:r>
        <w:rPr>
          <w:rFonts w:ascii="Times New Roman" w:eastAsia="SimSun" w:hAnsi="Times New Roman" w:cs="Times New Roman"/>
        </w:rPr>
      </w:r>
      <w:r>
        <w:rPr>
          <w:rFonts w:ascii="Times New Roman" w:eastAsia="SimSun" w:hAnsi="Times New Roman" w:cs="Times New Roman"/>
        </w:rPr>
        <w:fldChar w:fldCharType="end"/>
      </w:r>
      <w:r>
        <w:rPr>
          <w:rFonts w:ascii="Times New Roman" w:eastAsia="SimSun" w:hAnsi="Times New Roman" w:cs="Times New Roman"/>
        </w:rPr>
      </w:r>
      <w:r>
        <w:rPr>
          <w:rFonts w:ascii="Times New Roman" w:eastAsia="SimSun" w:hAnsi="Times New Roman" w:cs="Times New Roman"/>
        </w:rPr>
        <w:fldChar w:fldCharType="separate"/>
      </w:r>
      <w:r>
        <w:rPr>
          <w:rFonts w:ascii="Times New Roman" w:eastAsia="SimSun" w:hAnsi="Times New Roman" w:cs="Times New Roman" w:hint="eastAsia"/>
          <w:noProof/>
        </w:rPr>
        <w:t>（</w:t>
      </w:r>
      <w:r>
        <w:rPr>
          <w:rFonts w:ascii="Times New Roman" w:eastAsia="SimSun" w:hAnsi="Times New Roman" w:cs="Times New Roman" w:hint="eastAsia"/>
          <w:noProof/>
        </w:rPr>
        <w:t>Yang</w:t>
      </w:r>
      <w:r>
        <w:rPr>
          <w:rFonts w:ascii="Times New Roman" w:eastAsia="SimSun" w:hAnsi="Times New Roman" w:cs="Times New Roman" w:hint="eastAsia"/>
          <w:noProof/>
        </w:rPr>
        <w:t>等，</w:t>
      </w:r>
      <w:r>
        <w:rPr>
          <w:rFonts w:ascii="Times New Roman" w:eastAsia="SimSun" w:hAnsi="Times New Roman" w:cs="Times New Roman" w:hint="eastAsia"/>
          <w:noProof/>
        </w:rPr>
        <w:t>2013</w:t>
      </w:r>
      <w:r>
        <w:rPr>
          <w:rFonts w:ascii="Times New Roman" w:eastAsia="SimSun" w:hAnsi="Times New Roman" w:cs="Times New Roman" w:hint="eastAsia"/>
          <w:noProof/>
        </w:rPr>
        <w:t>；伍骏骞等，</w:t>
      </w:r>
      <w:r>
        <w:rPr>
          <w:rFonts w:ascii="Times New Roman" w:eastAsia="SimSun" w:hAnsi="Times New Roman" w:cs="Times New Roman" w:hint="eastAsia"/>
          <w:noProof/>
        </w:rPr>
        <w:t>2017</w:t>
      </w:r>
      <w:r>
        <w:rPr>
          <w:rFonts w:ascii="Times New Roman" w:eastAsia="SimSun" w:hAnsi="Times New Roman" w:cs="Times New Roman" w:hint="eastAsia"/>
          <w:noProof/>
        </w:rPr>
        <w:t>；杨青等，</w:t>
      </w:r>
      <w:r>
        <w:rPr>
          <w:rFonts w:ascii="Times New Roman" w:eastAsia="SimSun" w:hAnsi="Times New Roman" w:cs="Times New Roman" w:hint="eastAsia"/>
          <w:noProof/>
        </w:rPr>
        <w:t>2023</w:t>
      </w:r>
      <w:r>
        <w:rPr>
          <w:rFonts w:ascii="Times New Roman" w:eastAsia="SimSun" w:hAnsi="Times New Roman" w:cs="Times New Roman" w:hint="eastAsia"/>
          <w:noProof/>
        </w:rPr>
        <w:t>）</w:t>
      </w:r>
      <w:r>
        <w:rPr>
          <w:rFonts w:ascii="Times New Roman" w:eastAsia="SimSun" w:hAnsi="Times New Roman" w:cs="Times New Roman"/>
        </w:rPr>
        <w:fldChar w:fldCharType="end"/>
      </w:r>
      <w:r>
        <w:rPr>
          <w:rFonts w:ascii="Times New Roman" w:eastAsia="SimSun" w:hAnsi="Times New Roman" w:cs="Times New Roman" w:hint="eastAsia"/>
        </w:rPr>
        <w:t>。但从“农业机械化如何影响粮食综合生产能力”这一问题看，已有文献仍存在三方面不足。第一，在概念测度上，很多研究将“农业机械化”作为同质性变量纳入模型，缺乏对其内部不同演进路径的系统解构和横向比较。事实上，农业机械化至少包含三条性质不同的路径：农机资本投入（</w:t>
      </w:r>
      <w:r>
        <w:rPr>
          <w:rFonts w:ascii="Times New Roman" w:eastAsia="SimSun" w:hAnsi="Times New Roman" w:cs="Times New Roman" w:hint="eastAsia"/>
        </w:rPr>
        <w:t>Machinery Capital Investment, MCI</w:t>
      </w:r>
      <w:r>
        <w:rPr>
          <w:rFonts w:ascii="Times New Roman" w:eastAsia="SimSun" w:hAnsi="Times New Roman" w:cs="Times New Roman" w:hint="eastAsia"/>
        </w:rPr>
        <w:t>），主要体现农户或经营主体购置农机所形成的资本深化效应；综合机械化水平（</w:t>
      </w:r>
      <w:r>
        <w:rPr>
          <w:rFonts w:ascii="Times New Roman" w:eastAsia="SimSun" w:hAnsi="Times New Roman" w:cs="Times New Roman" w:hint="eastAsia"/>
        </w:rPr>
        <w:t>Aggregate Mechanization Level, AML</w:t>
      </w:r>
      <w:r>
        <w:rPr>
          <w:rFonts w:ascii="Times New Roman" w:eastAsia="SimSun" w:hAnsi="Times New Roman" w:cs="Times New Roman" w:hint="eastAsia"/>
        </w:rPr>
        <w:t>），主要反映区域层面耕种收各环节机械化技术的扩散程度（综合机械化率）；农机社会化服务（</w:t>
      </w:r>
      <w:r>
        <w:rPr>
          <w:rFonts w:ascii="Times New Roman" w:eastAsia="SimSun" w:hAnsi="Times New Roman" w:cs="Times New Roman" w:hint="eastAsia"/>
        </w:rPr>
        <w:t>Agricultural Machinery Services, AMS</w:t>
      </w:r>
      <w:r>
        <w:rPr>
          <w:rFonts w:ascii="Times New Roman" w:eastAsia="SimSun" w:hAnsi="Times New Roman" w:cs="Times New Roman" w:hint="eastAsia"/>
        </w:rPr>
        <w:t>），则体现通过托管、跨区作业和外包服务实现的组织创新效应。三者在要素配置逻辑、规模经济机制和政策含义上均存在显著差异，但现有研究对此缺乏统一分类和系统比较。第二，在影响效果上，农业机械化究竟主要发挥稳面积的劳动替代功能，还是能够进一步突破边际报酬递减实现提单产和提效率，不同研究结论仍存在分歧。在单产和效率效应方面，受指标口径、样本结构和识别策略差异影响，各</w:t>
      </w:r>
      <w:proofErr w:type="gramStart"/>
      <w:r>
        <w:rPr>
          <w:rFonts w:ascii="Times New Roman" w:eastAsia="SimSun" w:hAnsi="Times New Roman" w:cs="Times New Roman" w:hint="eastAsia"/>
        </w:rPr>
        <w:t>类估计</w:t>
      </w:r>
      <w:proofErr w:type="gramEnd"/>
      <w:r>
        <w:rPr>
          <w:rFonts w:ascii="Times New Roman" w:eastAsia="SimSun" w:hAnsi="Times New Roman" w:cs="Times New Roman" w:hint="eastAsia"/>
        </w:rPr>
        <w:t>结果也并不一致。第三，在研究方法上，现有微观经验研究</w:t>
      </w:r>
      <w:proofErr w:type="gramStart"/>
      <w:r>
        <w:rPr>
          <w:rFonts w:ascii="Times New Roman" w:eastAsia="SimSun" w:hAnsi="Times New Roman" w:cs="Times New Roman" w:hint="eastAsia"/>
        </w:rPr>
        <w:t>虽提供</w:t>
      </w:r>
      <w:proofErr w:type="gramEnd"/>
      <w:r>
        <w:rPr>
          <w:rFonts w:ascii="Times New Roman" w:eastAsia="SimSun" w:hAnsi="Times New Roman" w:cs="Times New Roman" w:hint="eastAsia"/>
        </w:rPr>
        <w:t>了大量有价值的回归系数和弹性估计，但由于缺乏系统的</w:t>
      </w:r>
      <w:r>
        <w:rPr>
          <w:rFonts w:ascii="Times New Roman" w:eastAsia="SimSun" w:hAnsi="Times New Roman" w:cs="Times New Roman" w:hint="eastAsia"/>
        </w:rPr>
        <w:t>Meta</w:t>
      </w:r>
      <w:r>
        <w:rPr>
          <w:rFonts w:ascii="Times New Roman" w:eastAsia="SimSun" w:hAnsi="Times New Roman" w:cs="Times New Roman" w:hint="eastAsia"/>
        </w:rPr>
        <w:t>整合，难以直接转化为宏观政策模拟中的结构参数，致使微观证据与宏观模拟之间存在明显断裂，从而削弱了政策模拟的经验基础和说服力。</w:t>
      </w:r>
    </w:p>
    <w:p w14:paraId="116162E4" w14:textId="77777777" w:rsidR="00650BA8" w:rsidRDefault="00650BA8" w:rsidP="00650BA8">
      <w:pPr>
        <w:ind w:firstLineChars="200" w:firstLine="440"/>
        <w:rPr>
          <w:rFonts w:ascii="Times New Roman" w:eastAsia="SimSun" w:hAnsi="Times New Roman" w:cs="Times New Roman"/>
        </w:rPr>
      </w:pPr>
      <w:r>
        <w:rPr>
          <w:rFonts w:ascii="Times New Roman" w:eastAsia="SimSun" w:hAnsi="Times New Roman" w:cs="Times New Roman" w:hint="eastAsia"/>
        </w:rPr>
        <w:t>据此，有</w:t>
      </w:r>
      <w:proofErr w:type="gramStart"/>
      <w:r>
        <w:rPr>
          <w:rFonts w:ascii="Times New Roman" w:eastAsia="SimSun" w:hAnsi="Times New Roman" w:cs="Times New Roman" w:hint="eastAsia"/>
        </w:rPr>
        <w:t>必要突破</w:t>
      </w:r>
      <w:proofErr w:type="gramEnd"/>
      <w:r>
        <w:rPr>
          <w:rFonts w:ascii="Times New Roman" w:eastAsia="SimSun" w:hAnsi="Times New Roman" w:cs="Times New Roman" w:hint="eastAsia"/>
        </w:rPr>
        <w:t>单一经验研究的局限，构建从微观</w:t>
      </w:r>
      <w:r>
        <w:rPr>
          <w:rFonts w:ascii="Times New Roman" w:eastAsia="SimSun" w:hAnsi="Times New Roman" w:cs="Times New Roman" w:hint="eastAsia"/>
        </w:rPr>
        <w:t>Meta</w:t>
      </w:r>
      <w:r>
        <w:rPr>
          <w:rFonts w:ascii="Times New Roman" w:eastAsia="SimSun" w:hAnsi="Times New Roman" w:cs="Times New Roman" w:hint="eastAsia"/>
        </w:rPr>
        <w:t>萃取到宏观模型模拟的跨尺度研究范式。</w:t>
      </w:r>
      <w:r>
        <w:rPr>
          <w:rFonts w:ascii="Times New Roman" w:eastAsia="SimSun" w:hAnsi="Times New Roman" w:cs="Times New Roman" w:hint="eastAsia"/>
        </w:rPr>
        <w:t>Meta</w:t>
      </w:r>
      <w:r>
        <w:rPr>
          <w:rFonts w:ascii="Times New Roman" w:eastAsia="SimSun" w:hAnsi="Times New Roman" w:cs="Times New Roman" w:hint="eastAsia"/>
        </w:rPr>
        <w:t>分析能够通过整合不同样本、区域和模型设定下的实证证据，识别农业机械化影响粮食</w:t>
      </w:r>
      <w:r>
        <w:rPr>
          <w:rFonts w:ascii="Times New Roman" w:eastAsia="SimSun" w:hAnsi="Times New Roman" w:cs="Times New Roman"/>
        </w:rPr>
        <w:t>综合生产能力</w:t>
      </w:r>
      <w:r>
        <w:rPr>
          <w:rFonts w:ascii="Times New Roman" w:eastAsia="SimSun" w:hAnsi="Times New Roman" w:cs="Times New Roman" w:hint="eastAsia"/>
        </w:rPr>
        <w:t>的经验效应，并提炼可用于政策模拟的关键参数</w:t>
      </w:r>
      <w:r>
        <w:rPr>
          <w:rFonts w:ascii="Times New Roman" w:eastAsia="SimSun" w:hAnsi="Times New Roman" w:cs="Times New Roman"/>
        </w:rPr>
        <w:fldChar w:fldCharType="begin">
          <w:fldData xml:space="preserve">PEVuZE5vdGU+PENpdGU+PEF1dGhvcj5Cb3JlbnN0ZWluPC9BdXRob3I+PFllYXI+MjAwOTwvWWVh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</w:fldData>
        </w:fldChar>
      </w:r>
      <w:r>
        <w:rPr>
          <w:rFonts w:ascii="Times New Roman" w:eastAsia="SimSun" w:hAnsi="Times New Roman" w:cs="Times New Roman"/>
        </w:rPr>
        <w:instrText xml:space="preserve"> ADDIN EN.CITE </w:instrText>
      </w:r>
      <w:r>
        <w:rPr>
          <w:rFonts w:ascii="Times New Roman" w:eastAsia="SimSun" w:hAnsi="Times New Roman" w:cs="Times New Roman"/>
        </w:rPr>
        <w:fldChar w:fldCharType="begin">
          <w:fldData xml:space="preserve">PEVuZE5vdGU+PENpdGU+PEF1dGhvcj5Cb3JlbnN0ZWluPC9BdXRob3I+PFllYXI+MjAwOTwvWWVh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</w:fldData>
        </w:fldChar>
      </w:r>
      <w:r>
        <w:rPr>
          <w:rFonts w:ascii="Times New Roman" w:eastAsia="SimSun" w:hAnsi="Times New Roman" w:cs="Times New Roman"/>
        </w:rPr>
        <w:instrText xml:space="preserve"> ADDIN EN.CITE.DATA </w:instrText>
      </w:r>
      <w:r>
        <w:rPr>
          <w:rFonts w:ascii="Times New Roman" w:eastAsia="SimSun" w:hAnsi="Times New Roman" w:cs="Times New Roman"/>
        </w:rPr>
      </w:r>
      <w:r>
        <w:rPr>
          <w:rFonts w:ascii="Times New Roman" w:eastAsia="SimSun" w:hAnsi="Times New Roman" w:cs="Times New Roman"/>
        </w:rPr>
        <w:fldChar w:fldCharType="end"/>
      </w:r>
      <w:r>
        <w:rPr>
          <w:rFonts w:ascii="Times New Roman" w:eastAsia="SimSun" w:hAnsi="Times New Roman" w:cs="Times New Roman"/>
        </w:rPr>
      </w:r>
      <w:r>
        <w:rPr>
          <w:rFonts w:ascii="Times New Roman" w:eastAsia="SimSun" w:hAnsi="Times New Roman" w:cs="Times New Roman"/>
        </w:rPr>
        <w:fldChar w:fldCharType="separate"/>
      </w:r>
      <w:r>
        <w:rPr>
          <w:rFonts w:ascii="Times New Roman" w:eastAsia="SimSun" w:hAnsi="Times New Roman" w:cs="Times New Roman" w:hint="eastAsia"/>
          <w:noProof/>
        </w:rPr>
        <w:t>（</w:t>
      </w:r>
      <w:r>
        <w:rPr>
          <w:rFonts w:ascii="Times New Roman" w:eastAsia="SimSun" w:hAnsi="Times New Roman" w:cs="Times New Roman" w:hint="eastAsia"/>
          <w:noProof/>
        </w:rPr>
        <w:t>Borenstein</w:t>
      </w:r>
      <w:r>
        <w:rPr>
          <w:rFonts w:ascii="Times New Roman" w:eastAsia="SimSun" w:hAnsi="Times New Roman" w:cs="Times New Roman" w:hint="eastAsia"/>
          <w:noProof/>
        </w:rPr>
        <w:t>等，</w:t>
      </w:r>
      <w:r>
        <w:rPr>
          <w:rFonts w:ascii="Times New Roman" w:eastAsia="SimSun" w:hAnsi="Times New Roman" w:cs="Times New Roman" w:hint="eastAsia"/>
          <w:noProof/>
        </w:rPr>
        <w:t>2009</w:t>
      </w:r>
      <w:r>
        <w:rPr>
          <w:rFonts w:ascii="Times New Roman" w:eastAsia="SimSun" w:hAnsi="Times New Roman" w:cs="Times New Roman" w:hint="eastAsia"/>
          <w:noProof/>
        </w:rPr>
        <w:t>；</w:t>
      </w:r>
      <w:r>
        <w:rPr>
          <w:rFonts w:ascii="Times New Roman" w:eastAsia="SimSun" w:hAnsi="Times New Roman" w:cs="Times New Roman" w:hint="eastAsia"/>
          <w:noProof/>
        </w:rPr>
        <w:t>Stanley</w:t>
      </w:r>
      <w:r>
        <w:rPr>
          <w:rFonts w:ascii="Times New Roman" w:eastAsia="SimSun" w:hAnsi="Times New Roman" w:cs="Times New Roman" w:hint="eastAsia"/>
          <w:noProof/>
        </w:rPr>
        <w:t>和</w:t>
      </w:r>
      <w:r>
        <w:rPr>
          <w:rFonts w:ascii="Times New Roman" w:eastAsia="SimSun" w:hAnsi="Times New Roman" w:cs="Times New Roman" w:hint="eastAsia"/>
          <w:noProof/>
        </w:rPr>
        <w:t>Doucouliagos</w:t>
      </w:r>
      <w:r>
        <w:rPr>
          <w:rFonts w:ascii="Times New Roman" w:eastAsia="SimSun" w:hAnsi="Times New Roman" w:cs="Times New Roman" w:hint="eastAsia"/>
          <w:noProof/>
        </w:rPr>
        <w:t>，</w:t>
      </w:r>
      <w:r>
        <w:rPr>
          <w:rFonts w:ascii="Times New Roman" w:eastAsia="SimSun" w:hAnsi="Times New Roman" w:cs="Times New Roman" w:hint="eastAsia"/>
          <w:noProof/>
        </w:rPr>
        <w:t>2012</w:t>
      </w:r>
      <w:r>
        <w:rPr>
          <w:rFonts w:ascii="Times New Roman" w:eastAsia="SimSun" w:hAnsi="Times New Roman" w:cs="Times New Roman" w:hint="eastAsia"/>
          <w:noProof/>
        </w:rPr>
        <w:t>；</w:t>
      </w:r>
      <w:r>
        <w:rPr>
          <w:rFonts w:ascii="Times New Roman" w:eastAsia="SimSun" w:hAnsi="Times New Roman" w:cs="Times New Roman" w:hint="eastAsia"/>
          <w:noProof/>
        </w:rPr>
        <w:t>Harrer</w:t>
      </w:r>
      <w:r>
        <w:rPr>
          <w:rFonts w:ascii="Times New Roman" w:eastAsia="SimSun" w:hAnsi="Times New Roman" w:cs="Times New Roman" w:hint="eastAsia"/>
          <w:noProof/>
        </w:rPr>
        <w:t>等，</w:t>
      </w:r>
      <w:r>
        <w:rPr>
          <w:rFonts w:ascii="Times New Roman" w:eastAsia="SimSun" w:hAnsi="Times New Roman" w:cs="Times New Roman" w:hint="eastAsia"/>
          <w:noProof/>
        </w:rPr>
        <w:t>2021</w:t>
      </w:r>
      <w:r>
        <w:rPr>
          <w:rFonts w:ascii="Times New Roman" w:eastAsia="SimSun" w:hAnsi="Times New Roman" w:cs="Times New Roman" w:hint="eastAsia"/>
          <w:noProof/>
        </w:rPr>
        <w:t>）</w:t>
      </w:r>
      <w:r>
        <w:rPr>
          <w:rFonts w:ascii="Times New Roman" w:eastAsia="SimSun" w:hAnsi="Times New Roman" w:cs="Times New Roman"/>
        </w:rPr>
        <w:fldChar w:fldCharType="end"/>
      </w:r>
      <w:r>
        <w:rPr>
          <w:rFonts w:ascii="Times New Roman" w:eastAsia="SimSun" w:hAnsi="Times New Roman" w:cs="Times New Roman" w:hint="eastAsia"/>
        </w:rPr>
        <w:t>。更重要的是，在</w:t>
      </w:r>
      <w:r>
        <w:rPr>
          <w:rFonts w:ascii="Times New Roman" w:eastAsia="SimSun" w:hAnsi="Times New Roman" w:cs="Times New Roman" w:hint="eastAsia"/>
        </w:rPr>
        <w:t>Meta</w:t>
      </w:r>
      <w:r>
        <w:rPr>
          <w:rFonts w:ascii="Times New Roman" w:eastAsia="SimSun" w:hAnsi="Times New Roman" w:cs="Times New Roman" w:hint="eastAsia"/>
        </w:rPr>
        <w:t>分析框架下引入机械化路径分类变量，不仅可以识别不同路径在统计意义上的效应差异，还能够为宏观模型提供结构化的参数输入。</w:t>
      </w:r>
      <w:r>
        <w:rPr>
          <w:rFonts w:ascii="Times New Roman" w:eastAsia="SimSun" w:hAnsi="Times New Roman" w:cs="Times New Roman"/>
        </w:rPr>
        <w:t>本文在参数映射中并不简单将统计不显著效应等同于真实效应为零，而是结合理论机制、统计显著性、弹性样本量和参数不确定性进行保守设定，以增强情景模拟的经验依据和政策解释力</w:t>
      </w:r>
      <w:r>
        <w:rPr>
          <w:rFonts w:ascii="Times New Roman" w:eastAsia="SimSun" w:hAnsi="Times New Roman" w:cs="Times New Roman" w:hint="eastAsia"/>
        </w:rPr>
        <w:t>。</w:t>
      </w:r>
    </w:p>
    <w:p w14:paraId="601B7E12" w14:textId="77777777" w:rsidR="00EE06D9" w:rsidRPr="004B1FC0" w:rsidRDefault="00650BA8" w:rsidP="00132B41">
      <w:pPr>
        <w:ind w:firstLineChars="200" w:firstLine="440"/>
        <w:rPr>
          <w:rFonts w:ascii="Times New Roman" w:eastAsia="SimSun" w:hAnsi="Times New Roman" w:cs="Times New Roman"/>
        </w:rPr>
      </w:pPr>
      <w:r>
        <w:rPr>
          <w:rFonts w:ascii="Times New Roman" w:eastAsia="SimSun" w:hAnsi="Times New Roman" w:cs="Times New Roman" w:hint="eastAsia"/>
        </w:rPr>
        <w:t>基于此，本文构建“</w:t>
      </w:r>
      <w:r>
        <w:rPr>
          <w:rFonts w:ascii="Times New Roman" w:eastAsia="SimSun" w:hAnsi="Times New Roman" w:cs="Times New Roman" w:hint="eastAsia"/>
        </w:rPr>
        <w:t>Meta</w:t>
      </w:r>
      <w:r>
        <w:rPr>
          <w:rFonts w:ascii="Times New Roman" w:eastAsia="SimSun" w:hAnsi="Times New Roman" w:cs="Times New Roman" w:hint="eastAsia"/>
        </w:rPr>
        <w:t>分析—参数校准—情景模拟”的跨尺度研究框架，试图回答三个问题</w:t>
      </w:r>
      <w:r>
        <w:rPr>
          <w:rFonts w:ascii="Times New Roman" w:eastAsia="SimSun" w:hAnsi="Times New Roman" w:cs="Times New Roman"/>
        </w:rPr>
        <w:t>：第一，农业机械化对粮食单产、播种面积和生产效率的平均效应是否稳健？第二，农机资本投入、农机社会化服务和综合机械化水平三条路径的效应是否存在显著</w:t>
      </w:r>
      <w:r>
        <w:rPr>
          <w:rFonts w:ascii="Times New Roman" w:eastAsia="SimSun" w:hAnsi="Times New Roman" w:cs="Times New Roman"/>
        </w:rPr>
        <w:lastRenderedPageBreak/>
        <w:t>差异？第三，将</w:t>
      </w:r>
      <w:r>
        <w:rPr>
          <w:rFonts w:ascii="Times New Roman" w:eastAsia="SimSun" w:hAnsi="Times New Roman" w:cs="Times New Roman"/>
        </w:rPr>
        <w:t>Meta</w:t>
      </w:r>
      <w:r>
        <w:rPr>
          <w:rFonts w:ascii="Times New Roman" w:eastAsia="SimSun" w:hAnsi="Times New Roman" w:cs="Times New Roman"/>
        </w:rPr>
        <w:t>证据嵌入</w:t>
      </w:r>
      <w:r>
        <w:rPr>
          <w:rFonts w:ascii="Times New Roman" w:eastAsia="SimSun" w:hAnsi="Times New Roman" w:cs="Times New Roman"/>
        </w:rPr>
        <w:t>CASM</w:t>
      </w:r>
      <w:r>
        <w:rPr>
          <w:rFonts w:ascii="Times New Roman" w:eastAsia="SimSun" w:hAnsi="Times New Roman" w:cs="Times New Roman"/>
        </w:rPr>
        <w:t>模型后，不同机械化路径在</w:t>
      </w:r>
      <w:r>
        <w:rPr>
          <w:rFonts w:ascii="Times New Roman" w:eastAsia="SimSun" w:hAnsi="Times New Roman" w:cs="Times New Roman"/>
        </w:rPr>
        <w:t>“</w:t>
      </w:r>
      <w:r>
        <w:rPr>
          <w:rFonts w:ascii="Times New Roman" w:eastAsia="SimSun" w:hAnsi="Times New Roman" w:cs="Times New Roman"/>
        </w:rPr>
        <w:t>十五五</w:t>
      </w:r>
      <w:r>
        <w:rPr>
          <w:rFonts w:ascii="Times New Roman" w:eastAsia="SimSun" w:hAnsi="Times New Roman" w:cs="Times New Roman"/>
        </w:rPr>
        <w:t>”</w:t>
      </w:r>
      <w:r>
        <w:rPr>
          <w:rFonts w:ascii="Times New Roman" w:eastAsia="SimSun" w:hAnsi="Times New Roman" w:cs="Times New Roman"/>
        </w:rPr>
        <w:t>时期的粮食综合生产能力提升潜力有何不同？</w:t>
      </w:r>
      <w:r>
        <w:rPr>
          <w:rFonts w:ascii="Times New Roman" w:eastAsia="SimSun" w:hAnsi="Times New Roman" w:cs="Times New Roman" w:hint="eastAsia"/>
        </w:rPr>
        <w:t>围绕上述问题，本文首先系统搜集和编码中国农业机械化影响粮食生产的经验研究，采用随机效应</w:t>
      </w:r>
      <w:r>
        <w:rPr>
          <w:rFonts w:ascii="Times New Roman" w:eastAsia="SimSun" w:hAnsi="Times New Roman" w:cs="Times New Roman" w:hint="eastAsia"/>
        </w:rPr>
        <w:t>Meta</w:t>
      </w:r>
      <w:r>
        <w:rPr>
          <w:rFonts w:ascii="Times New Roman" w:eastAsia="SimSun" w:hAnsi="Times New Roman" w:cs="Times New Roman" w:hint="eastAsia"/>
        </w:rPr>
        <w:t>分析和</w:t>
      </w:r>
      <w:r>
        <w:rPr>
          <w:rFonts w:ascii="Times New Roman" w:eastAsia="SimSun" w:hAnsi="Times New Roman" w:cs="Times New Roman" w:hint="eastAsia"/>
        </w:rPr>
        <w:t>Meta</w:t>
      </w:r>
      <w:r>
        <w:rPr>
          <w:rFonts w:ascii="Times New Roman" w:eastAsia="SimSun" w:hAnsi="Times New Roman" w:cs="Times New Roman" w:hint="eastAsia"/>
        </w:rPr>
        <w:t>回归识别不同机械化路径对粮食单产、播种面积和生产效率的综合影响；其次通过</w:t>
      </w:r>
      <w:r>
        <w:rPr>
          <w:rFonts w:ascii="Times New Roman" w:eastAsia="SimSun" w:hAnsi="Times New Roman" w:cs="Times New Roman" w:hint="eastAsia"/>
        </w:rPr>
        <w:t>F</w:t>
      </w:r>
      <w:r>
        <w:rPr>
          <w:rFonts w:ascii="Times New Roman" w:eastAsia="SimSun" w:hAnsi="Times New Roman" w:cs="Times New Roman"/>
        </w:rPr>
        <w:t>AT-PET-PEESE</w:t>
      </w:r>
      <w:r>
        <w:rPr>
          <w:rFonts w:ascii="Times New Roman" w:eastAsia="SimSun" w:hAnsi="Times New Roman" w:cs="Times New Roman" w:hint="eastAsia"/>
        </w:rPr>
        <w:t>框架诊断发表偏倚，并在解释结果时区分未经校正效应、偏倚校正效应和保守效应；最后将路径特异性参数转化为</w:t>
      </w:r>
      <w:r>
        <w:rPr>
          <w:rFonts w:ascii="Times New Roman" w:eastAsia="SimSun" w:hAnsi="Times New Roman" w:cs="Times New Roman" w:hint="eastAsia"/>
        </w:rPr>
        <w:t>C</w:t>
      </w:r>
      <w:r>
        <w:rPr>
          <w:rFonts w:ascii="Times New Roman" w:eastAsia="SimSun" w:hAnsi="Times New Roman" w:cs="Times New Roman"/>
        </w:rPr>
        <w:t>ASM</w:t>
      </w:r>
      <w:r>
        <w:rPr>
          <w:rFonts w:ascii="Times New Roman" w:eastAsia="SimSun" w:hAnsi="Times New Roman" w:cs="Times New Roman" w:hint="eastAsia"/>
        </w:rPr>
        <w:t>模型中的单产和面积冲击，模拟“十五五”时期不同机械化路径的政策潜力。</w:t>
      </w:r>
      <w:r>
        <w:rPr>
          <w:rFonts w:ascii="SimSun" w:eastAsia="SimSun" w:hAnsi="SimSun"/>
        </w:rPr>
        <w:t>与已有研究相比，本文的贡献在于：一是将农业机械化区分为农机资本投入、农机社会化服务和综合机械化水平三类路径，避免把机械化视为同质性变量；二是将单产、播种面积和生产效率纳入同一分析框架，刻画机械化影响粮食综合生产能力的多维机制；三是尝试把</w:t>
      </w:r>
      <w:r w:rsidRPr="00016607">
        <w:rPr>
          <w:rFonts w:ascii="Times New Roman" w:eastAsia="SimSun" w:hAnsi="Times New Roman" w:cs="Times New Roman"/>
          <w:rPrChange w:id="10" w:author="黄圣男" w:date="2026-06-30T16:19:00Z" w16du:dateUtc="2026-06-30T08:19:00Z">
            <w:rPr>
              <w:rFonts w:ascii="SimSun" w:eastAsia="SimSun" w:hAnsi="SimSun"/>
            </w:rPr>
          </w:rPrChange>
        </w:rPr>
        <w:t>Meta</w:t>
      </w:r>
      <w:r>
        <w:rPr>
          <w:rFonts w:ascii="SimSun" w:eastAsia="SimSun" w:hAnsi="SimSun"/>
        </w:rPr>
        <w:t>证据转化为部门模型参数，为农业技术经济评价和政策模拟提供更具经验基础的量化方法。</w:t>
      </w:r>
    </w:p>
    <w:p w14:paraId="19C0700D" w14:textId="77777777" w:rsidR="008C1C74" w:rsidRDefault="00CC6737">
      <w:pPr>
        <w:jc w:val="center"/>
        <w:outlineLvl w:val="0"/>
        <w:rPr>
          <w:rFonts w:ascii="SimHei" w:eastAsia="SimHei" w:hAnsi="SimHei"/>
          <w:sz w:val="32"/>
          <w:szCs w:val="32"/>
        </w:rPr>
      </w:pPr>
      <w:r>
        <w:rPr>
          <w:rFonts w:ascii="SimHei" w:eastAsia="SimHei" w:hAnsi="SimHei" w:hint="eastAsia"/>
          <w:sz w:val="32"/>
          <w:szCs w:val="32"/>
        </w:rPr>
        <w:t>二、理论机制与研究假说</w:t>
      </w:r>
    </w:p>
    <w:p w14:paraId="069771B3" w14:textId="69AF1A4F" w:rsidR="008C1C74" w:rsidRDefault="00CC6737">
      <w:pPr>
        <w:ind w:firstLineChars="200" w:firstLine="440"/>
        <w:rPr>
          <w:rFonts w:ascii="Times New Roman" w:eastAsia="SimSun" w:hAnsi="Times New Roman" w:cs="Times New Roman"/>
        </w:rPr>
      </w:pPr>
      <w:r>
        <w:rPr>
          <w:rFonts w:ascii="Times New Roman" w:eastAsia="SimSun" w:hAnsi="Times New Roman" w:cs="Times New Roman" w:hint="eastAsia"/>
        </w:rPr>
        <w:t>农业机械化影响粮食综合生产能力的过程，本质上是农业生产经营主体在要素相对价格、固定购置成本、交易成本和土地配置约束下</w:t>
      </w:r>
      <w:proofErr w:type="gramStart"/>
      <w:r>
        <w:rPr>
          <w:rFonts w:ascii="Times New Roman" w:eastAsia="SimSun" w:hAnsi="Times New Roman" w:cs="Times New Roman" w:hint="eastAsia"/>
        </w:rPr>
        <w:t>作出</w:t>
      </w:r>
      <w:proofErr w:type="gramEnd"/>
      <w:r>
        <w:rPr>
          <w:rFonts w:ascii="Times New Roman" w:eastAsia="SimSun" w:hAnsi="Times New Roman" w:cs="Times New Roman" w:hint="eastAsia"/>
        </w:rPr>
        <w:t>的技术选择与组织选择。根据诱致性技术变迁理论，当农业劳动力由相对充裕转向相对稀缺、劳动工资持续上升时，生产主体会倾向于采用节约劳动型技术（郑旭媛和徐志刚，</w:t>
      </w:r>
      <w:r>
        <w:rPr>
          <w:rFonts w:ascii="Times New Roman" w:eastAsia="SimSun" w:hAnsi="Times New Roman" w:cs="Times New Roman" w:hint="eastAsia"/>
        </w:rPr>
        <w:t>2017</w:t>
      </w:r>
      <w:r>
        <w:rPr>
          <w:rFonts w:ascii="Times New Roman" w:eastAsia="SimSun" w:hAnsi="Times New Roman" w:cs="Times New Roman" w:hint="eastAsia"/>
        </w:rPr>
        <w:t>）；当耕地资源刚性约束趋紧、粮食增产更多依赖单产提升时，技术变迁会进一步转向提高土地产出率和降低生产损失。</w:t>
      </w:r>
      <w:r w:rsidRPr="00E70411">
        <w:rPr>
          <w:rFonts w:ascii="Times New Roman" w:eastAsia="SimSun" w:hAnsi="Times New Roman" w:cs="Times New Roman" w:hint="eastAsia"/>
        </w:rPr>
        <w:t>由此，农业机械化兼具劳动替代型技术与土地</w:t>
      </w:r>
      <w:del w:id="11" w:author="黄圣男" w:date="2026-06-30T16:24:00Z" w16du:dateUtc="2026-06-30T08:24:00Z">
        <w:r w:rsidRPr="00E70411" w:rsidDel="00804FB3">
          <w:rPr>
            <w:rFonts w:ascii="Times New Roman" w:eastAsia="SimSun" w:hAnsi="Times New Roman" w:cs="Times New Roman" w:hint="eastAsia"/>
          </w:rPr>
          <w:delText>增进</w:delText>
        </w:r>
      </w:del>
      <w:ins w:id="12" w:author="黄圣男" w:date="2026-06-30T16:24:00Z" w16du:dateUtc="2026-06-30T08:24:00Z">
        <w:r w:rsidR="00804FB3" w:rsidRPr="00E70411">
          <w:rPr>
            <w:rFonts w:ascii="Times New Roman" w:eastAsia="SimSun" w:hAnsi="Times New Roman" w:cs="Times New Roman" w:hint="eastAsia"/>
            <w:rPrChange w:id="13" w:author="黄圣男" w:date="2026-06-30T16:27:00Z" w16du:dateUtc="2026-06-30T08:27:00Z">
              <w:rPr>
                <w:rFonts w:ascii="Times New Roman" w:eastAsia="SimSun" w:hAnsi="Times New Roman" w:cs="Times New Roman" w:hint="eastAsia"/>
                <w:highlight w:val="yellow"/>
              </w:rPr>
            </w:rPrChange>
          </w:rPr>
          <w:t>节约</w:t>
        </w:r>
      </w:ins>
      <w:r w:rsidRPr="00E70411">
        <w:rPr>
          <w:rFonts w:ascii="Times New Roman" w:eastAsia="SimSun" w:hAnsi="Times New Roman" w:cs="Times New Roman" w:hint="eastAsia"/>
        </w:rPr>
        <w:t>型技术的双重属性，</w:t>
      </w:r>
      <w:ins w:id="14" w:author="黄圣男" w:date="2026-06-30T16:26:00Z" w16du:dateUtc="2026-06-30T08:26:00Z">
        <w:r w:rsidR="00360D3B" w:rsidRPr="00E70411">
          <w:rPr>
            <w:rFonts w:ascii="Times New Roman" w:eastAsia="SimSun" w:hAnsi="Times New Roman" w:cs="Times New Roman" w:hint="eastAsia"/>
            <w:rPrChange w:id="15" w:author="黄圣男" w:date="2026-06-30T16:27:00Z" w16du:dateUtc="2026-06-30T08:27:00Z">
              <w:rPr>
                <w:rFonts w:ascii="Times New Roman" w:eastAsia="SimSun" w:hAnsi="Times New Roman" w:cs="Times New Roman" w:hint="eastAsia"/>
                <w:highlight w:val="yellow"/>
              </w:rPr>
            </w:rPrChange>
          </w:rPr>
          <w:t>并通过生产函数、成本函数和土地配置决策</w:t>
        </w:r>
        <w:r w:rsidR="00E70411" w:rsidRPr="00E70411">
          <w:rPr>
            <w:rFonts w:ascii="Times New Roman" w:eastAsia="SimSun" w:hAnsi="Times New Roman" w:cs="Times New Roman" w:hint="eastAsia"/>
            <w:rPrChange w:id="16" w:author="黄圣男" w:date="2026-06-30T16:27:00Z" w16du:dateUtc="2026-06-30T08:27:00Z">
              <w:rPr>
                <w:rFonts w:ascii="Times New Roman" w:eastAsia="SimSun" w:hAnsi="Times New Roman" w:cs="Times New Roman" w:hint="eastAsia"/>
                <w:highlight w:val="yellow"/>
              </w:rPr>
            </w:rPrChange>
          </w:rPr>
          <w:t>三个维度来影响</w:t>
        </w:r>
      </w:ins>
      <w:del w:id="17" w:author="黄圣男" w:date="2026-06-30T16:26:00Z" w16du:dateUtc="2026-06-30T08:26:00Z">
        <w:r w:rsidRPr="00E70411" w:rsidDel="00E70411">
          <w:rPr>
            <w:rFonts w:ascii="Times New Roman" w:eastAsia="SimSun" w:hAnsi="Times New Roman" w:cs="Times New Roman" w:hint="eastAsia"/>
          </w:rPr>
          <w:delText>其对</w:delText>
        </w:r>
      </w:del>
      <w:r w:rsidRPr="00E70411">
        <w:rPr>
          <w:rFonts w:ascii="Times New Roman" w:eastAsia="SimSun" w:hAnsi="Times New Roman" w:cs="Times New Roman" w:hint="eastAsia"/>
        </w:rPr>
        <w:t>粮食综合生产能力</w:t>
      </w:r>
      <w:del w:id="18" w:author="黄圣男" w:date="2026-06-30T16:27:00Z" w16du:dateUtc="2026-06-30T08:27:00Z">
        <w:r w:rsidRPr="00E70411" w:rsidDel="00E70411">
          <w:rPr>
            <w:rFonts w:ascii="Times New Roman" w:eastAsia="SimSun" w:hAnsi="Times New Roman" w:cs="Times New Roman" w:hint="eastAsia"/>
          </w:rPr>
          <w:delText>的影响</w:delText>
        </w:r>
      </w:del>
      <w:del w:id="19" w:author="黄圣男" w:date="2026-06-30T16:25:00Z" w16du:dateUtc="2026-06-30T08:25:00Z">
        <w:r w:rsidRPr="00E70411" w:rsidDel="00BC7AA3">
          <w:rPr>
            <w:rFonts w:ascii="Times New Roman" w:eastAsia="SimSun" w:hAnsi="Times New Roman" w:cs="Times New Roman" w:hint="eastAsia"/>
          </w:rPr>
          <w:delText>需要在</w:delText>
        </w:r>
      </w:del>
      <w:del w:id="20" w:author="黄圣男" w:date="2026-06-30T16:27:00Z" w16du:dateUtc="2026-06-30T08:27:00Z">
        <w:r w:rsidRPr="00E70411" w:rsidDel="00E70411">
          <w:rPr>
            <w:rFonts w:ascii="Times New Roman" w:eastAsia="SimSun" w:hAnsi="Times New Roman" w:cs="Times New Roman" w:hint="eastAsia"/>
          </w:rPr>
          <w:delText>生产函数、成本函数和土地配置决策三个层面</w:delText>
        </w:r>
      </w:del>
      <w:del w:id="21" w:author="黄圣男" w:date="2026-06-30T16:25:00Z" w16du:dateUtc="2026-06-30T08:25:00Z">
        <w:r w:rsidRPr="00E70411" w:rsidDel="009D7CCA">
          <w:rPr>
            <w:rFonts w:ascii="Times New Roman" w:eastAsia="SimSun" w:hAnsi="Times New Roman" w:cs="Times New Roman" w:hint="eastAsia"/>
          </w:rPr>
          <w:delText>统一加以刻画</w:delText>
        </w:r>
      </w:del>
      <w:r w:rsidRPr="00E70411">
        <w:rPr>
          <w:rFonts w:ascii="Times New Roman" w:eastAsia="SimSun" w:hAnsi="Times New Roman" w:cs="Times New Roman" w:hint="eastAsia"/>
        </w:rPr>
        <w:t>。</w:t>
      </w:r>
      <w:del w:id="22" w:author="黄圣男" w:date="2026-06-30T16:27:00Z" w16du:dateUtc="2026-06-30T08:27:00Z">
        <w:r w:rsidDel="000F3564">
          <w:rPr>
            <w:rFonts w:ascii="Times New Roman" w:eastAsia="SimSun" w:hAnsi="Times New Roman" w:cs="Times New Roman" w:hint="eastAsia"/>
          </w:rPr>
          <w:delText>本部分依次构建上述三个层面的分析框架，并据此推导农机资本投入、农机社会化服务和综合机械化水平三条路径的可检验假说。</w:delText>
        </w:r>
      </w:del>
    </w:p>
    <w:p w14:paraId="7AF1A4BC" w14:textId="77777777" w:rsidR="008C1C74" w:rsidRDefault="00CC6737">
      <w:pPr>
        <w:ind w:firstLineChars="200" w:firstLine="440"/>
        <w:outlineLvl w:val="1"/>
        <w:rPr>
          <w:rFonts w:ascii="SimHei" w:eastAsia="SimHei" w:hAnsi="SimHei" w:cs="Times New Roman"/>
          <w:bCs/>
        </w:rPr>
      </w:pPr>
      <w:r>
        <w:rPr>
          <w:rFonts w:ascii="SimHei" w:eastAsia="SimHei" w:hAnsi="SimHei" w:cs="Times New Roman" w:hint="eastAsia"/>
          <w:bCs/>
        </w:rPr>
        <w:t>（一）基本生产函数：机械化作为有效技术投入</w:t>
      </w:r>
    </w:p>
    <w:p w14:paraId="2349AFCB" w14:textId="77777777" w:rsidR="008C1C74" w:rsidRDefault="00CC6737">
      <w:pPr>
        <w:ind w:firstLineChars="200" w:firstLine="440"/>
        <w:rPr>
          <w:rFonts w:ascii="Times New Roman" w:eastAsia="SimSun" w:hAnsi="Times New Roman" w:cs="Times New Roman"/>
        </w:rPr>
      </w:pPr>
      <w:r>
        <w:rPr>
          <w:rFonts w:ascii="Times New Roman" w:eastAsia="SimSun" w:hAnsi="Times New Roman" w:cs="Times New Roman" w:hint="eastAsia"/>
        </w:rPr>
        <w:t>设农业经营主体</w:t>
      </w:r>
      <m:oMath>
        <m:r>
          <w:rPr>
            <w:rFonts w:ascii="Cambria Math" w:eastAsia="SimSun" w:hAnsi="Cambria Math" w:cs="Times New Roman"/>
          </w:rPr>
          <m:t>i</m:t>
        </m:r>
      </m:oMath>
      <w:r>
        <w:rPr>
          <w:rFonts w:ascii="Times New Roman" w:eastAsia="SimSun" w:hAnsi="Times New Roman" w:cs="Times New Roman" w:hint="eastAsia"/>
        </w:rPr>
        <w:t>的粮食产出为</w:t>
      </w:r>
      <m:oMath>
        <m:sSub>
          <m:sSubPr>
            <m:ctrlPr>
              <w:rPr>
                <w:rFonts w:ascii="Cambria Math" w:eastAsia="SimSun" w:hAnsi="Cambria Math" w:cs="Times New Roman"/>
              </w:rPr>
            </m:ctrlPr>
          </m:sSubPr>
          <m:e>
            <m:r>
              <w:rPr>
                <w:rFonts w:ascii="Cambria Math" w:eastAsia="SimSun" w:hAnsi="Cambria Math" w:cs="Times New Roman"/>
              </w:rPr>
              <m:t>Y</m:t>
            </m:r>
          </m:e>
          <m:sub>
            <m:r>
              <w:rPr>
                <w:rFonts w:ascii="Cambria Math" w:eastAsia="SimSun" w:hAnsi="Cambria Math" w:cs="Times New Roman"/>
              </w:rPr>
              <m:t>i</m:t>
            </m:r>
          </m:sub>
        </m:sSub>
      </m:oMath>
      <w:r>
        <w:rPr>
          <w:rFonts w:ascii="Times New Roman" w:eastAsia="SimSun" w:hAnsi="Times New Roman" w:cs="Times New Roman" w:hint="eastAsia"/>
        </w:rPr>
        <w:t>、粮食播种面积为</w:t>
      </w:r>
      <m:oMath>
        <m:sSub>
          <m:sSubPr>
            <m:ctrlPr>
              <w:rPr>
                <w:rFonts w:ascii="Cambria Math" w:eastAsia="SimSun" w:hAnsi="Cambria Math" w:cs="Times New Roman"/>
              </w:rPr>
            </m:ctrlPr>
          </m:sSubPr>
          <m:e>
            <m:r>
              <w:rPr>
                <w:rFonts w:ascii="Cambria Math" w:eastAsia="SimSun" w:hAnsi="Cambria Math" w:cs="Times New Roman"/>
              </w:rPr>
              <m:t>A</m:t>
            </m:r>
          </m:e>
          <m:sub>
            <m:r>
              <w:rPr>
                <w:rFonts w:ascii="Cambria Math" w:eastAsia="SimSun" w:hAnsi="Cambria Math" w:cs="Times New Roman"/>
              </w:rPr>
              <m:t>i</m:t>
            </m:r>
          </m:sub>
        </m:sSub>
      </m:oMath>
      <w:r>
        <w:rPr>
          <w:rFonts w:ascii="Times New Roman" w:eastAsia="SimSun" w:hAnsi="Times New Roman" w:cs="Times New Roman" w:hint="eastAsia"/>
        </w:rPr>
        <w:t>、单位面积产出为</w:t>
      </w:r>
      <m:oMath>
        <m:sSub>
          <m:sSubPr>
            <m:ctrlPr>
              <w:rPr>
                <w:rFonts w:ascii="Cambria Math" w:eastAsia="SimSun" w:hAnsi="Cambria Math" w:cs="Times New Roman"/>
              </w:rPr>
            </m:ctrlPr>
          </m:sSubPr>
          <m:e>
            <m:r>
              <w:rPr>
                <w:rFonts w:ascii="Cambria Math" w:eastAsia="SimSun" w:hAnsi="Cambria Math" w:cs="Times New Roman"/>
              </w:rPr>
              <m:t>y</m:t>
            </m:r>
          </m:e>
          <m:sub>
            <m:r>
              <w:rPr>
                <w:rFonts w:ascii="Cambria Math" w:eastAsia="SimSun" w:hAnsi="Cambria Math" w:cs="Times New Roman"/>
              </w:rPr>
              <m:t>i</m:t>
            </m:r>
          </m:sub>
        </m:sSub>
      </m:oMath>
      <w:r>
        <w:rPr>
          <w:rFonts w:ascii="Times New Roman" w:eastAsia="SimSun" w:hAnsi="Times New Roman" w:cs="Times New Roman" w:hint="eastAsia"/>
        </w:rPr>
        <w:t>，则：</w:t>
      </w:r>
    </w:p>
    <w:p w14:paraId="69E7B15C" w14:textId="77777777" w:rsidR="008C1C74" w:rsidRDefault="00CC6737">
      <w:pPr>
        <w:tabs>
          <w:tab w:val="center" w:pos="4153"/>
          <w:tab w:val="right" w:pos="8306"/>
        </w:tabs>
        <w:rPr>
          <w:rFonts w:ascii="Times New Roman" w:eastAsia="SimSun" w:hAnsi="Times New Roman" w:cs="Times New Roman"/>
        </w:rPr>
      </w:pPr>
      <w:r>
        <w:rPr>
          <w:rFonts w:ascii="Times New Roman" w:eastAsia="SimSun" w:hAnsi="Times New Roman" w:cs="Times New Roman" w:hint="eastAsia"/>
        </w:rPr>
        <w:tab/>
      </w:r>
      <m:oMath>
        <m:sSub>
          <m:sSubPr>
            <m:ctrlPr>
              <w:rPr>
                <w:rFonts w:ascii="Cambria Math" w:eastAsia="SimSun" w:hAnsi="Cambria Math" w:cs="Times New Roman"/>
              </w:rPr>
            </m:ctrlPr>
          </m:sSubPr>
          <m:e>
            <m:r>
              <w:rPr>
                <w:rFonts w:ascii="Cambria Math" w:eastAsia="SimSun" w:hAnsi="Cambria Math" w:cs="Times New Roman"/>
              </w:rPr>
              <m:t>Y</m:t>
            </m:r>
          </m:e>
          <m:sub>
            <m:r>
              <w:rPr>
                <w:rFonts w:ascii="Cambria Math" w:eastAsia="SimSun" w:hAnsi="Cambria Math" w:cs="Times New Roman"/>
              </w:rPr>
              <m:t>i</m:t>
            </m:r>
          </m:sub>
        </m:sSub>
        <m:r>
          <w:rPr>
            <w:rFonts w:ascii="Cambria Math" w:eastAsia="SimSun" w:hAnsi="Cambria Math" w:cs="Times New Roman"/>
          </w:rPr>
          <m:t>=</m:t>
        </m:r>
        <m:sSub>
          <m:sSubPr>
            <m:ctrlPr>
              <w:rPr>
                <w:rFonts w:ascii="Cambria Math" w:eastAsia="SimSun" w:hAnsi="Cambria Math" w:cs="Times New Roman"/>
              </w:rPr>
            </m:ctrlPr>
          </m:sSubPr>
          <m:e>
            <m:r>
              <w:rPr>
                <w:rFonts w:ascii="Cambria Math" w:eastAsia="SimSun" w:hAnsi="Cambria Math" w:cs="Times New Roman"/>
              </w:rPr>
              <m:t>A</m:t>
            </m:r>
          </m:e>
          <m:sub>
            <m:r>
              <w:rPr>
                <w:rFonts w:ascii="Cambria Math" w:eastAsia="SimSun" w:hAnsi="Cambria Math" w:cs="Times New Roman"/>
              </w:rPr>
              <m:t>i</m:t>
            </m:r>
          </m:sub>
        </m:sSub>
        <m:sSub>
          <m:sSubPr>
            <m:ctrlPr>
              <w:rPr>
                <w:rFonts w:ascii="Cambria Math" w:eastAsia="SimSun" w:hAnsi="Cambria Math" w:cs="Times New Roman"/>
              </w:rPr>
            </m:ctrlPr>
          </m:sSubPr>
          <m:e>
            <m:r>
              <w:rPr>
                <w:rFonts w:ascii="Cambria Math" w:eastAsia="SimSun" w:hAnsi="Cambria Math" w:cs="Times New Roman"/>
              </w:rPr>
              <m:t>y</m:t>
            </m:r>
          </m:e>
          <m:sub>
            <m:r>
              <w:rPr>
                <w:rFonts w:ascii="Cambria Math" w:eastAsia="SimSun" w:hAnsi="Cambria Math" w:cs="Times New Roman"/>
              </w:rPr>
              <m:t>i</m:t>
            </m:r>
          </m:sub>
        </m:sSub>
      </m:oMath>
      <w:r>
        <w:rPr>
          <w:rFonts w:ascii="Times New Roman" w:eastAsia="SimSun" w:hAnsi="Times New Roman" w:cs="Times New Roman" w:hint="eastAsia"/>
        </w:rPr>
        <w:tab/>
      </w:r>
      <w:r>
        <w:rPr>
          <w:rFonts w:ascii="Times New Roman" w:eastAsia="SimSun" w:hAnsi="Times New Roman" w:cs="Times New Roman" w:hint="eastAsia"/>
        </w:rPr>
        <w:t>（</w:t>
      </w:r>
      <w:r>
        <w:rPr>
          <w:rFonts w:ascii="Times New Roman" w:eastAsia="SimSun" w:hAnsi="Times New Roman" w:cs="Times New Roman" w:hint="eastAsia"/>
        </w:rPr>
        <w:t>1</w:t>
      </w:r>
      <w:r>
        <w:rPr>
          <w:rFonts w:ascii="Times New Roman" w:eastAsia="SimSun" w:hAnsi="Times New Roman" w:cs="Times New Roman" w:hint="eastAsia"/>
        </w:rPr>
        <w:t>）</w:t>
      </w:r>
    </w:p>
    <w:p w14:paraId="5CCC2B67" w14:textId="77777777" w:rsidR="008C1C74" w:rsidRDefault="00CC6737">
      <w:pPr>
        <w:ind w:firstLineChars="200" w:firstLine="440"/>
        <w:rPr>
          <w:rFonts w:ascii="Times New Roman" w:eastAsia="SimSun" w:hAnsi="Times New Roman" w:cs="Times New Roman"/>
        </w:rPr>
      </w:pPr>
      <w:r>
        <w:rPr>
          <w:rFonts w:ascii="Times New Roman" w:eastAsia="SimSun" w:hAnsi="Times New Roman" w:cs="Times New Roman" w:hint="eastAsia"/>
        </w:rPr>
        <w:t>单位面积产出取决于单位面积劳动投入、其他生产投入和有效机械化水平：</w:t>
      </w:r>
    </w:p>
    <w:p w14:paraId="1FAA01BC" w14:textId="77777777" w:rsidR="008C1C74" w:rsidRDefault="00CC6737">
      <w:pPr>
        <w:tabs>
          <w:tab w:val="center" w:pos="4153"/>
          <w:tab w:val="right" w:pos="8306"/>
        </w:tabs>
        <w:rPr>
          <w:rFonts w:ascii="Times New Roman" w:eastAsia="SimSun" w:hAnsi="Times New Roman" w:cs="Times New Roman"/>
        </w:rPr>
      </w:pPr>
      <w:r>
        <w:rPr>
          <w:rFonts w:ascii="Times New Roman" w:eastAsia="SimSun" w:hAnsi="Times New Roman" w:cs="Times New Roman" w:hint="eastAsia"/>
        </w:rPr>
        <w:tab/>
      </w:r>
      <m:oMath>
        <m:sSub>
          <m:sSubPr>
            <m:ctrlPr>
              <w:rPr>
                <w:rFonts w:ascii="Cambria Math" w:eastAsia="SimSun" w:hAnsi="Cambria Math" w:cs="Times New Roman"/>
              </w:rPr>
            </m:ctrlPr>
          </m:sSubPr>
          <m:e>
            <m:r>
              <w:rPr>
                <w:rFonts w:ascii="Cambria Math" w:eastAsia="SimSun" w:hAnsi="Cambria Math" w:cs="Times New Roman"/>
              </w:rPr>
              <m:t>y</m:t>
            </m:r>
          </m:e>
          <m:sub>
            <m:r>
              <w:rPr>
                <w:rFonts w:ascii="Cambria Math" w:eastAsia="SimSun" w:hAnsi="Cambria Math" w:cs="Times New Roman"/>
              </w:rPr>
              <m:t>i</m:t>
            </m:r>
          </m:sub>
        </m:sSub>
        <m:r>
          <w:rPr>
            <w:rFonts w:ascii="Cambria Math" w:eastAsia="SimSun" w:hAnsi="Cambria Math" w:cs="Times New Roman"/>
          </w:rPr>
          <m:t>=f(</m:t>
        </m:r>
        <m:sSub>
          <m:sSubPr>
            <m:ctrlPr>
              <w:rPr>
                <w:rFonts w:ascii="Cambria Math" w:eastAsia="SimSun" w:hAnsi="Cambria Math" w:cs="Times New Roman"/>
              </w:rPr>
            </m:ctrlPr>
          </m:sSubPr>
          <m:e>
            <m:r>
              <w:rPr>
                <w:rFonts w:ascii="Cambria Math" w:eastAsia="SimSun" w:hAnsi="Cambria Math" w:cs="Times New Roman"/>
              </w:rPr>
              <m:t>l</m:t>
            </m:r>
          </m:e>
          <m:sub>
            <m:r>
              <w:rPr>
                <w:rFonts w:ascii="Cambria Math" w:eastAsia="SimSun" w:hAnsi="Cambria Math" w:cs="Times New Roman"/>
              </w:rPr>
              <m:t>i</m:t>
            </m:r>
          </m:sub>
        </m:sSub>
        <m:r>
          <w:rPr>
            <w:rFonts w:ascii="Cambria Math" w:eastAsia="SimSun" w:hAnsi="Cambria Math" w:cs="Times New Roman"/>
          </w:rPr>
          <m:t>,</m:t>
        </m:r>
        <m:sSub>
          <m:sSubPr>
            <m:ctrlPr>
              <w:rPr>
                <w:rFonts w:ascii="Cambria Math" w:eastAsia="SimSun" w:hAnsi="Cambria Math" w:cs="Times New Roman"/>
              </w:rPr>
            </m:ctrlPr>
          </m:sSubPr>
          <m:e>
            <m:r>
              <w:rPr>
                <w:rFonts w:ascii="Cambria Math" w:eastAsia="SimSun" w:hAnsi="Cambria Math" w:cs="Times New Roman"/>
              </w:rPr>
              <m:t>x</m:t>
            </m:r>
          </m:e>
          <m:sub>
            <m:r>
              <w:rPr>
                <w:rFonts w:ascii="Cambria Math" w:eastAsia="SimSun" w:hAnsi="Cambria Math" w:cs="Times New Roman"/>
              </w:rPr>
              <m:t>i</m:t>
            </m:r>
          </m:sub>
        </m:sSub>
        <m:r>
          <w:rPr>
            <w:rFonts w:ascii="Cambria Math" w:eastAsia="SimSun" w:hAnsi="Cambria Math" w:cs="Times New Roman"/>
          </w:rPr>
          <m:t>,</m:t>
        </m:r>
        <m:sSub>
          <m:sSubPr>
            <m:ctrlPr>
              <w:rPr>
                <w:rFonts w:ascii="Cambria Math" w:eastAsia="SimSun" w:hAnsi="Cambria Math" w:cs="Times New Roman"/>
              </w:rPr>
            </m:ctrlPr>
          </m:sSubPr>
          <m:e>
            <m:r>
              <m:rPr>
                <m:scr m:val="script"/>
              </m:rPr>
              <w:rPr>
                <w:rFonts w:ascii="Cambria Math" w:eastAsia="SimSun" w:hAnsi="Cambria Math" w:cs="Times New Roman"/>
              </w:rPr>
              <m:t>M</m:t>
            </m:r>
          </m:e>
          <m:sub>
            <m:r>
              <w:rPr>
                <w:rFonts w:ascii="Cambria Math" w:eastAsia="SimSun" w:hAnsi="Cambria Math" w:cs="Times New Roman"/>
              </w:rPr>
              <m:t>i</m:t>
            </m:r>
          </m:sub>
        </m:sSub>
        <m:r>
          <w:rPr>
            <w:rFonts w:ascii="Cambria Math" w:eastAsia="SimSun" w:hAnsi="Cambria Math" w:cs="Times New Roman"/>
          </w:rPr>
          <m:t xml:space="preserve">),  </m:t>
        </m:r>
        <m:sSub>
          <m:sSubPr>
            <m:ctrlPr>
              <w:rPr>
                <w:rFonts w:ascii="Cambria Math" w:eastAsia="SimSun" w:hAnsi="Cambria Math" w:cs="Times New Roman"/>
              </w:rPr>
            </m:ctrlPr>
          </m:sSubPr>
          <m:e>
            <m:r>
              <w:rPr>
                <w:rFonts w:ascii="Cambria Math" w:eastAsia="SimSun" w:hAnsi="Cambria Math" w:cs="Times New Roman"/>
              </w:rPr>
              <m:t>f</m:t>
            </m:r>
          </m:e>
          <m:sub>
            <m:r>
              <w:rPr>
                <w:rFonts w:ascii="Cambria Math" w:eastAsia="SimSun" w:hAnsi="Cambria Math" w:cs="Times New Roman"/>
              </w:rPr>
              <m:t>l</m:t>
            </m:r>
          </m:sub>
        </m:sSub>
        <m:r>
          <w:rPr>
            <w:rFonts w:ascii="Cambria Math" w:eastAsia="SimSun" w:hAnsi="Cambria Math" w:cs="Times New Roman"/>
          </w:rPr>
          <m:t xml:space="preserve">&gt;0, </m:t>
        </m:r>
        <m:sSub>
          <m:sSubPr>
            <m:ctrlPr>
              <w:rPr>
                <w:rFonts w:ascii="Cambria Math" w:eastAsia="SimSun" w:hAnsi="Cambria Math" w:cs="Times New Roman"/>
              </w:rPr>
            </m:ctrlPr>
          </m:sSubPr>
          <m:e>
            <m:r>
              <w:rPr>
                <w:rFonts w:ascii="Cambria Math" w:eastAsia="SimSun" w:hAnsi="Cambria Math" w:cs="Times New Roman"/>
              </w:rPr>
              <m:t>f</m:t>
            </m:r>
          </m:e>
          <m:sub>
            <m:r>
              <w:rPr>
                <w:rFonts w:ascii="Cambria Math" w:eastAsia="SimSun" w:hAnsi="Cambria Math" w:cs="Times New Roman"/>
              </w:rPr>
              <m:t>x</m:t>
            </m:r>
          </m:sub>
        </m:sSub>
        <m:r>
          <w:rPr>
            <w:rFonts w:ascii="Cambria Math" w:eastAsia="SimSun" w:hAnsi="Cambria Math" w:cs="Times New Roman"/>
          </w:rPr>
          <m:t xml:space="preserve">&gt;0, </m:t>
        </m:r>
        <m:sSub>
          <m:sSubPr>
            <m:ctrlPr>
              <w:rPr>
                <w:rFonts w:ascii="Cambria Math" w:eastAsia="SimSun" w:hAnsi="Cambria Math" w:cs="Times New Roman"/>
              </w:rPr>
            </m:ctrlPr>
          </m:sSubPr>
          <m:e>
            <m:r>
              <w:rPr>
                <w:rFonts w:ascii="Cambria Math" w:eastAsia="SimSun" w:hAnsi="Cambria Math" w:cs="Times New Roman"/>
              </w:rPr>
              <m:t>f</m:t>
            </m:r>
          </m:e>
          <m:sub>
            <m:r>
              <m:rPr>
                <m:scr m:val="script"/>
              </m:rPr>
              <w:rPr>
                <w:rFonts w:ascii="Cambria Math" w:eastAsia="SimSun" w:hAnsi="Cambria Math" w:cs="Times New Roman"/>
              </w:rPr>
              <m:t>M</m:t>
            </m:r>
          </m:sub>
        </m:sSub>
        <m:r>
          <w:rPr>
            <w:rFonts w:ascii="Cambria Math" w:eastAsia="SimSun" w:hAnsi="Cambria Math" w:cs="Times New Roman"/>
          </w:rPr>
          <m:t>&gt;0</m:t>
        </m:r>
      </m:oMath>
      <w:r>
        <w:rPr>
          <w:rFonts w:ascii="Times New Roman" w:eastAsia="SimSun" w:hAnsi="Times New Roman" w:cs="Times New Roman" w:hint="eastAsia"/>
        </w:rPr>
        <w:tab/>
      </w:r>
      <w:r>
        <w:rPr>
          <w:rFonts w:ascii="Times New Roman" w:eastAsia="SimSun" w:hAnsi="Times New Roman" w:cs="Times New Roman" w:hint="eastAsia"/>
        </w:rPr>
        <w:t>（</w:t>
      </w:r>
      <w:r>
        <w:rPr>
          <w:rFonts w:ascii="Times New Roman" w:eastAsia="SimSun" w:hAnsi="Times New Roman" w:cs="Times New Roman" w:hint="eastAsia"/>
        </w:rPr>
        <w:t>2</w:t>
      </w:r>
      <w:r>
        <w:rPr>
          <w:rFonts w:ascii="Times New Roman" w:eastAsia="SimSun" w:hAnsi="Times New Roman" w:cs="Times New Roman" w:hint="eastAsia"/>
        </w:rPr>
        <w:t>）</w:t>
      </w:r>
    </w:p>
    <w:p w14:paraId="6B532152" w14:textId="77777777" w:rsidR="008C1C74" w:rsidRDefault="00CC6737">
      <w:pPr>
        <w:rPr>
          <w:rFonts w:ascii="Times New Roman" w:eastAsia="SimSun" w:hAnsi="Times New Roman" w:cs="Times New Roman"/>
        </w:rPr>
        <w:pPrChange w:id="23" w:author="黄圣男" w:date="2026-06-30T16:31:00Z" w16du:dateUtc="2026-06-30T08:31:00Z">
          <w:pPr>
            <w:ind w:firstLineChars="200" w:firstLine="440"/>
          </w:pPr>
        </w:pPrChange>
      </w:pPr>
      <w:r>
        <w:rPr>
          <w:rFonts w:ascii="Times New Roman" w:eastAsia="SimSun" w:hAnsi="Times New Roman" w:cs="Times New Roman" w:hint="eastAsia"/>
        </w:rPr>
        <w:t>其中，</w:t>
      </w:r>
      <m:oMath>
        <m:sSub>
          <m:sSubPr>
            <m:ctrlPr>
              <w:rPr>
                <w:rFonts w:ascii="Cambria Math" w:eastAsia="SimSun" w:hAnsi="Cambria Math" w:cs="Times New Roman"/>
              </w:rPr>
            </m:ctrlPr>
          </m:sSubPr>
          <m:e>
            <m:r>
              <w:rPr>
                <w:rFonts w:ascii="Cambria Math" w:eastAsia="SimSun" w:hAnsi="Cambria Math" w:cs="Times New Roman"/>
              </w:rPr>
              <m:t>l</m:t>
            </m:r>
          </m:e>
          <m:sub>
            <m:r>
              <w:rPr>
                <w:rFonts w:ascii="Cambria Math" w:eastAsia="SimSun" w:hAnsi="Cambria Math" w:cs="Times New Roman"/>
              </w:rPr>
              <m:t>i</m:t>
            </m:r>
          </m:sub>
        </m:sSub>
        <m:r>
          <w:rPr>
            <w:rFonts w:ascii="Cambria Math" w:eastAsia="SimSun" w:hAnsi="Cambria Math" w:cs="Times New Roman"/>
          </w:rPr>
          <m:t>=</m:t>
        </m:r>
        <m:sSub>
          <m:sSubPr>
            <m:ctrlPr>
              <w:rPr>
                <w:rFonts w:ascii="Cambria Math" w:eastAsia="SimSun" w:hAnsi="Cambria Math" w:cs="Times New Roman"/>
              </w:rPr>
            </m:ctrlPr>
          </m:sSubPr>
          <m:e>
            <m:r>
              <w:rPr>
                <w:rFonts w:ascii="Cambria Math" w:eastAsia="SimSun" w:hAnsi="Cambria Math" w:cs="Times New Roman"/>
              </w:rPr>
              <m:t>L</m:t>
            </m:r>
          </m:e>
          <m:sub>
            <m:r>
              <w:rPr>
                <w:rFonts w:ascii="Cambria Math" w:eastAsia="SimSun" w:hAnsi="Cambria Math" w:cs="Times New Roman"/>
              </w:rPr>
              <m:t>i</m:t>
            </m:r>
          </m:sub>
        </m:sSub>
        <m:r>
          <w:rPr>
            <w:rFonts w:ascii="Cambria Math" w:eastAsia="SimSun" w:hAnsi="Cambria Math" w:cs="Times New Roman"/>
          </w:rPr>
          <m:t>/</m:t>
        </m:r>
        <m:sSub>
          <m:sSubPr>
            <m:ctrlPr>
              <w:rPr>
                <w:rFonts w:ascii="Cambria Math" w:eastAsia="SimSun" w:hAnsi="Cambria Math" w:cs="Times New Roman"/>
              </w:rPr>
            </m:ctrlPr>
          </m:sSubPr>
          <m:e>
            <m:r>
              <w:rPr>
                <w:rFonts w:ascii="Cambria Math" w:eastAsia="SimSun" w:hAnsi="Cambria Math" w:cs="Times New Roman"/>
              </w:rPr>
              <m:t>A</m:t>
            </m:r>
          </m:e>
          <m:sub>
            <m:r>
              <w:rPr>
                <w:rFonts w:ascii="Cambria Math" w:eastAsia="SimSun" w:hAnsi="Cambria Math" w:cs="Times New Roman"/>
              </w:rPr>
              <m:t>i</m:t>
            </m:r>
          </m:sub>
        </m:sSub>
      </m:oMath>
      <w:r>
        <w:rPr>
          <w:rFonts w:ascii="Times New Roman" w:eastAsia="SimSun" w:hAnsi="Times New Roman" w:cs="Times New Roman" w:hint="eastAsia"/>
        </w:rPr>
        <w:t>表示单位面积劳动投入，</w:t>
      </w:r>
      <m:oMath>
        <m:sSub>
          <m:sSubPr>
            <m:ctrlPr>
              <w:rPr>
                <w:rFonts w:ascii="Cambria Math" w:eastAsia="SimSun" w:hAnsi="Cambria Math" w:cs="Times New Roman"/>
              </w:rPr>
            </m:ctrlPr>
          </m:sSubPr>
          <m:e>
            <m:r>
              <w:rPr>
                <w:rFonts w:ascii="Cambria Math" w:eastAsia="SimSun" w:hAnsi="Cambria Math" w:cs="Times New Roman"/>
              </w:rPr>
              <m:t>x</m:t>
            </m:r>
          </m:e>
          <m:sub>
            <m:r>
              <w:rPr>
                <w:rFonts w:ascii="Cambria Math" w:eastAsia="SimSun" w:hAnsi="Cambria Math" w:cs="Times New Roman"/>
              </w:rPr>
              <m:t>i</m:t>
            </m:r>
          </m:sub>
        </m:sSub>
      </m:oMath>
      <w:r>
        <w:rPr>
          <w:rFonts w:ascii="Times New Roman" w:eastAsia="SimSun" w:hAnsi="Times New Roman" w:cs="Times New Roman" w:hint="eastAsia"/>
        </w:rPr>
        <w:t>表示单位面积其他生产投入，</w:t>
      </w:r>
      <m:oMath>
        <m:sSub>
          <m:sSubPr>
            <m:ctrlPr>
              <w:rPr>
                <w:rFonts w:ascii="Cambria Math" w:eastAsia="SimSun" w:hAnsi="Cambria Math" w:cs="Times New Roman"/>
              </w:rPr>
            </m:ctrlPr>
          </m:sSubPr>
          <m:e>
            <m:r>
              <m:rPr>
                <m:scr m:val="script"/>
              </m:rPr>
              <w:rPr>
                <w:rFonts w:ascii="Cambria Math" w:eastAsia="SimSun" w:hAnsi="Cambria Math" w:cs="Times New Roman"/>
              </w:rPr>
              <m:t>M</m:t>
            </m:r>
          </m:e>
          <m:sub>
            <m:r>
              <w:rPr>
                <w:rFonts w:ascii="Cambria Math" w:eastAsia="SimSun" w:hAnsi="Cambria Math" w:cs="Times New Roman"/>
              </w:rPr>
              <m:t>i</m:t>
            </m:r>
          </m:sub>
        </m:sSub>
      </m:oMath>
      <w:r>
        <w:rPr>
          <w:rFonts w:ascii="Times New Roman" w:eastAsia="SimSun" w:hAnsi="Times New Roman" w:cs="Times New Roman" w:hint="eastAsia"/>
        </w:rPr>
        <w:t>表示有效机械化水平。有效机械化水平并不等同于农机数量的简单加总，而是由农机资本投入、农机社会化服务和区域综合机械化水平共同决定：</w:t>
      </w:r>
    </w:p>
    <w:p w14:paraId="2EDB962A" w14:textId="77777777" w:rsidR="008C1C74" w:rsidRDefault="00CC6737">
      <w:pPr>
        <w:tabs>
          <w:tab w:val="center" w:pos="4153"/>
          <w:tab w:val="right" w:pos="8306"/>
        </w:tabs>
        <w:rPr>
          <w:rFonts w:ascii="Times New Roman" w:eastAsia="SimSun" w:hAnsi="Times New Roman" w:cs="Times New Roman"/>
        </w:rPr>
      </w:pPr>
      <w:r>
        <w:rPr>
          <w:rFonts w:ascii="Times New Roman" w:eastAsia="SimSun" w:hAnsi="Times New Roman" w:cs="Times New Roman" w:hint="eastAsia"/>
        </w:rPr>
        <w:tab/>
      </w:r>
      <m:oMath>
        <m:sSub>
          <m:sSubPr>
            <m:ctrlPr>
              <w:rPr>
                <w:rFonts w:ascii="Cambria Math" w:eastAsia="SimSun" w:hAnsi="Cambria Math" w:cs="Times New Roman"/>
              </w:rPr>
            </m:ctrlPr>
          </m:sSubPr>
          <m:e>
            <m:r>
              <m:rPr>
                <m:scr m:val="script"/>
              </m:rPr>
              <w:rPr>
                <w:rFonts w:ascii="Cambria Math" w:eastAsia="SimSun" w:hAnsi="Cambria Math" w:cs="Times New Roman"/>
              </w:rPr>
              <m:t>M</m:t>
            </m:r>
          </m:e>
          <m:sub>
            <m:r>
              <w:rPr>
                <w:rFonts w:ascii="Cambria Math" w:eastAsia="SimSun" w:hAnsi="Cambria Math" w:cs="Times New Roman"/>
              </w:rPr>
              <m:t>i</m:t>
            </m:r>
          </m:sub>
        </m:sSub>
        <m:r>
          <w:rPr>
            <w:rFonts w:ascii="Cambria Math" w:eastAsia="SimSun" w:hAnsi="Cambria Math" w:cs="Times New Roman"/>
          </w:rPr>
          <m:t>=</m:t>
        </m:r>
        <m:sSub>
          <m:sSubPr>
            <m:ctrlPr>
              <w:rPr>
                <w:rFonts w:ascii="Cambria Math" w:eastAsia="SimSun" w:hAnsi="Cambria Math" w:cs="Times New Roman"/>
              </w:rPr>
            </m:ctrlPr>
          </m:sSubPr>
          <m:e>
            <m:r>
              <w:rPr>
                <w:rFonts w:ascii="Cambria Math" w:eastAsia="SimSun" w:hAnsi="Cambria Math" w:cs="Times New Roman"/>
              </w:rPr>
              <m:t>ω</m:t>
            </m:r>
          </m:e>
          <m:sub>
            <m:r>
              <w:rPr>
                <w:rFonts w:ascii="Cambria Math" w:eastAsia="SimSun" w:hAnsi="Cambria Math" w:cs="Times New Roman"/>
              </w:rPr>
              <m:t>1</m:t>
            </m:r>
          </m:sub>
        </m:sSub>
        <m:sSub>
          <m:sSubPr>
            <m:ctrlPr>
              <w:rPr>
                <w:rFonts w:ascii="Cambria Math" w:eastAsia="SimSun" w:hAnsi="Cambria Math" w:cs="Times New Roman"/>
              </w:rPr>
            </m:ctrlPr>
          </m:sSubPr>
          <m:e>
            <m:r>
              <w:rPr>
                <w:rFonts w:ascii="Cambria Math" w:eastAsia="SimSun" w:hAnsi="Cambria Math" w:cs="Times New Roman"/>
              </w:rPr>
              <m:t>K</m:t>
            </m:r>
          </m:e>
          <m:sub>
            <m:r>
              <w:rPr>
                <w:rFonts w:ascii="Cambria Math" w:eastAsia="SimSun" w:hAnsi="Cambria Math" w:cs="Times New Roman"/>
              </w:rPr>
              <m:t>mi</m:t>
            </m:r>
          </m:sub>
        </m:sSub>
        <m:r>
          <w:rPr>
            <w:rFonts w:ascii="Cambria Math" w:eastAsia="SimSun" w:hAnsi="Cambria Math" w:cs="Times New Roman"/>
          </w:rPr>
          <m:t>+</m:t>
        </m:r>
        <m:sSub>
          <m:sSubPr>
            <m:ctrlPr>
              <w:rPr>
                <w:rFonts w:ascii="Cambria Math" w:eastAsia="SimSun" w:hAnsi="Cambria Math" w:cs="Times New Roman"/>
              </w:rPr>
            </m:ctrlPr>
          </m:sSubPr>
          <m:e>
            <m:r>
              <w:rPr>
                <w:rFonts w:ascii="Cambria Math" w:eastAsia="SimSun" w:hAnsi="Cambria Math" w:cs="Times New Roman"/>
              </w:rPr>
              <m:t>ω</m:t>
            </m:r>
          </m:e>
          <m:sub>
            <m:r>
              <w:rPr>
                <w:rFonts w:ascii="Cambria Math" w:eastAsia="SimSun" w:hAnsi="Cambria Math" w:cs="Times New Roman"/>
              </w:rPr>
              <m:t>2</m:t>
            </m:r>
          </m:sub>
        </m:sSub>
        <m:sSub>
          <m:sSubPr>
            <m:ctrlPr>
              <w:rPr>
                <w:rFonts w:ascii="Cambria Math" w:eastAsia="SimSun" w:hAnsi="Cambria Math" w:cs="Times New Roman"/>
              </w:rPr>
            </m:ctrlPr>
          </m:sSubPr>
          <m:e>
            <m:r>
              <w:rPr>
                <w:rFonts w:ascii="Cambria Math" w:eastAsia="SimSun" w:hAnsi="Cambria Math" w:cs="Times New Roman"/>
              </w:rPr>
              <m:t>S</m:t>
            </m:r>
          </m:e>
          <m:sub>
            <m:r>
              <w:rPr>
                <w:rFonts w:ascii="Cambria Math" w:eastAsia="SimSun" w:hAnsi="Cambria Math" w:cs="Times New Roman"/>
              </w:rPr>
              <m:t>i</m:t>
            </m:r>
          </m:sub>
        </m:sSub>
        <m:r>
          <w:rPr>
            <w:rFonts w:ascii="Cambria Math" w:eastAsia="SimSun" w:hAnsi="Cambria Math" w:cs="Times New Roman"/>
          </w:rPr>
          <m:t>+</m:t>
        </m:r>
        <m:sSub>
          <m:sSubPr>
            <m:ctrlPr>
              <w:rPr>
                <w:rFonts w:ascii="Cambria Math" w:eastAsia="SimSun" w:hAnsi="Cambria Math" w:cs="Times New Roman"/>
              </w:rPr>
            </m:ctrlPr>
          </m:sSubPr>
          <m:e>
            <m:r>
              <w:rPr>
                <w:rFonts w:ascii="Cambria Math" w:eastAsia="SimSun" w:hAnsi="Cambria Math" w:cs="Times New Roman"/>
              </w:rPr>
              <m:t>ω</m:t>
            </m:r>
          </m:e>
          <m:sub>
            <m:r>
              <w:rPr>
                <w:rFonts w:ascii="Cambria Math" w:eastAsia="SimSun" w:hAnsi="Cambria Math" w:cs="Times New Roman"/>
              </w:rPr>
              <m:t>3</m:t>
            </m:r>
          </m:sub>
        </m:sSub>
        <m:sSub>
          <m:sSubPr>
            <m:ctrlPr>
              <w:rPr>
                <w:rFonts w:ascii="Cambria Math" w:eastAsia="SimSun" w:hAnsi="Cambria Math" w:cs="Times New Roman"/>
              </w:rPr>
            </m:ctrlPr>
          </m:sSubPr>
          <m:e>
            <m:r>
              <w:rPr>
                <w:rFonts w:ascii="Cambria Math" w:eastAsia="SimSun" w:hAnsi="Cambria Math" w:cs="Times New Roman"/>
              </w:rPr>
              <m:t>Q</m:t>
            </m:r>
          </m:e>
          <m:sub>
            <m:r>
              <w:rPr>
                <w:rFonts w:ascii="Cambria Math" w:eastAsia="SimSun" w:hAnsi="Cambria Math" w:cs="Times New Roman"/>
              </w:rPr>
              <m:t>r</m:t>
            </m:r>
          </m:sub>
        </m:sSub>
        <m:r>
          <w:rPr>
            <w:rFonts w:ascii="Cambria Math" w:eastAsia="SimSun" w:hAnsi="Cambria Math" w:cs="Times New Roman"/>
          </w:rPr>
          <m:t>+</m:t>
        </m:r>
        <m:sSub>
          <m:sSubPr>
            <m:ctrlPr>
              <w:rPr>
                <w:rFonts w:ascii="Cambria Math" w:eastAsia="SimSun" w:hAnsi="Cambria Math" w:cs="Times New Roman"/>
              </w:rPr>
            </m:ctrlPr>
          </m:sSubPr>
          <m:e>
            <m:r>
              <w:rPr>
                <w:rFonts w:ascii="Cambria Math" w:eastAsia="SimSun" w:hAnsi="Cambria Math" w:cs="Times New Roman"/>
              </w:rPr>
              <m:t>ω</m:t>
            </m:r>
          </m:e>
          <m:sub>
            <m:r>
              <w:rPr>
                <w:rFonts w:ascii="Cambria Math" w:eastAsia="SimSun" w:hAnsi="Cambria Math" w:cs="Times New Roman"/>
              </w:rPr>
              <m:t>4</m:t>
            </m:r>
          </m:sub>
        </m:sSub>
        <m:sSub>
          <m:sSubPr>
            <m:ctrlPr>
              <w:rPr>
                <w:rFonts w:ascii="Cambria Math" w:eastAsia="SimSun" w:hAnsi="Cambria Math" w:cs="Times New Roman"/>
              </w:rPr>
            </m:ctrlPr>
          </m:sSubPr>
          <m:e>
            <m:r>
              <w:rPr>
                <w:rFonts w:ascii="Cambria Math" w:eastAsia="SimSun" w:hAnsi="Cambria Math" w:cs="Times New Roman"/>
              </w:rPr>
              <m:t>S</m:t>
            </m:r>
          </m:e>
          <m:sub>
            <m:r>
              <w:rPr>
                <w:rFonts w:ascii="Cambria Math" w:eastAsia="SimSun" w:hAnsi="Cambria Math" w:cs="Times New Roman"/>
              </w:rPr>
              <m:t>i</m:t>
            </m:r>
          </m:sub>
        </m:sSub>
        <m:sSub>
          <m:sSubPr>
            <m:ctrlPr>
              <w:rPr>
                <w:rFonts w:ascii="Cambria Math" w:eastAsia="SimSun" w:hAnsi="Cambria Math" w:cs="Times New Roman"/>
              </w:rPr>
            </m:ctrlPr>
          </m:sSubPr>
          <m:e>
            <m:r>
              <w:rPr>
                <w:rFonts w:ascii="Cambria Math" w:eastAsia="SimSun" w:hAnsi="Cambria Math" w:cs="Times New Roman"/>
              </w:rPr>
              <m:t>Q</m:t>
            </m:r>
          </m:e>
          <m:sub>
            <m:r>
              <w:rPr>
                <w:rFonts w:ascii="Cambria Math" w:eastAsia="SimSun" w:hAnsi="Cambria Math" w:cs="Times New Roman"/>
              </w:rPr>
              <m:t>r</m:t>
            </m:r>
          </m:sub>
        </m:sSub>
      </m:oMath>
      <w:r>
        <w:rPr>
          <w:rFonts w:ascii="Times New Roman" w:eastAsia="SimSun" w:hAnsi="Times New Roman" w:cs="Times New Roman" w:hint="eastAsia"/>
        </w:rPr>
        <w:tab/>
      </w:r>
      <w:r>
        <w:rPr>
          <w:rFonts w:ascii="Times New Roman" w:eastAsia="SimSun" w:hAnsi="Times New Roman" w:cs="Times New Roman" w:hint="eastAsia"/>
        </w:rPr>
        <w:t>（</w:t>
      </w:r>
      <w:r>
        <w:rPr>
          <w:rFonts w:ascii="Times New Roman" w:eastAsia="SimSun" w:hAnsi="Times New Roman" w:cs="Times New Roman" w:hint="eastAsia"/>
        </w:rPr>
        <w:t>3</w:t>
      </w:r>
      <w:r>
        <w:rPr>
          <w:rFonts w:ascii="Times New Roman" w:eastAsia="SimSun" w:hAnsi="Times New Roman" w:cs="Times New Roman" w:hint="eastAsia"/>
        </w:rPr>
        <w:t>）</w:t>
      </w:r>
    </w:p>
    <w:p w14:paraId="61EF53B6" w14:textId="17FF1F0F" w:rsidR="008C1C74" w:rsidRDefault="00CC6737">
      <w:pPr>
        <w:rPr>
          <w:rFonts w:ascii="Times New Roman" w:eastAsia="SimSun" w:hAnsi="Times New Roman" w:cs="Times New Roman"/>
        </w:rPr>
        <w:pPrChange w:id="24" w:author="黄圣男" w:date="2026-06-30T16:31:00Z" w16du:dateUtc="2026-06-30T08:31:00Z">
          <w:pPr>
            <w:ind w:firstLineChars="200" w:firstLine="440"/>
          </w:pPr>
        </w:pPrChange>
      </w:pPr>
      <w:r>
        <w:rPr>
          <w:rFonts w:ascii="Times New Roman" w:eastAsia="SimSun" w:hAnsi="Times New Roman" w:cs="Times New Roman" w:hint="eastAsia"/>
        </w:rPr>
        <w:t>其中，</w:t>
      </w:r>
      <m:oMath>
        <m:sSub>
          <m:sSubPr>
            <m:ctrlPr>
              <w:rPr>
                <w:rFonts w:ascii="Cambria Math" w:eastAsia="SimSun" w:hAnsi="Cambria Math" w:cs="Times New Roman"/>
              </w:rPr>
            </m:ctrlPr>
          </m:sSubPr>
          <m:e>
            <m:r>
              <w:rPr>
                <w:rFonts w:ascii="Cambria Math" w:eastAsia="SimSun" w:hAnsi="Cambria Math" w:cs="Times New Roman"/>
              </w:rPr>
              <m:t>K</m:t>
            </m:r>
          </m:e>
          <m:sub>
            <m:r>
              <w:rPr>
                <w:rFonts w:ascii="Cambria Math" w:eastAsia="SimSun" w:hAnsi="Cambria Math" w:cs="Times New Roman"/>
              </w:rPr>
              <m:t>mi</m:t>
            </m:r>
          </m:sub>
        </m:sSub>
      </m:oMath>
      <w:r>
        <w:rPr>
          <w:rFonts w:ascii="Times New Roman" w:eastAsia="SimSun" w:hAnsi="Times New Roman" w:cs="Times New Roman" w:hint="eastAsia"/>
        </w:rPr>
        <w:t>表示农机资本投入，</w:t>
      </w:r>
      <m:oMath>
        <m:sSub>
          <m:sSubPr>
            <m:ctrlPr>
              <w:rPr>
                <w:rFonts w:ascii="Cambria Math" w:eastAsia="SimSun" w:hAnsi="Cambria Math" w:cs="Times New Roman"/>
              </w:rPr>
            </m:ctrlPr>
          </m:sSubPr>
          <m:e>
            <m:r>
              <w:rPr>
                <w:rFonts w:ascii="Cambria Math" w:eastAsia="SimSun" w:hAnsi="Cambria Math" w:cs="Times New Roman"/>
              </w:rPr>
              <m:t>S</m:t>
            </m:r>
          </m:e>
          <m:sub>
            <m:r>
              <w:rPr>
                <w:rFonts w:ascii="Cambria Math" w:eastAsia="SimSun" w:hAnsi="Cambria Math" w:cs="Times New Roman"/>
              </w:rPr>
              <m:t>i</m:t>
            </m:r>
          </m:sub>
        </m:sSub>
      </m:oMath>
      <w:r>
        <w:rPr>
          <w:rFonts w:ascii="Times New Roman" w:eastAsia="SimSun" w:hAnsi="Times New Roman" w:cs="Times New Roman" w:hint="eastAsia"/>
        </w:rPr>
        <w:t>表示农机社会化服务，</w:t>
      </w:r>
      <m:oMath>
        <m:sSub>
          <m:sSubPr>
            <m:ctrlPr>
              <w:rPr>
                <w:rFonts w:ascii="Cambria Math" w:eastAsia="SimSun" w:hAnsi="Cambria Math" w:cs="Times New Roman"/>
              </w:rPr>
            </m:ctrlPr>
          </m:sSubPr>
          <m:e>
            <m:r>
              <w:rPr>
                <w:rFonts w:ascii="Cambria Math" w:eastAsia="SimSun" w:hAnsi="Cambria Math" w:cs="Times New Roman"/>
              </w:rPr>
              <m:t>Q</m:t>
            </m:r>
          </m:e>
          <m:sub>
            <m:r>
              <w:rPr>
                <w:rFonts w:ascii="Cambria Math" w:eastAsia="SimSun" w:hAnsi="Cambria Math" w:cs="Times New Roman"/>
              </w:rPr>
              <m:t>r</m:t>
            </m:r>
          </m:sub>
        </m:sSub>
      </m:oMath>
      <w:r>
        <w:rPr>
          <w:rFonts w:ascii="Times New Roman" w:eastAsia="SimSun" w:hAnsi="Times New Roman" w:cs="Times New Roman" w:hint="eastAsia"/>
        </w:rPr>
        <w:t>表示区域综合机械化水平，交互项</w:t>
      </w:r>
      <m:oMath>
        <m:sSub>
          <m:sSubPr>
            <m:ctrlPr>
              <w:rPr>
                <w:rFonts w:ascii="Cambria Math" w:eastAsia="SimSun" w:hAnsi="Cambria Math" w:cs="Times New Roman"/>
              </w:rPr>
            </m:ctrlPr>
          </m:sSubPr>
          <m:e>
            <m:r>
              <w:rPr>
                <w:rFonts w:ascii="Cambria Math" w:eastAsia="SimSun" w:hAnsi="Cambria Math" w:cs="Times New Roman"/>
              </w:rPr>
              <m:t>S</m:t>
            </m:r>
          </m:e>
          <m:sub>
            <m:r>
              <w:rPr>
                <w:rFonts w:ascii="Cambria Math" w:eastAsia="SimSun" w:hAnsi="Cambria Math" w:cs="Times New Roman"/>
              </w:rPr>
              <m:t>i</m:t>
            </m:r>
          </m:sub>
        </m:sSub>
        <m:sSub>
          <m:sSubPr>
            <m:ctrlPr>
              <w:rPr>
                <w:rFonts w:ascii="Cambria Math" w:eastAsia="SimSun" w:hAnsi="Cambria Math" w:cs="Times New Roman"/>
              </w:rPr>
            </m:ctrlPr>
          </m:sSubPr>
          <m:e>
            <m:r>
              <w:rPr>
                <w:rFonts w:ascii="Cambria Math" w:eastAsia="SimSun" w:hAnsi="Cambria Math" w:cs="Times New Roman"/>
              </w:rPr>
              <m:t>Q</m:t>
            </m:r>
          </m:e>
          <m:sub>
            <m:r>
              <w:rPr>
                <w:rFonts w:ascii="Cambria Math" w:eastAsia="SimSun" w:hAnsi="Cambria Math" w:cs="Times New Roman"/>
              </w:rPr>
              <m:t>r</m:t>
            </m:r>
          </m:sub>
        </m:sSub>
      </m:oMath>
      <w:del w:id="25" w:author="黄圣男" w:date="2026-06-30T16:32:00Z" w16du:dateUtc="2026-06-30T08:32:00Z">
        <w:r w:rsidDel="0012171E">
          <w:rPr>
            <w:rFonts w:ascii="Times New Roman" w:eastAsia="SimSun" w:hAnsi="Times New Roman" w:cs="Times New Roman" w:hint="eastAsia"/>
          </w:rPr>
          <w:delText>刻画</w:delText>
        </w:r>
      </w:del>
      <w:ins w:id="26" w:author="黄圣男" w:date="2026-06-30T16:32:00Z" w16du:dateUtc="2026-06-30T08:32:00Z">
        <w:r w:rsidR="0012171E">
          <w:rPr>
            <w:rFonts w:ascii="Times New Roman" w:eastAsia="SimSun" w:hAnsi="Times New Roman" w:cs="Times New Roman" w:hint="eastAsia"/>
          </w:rPr>
          <w:t>为</w:t>
        </w:r>
      </w:ins>
      <w:r>
        <w:rPr>
          <w:rFonts w:ascii="Times New Roman" w:eastAsia="SimSun" w:hAnsi="Times New Roman" w:cs="Times New Roman" w:hint="eastAsia"/>
        </w:rPr>
        <w:t>社会化服务与区域机械化环境之间的互补效应。式（</w:t>
      </w:r>
      <w:r>
        <w:rPr>
          <w:rFonts w:ascii="Times New Roman" w:eastAsia="SimSun" w:hAnsi="Times New Roman" w:cs="Times New Roman" w:hint="eastAsia"/>
        </w:rPr>
        <w:t>3</w:t>
      </w:r>
      <w:r>
        <w:rPr>
          <w:rFonts w:ascii="Times New Roman" w:eastAsia="SimSun" w:hAnsi="Times New Roman" w:cs="Times New Roman" w:hint="eastAsia"/>
        </w:rPr>
        <w:t>）表明，同样的机械化投入在不同组织条件和区域环境下可能转化为不同的有效作业能力：在服务市场发育较好、区域机械化配套较强的地区，农机服务更容易转化为及时、规范的田间作业。</w:t>
      </w:r>
    </w:p>
    <w:p w14:paraId="1A43D053" w14:textId="77777777" w:rsidR="008C1C74" w:rsidRDefault="00CC6737">
      <w:pPr>
        <w:ind w:firstLineChars="200" w:firstLine="440"/>
        <w:rPr>
          <w:rFonts w:ascii="Times New Roman" w:eastAsia="SimSun" w:hAnsi="Times New Roman" w:cs="Times New Roman"/>
        </w:rPr>
      </w:pPr>
      <w:r>
        <w:rPr>
          <w:rFonts w:ascii="Times New Roman" w:eastAsia="SimSun" w:hAnsi="Times New Roman" w:cs="Times New Roman" w:hint="eastAsia"/>
        </w:rPr>
        <w:t>机械化对单产的影响可表示为：</w:t>
      </w:r>
    </w:p>
    <w:p w14:paraId="369BD246" w14:textId="77777777" w:rsidR="008C1C74" w:rsidRDefault="00CC6737">
      <w:pPr>
        <w:tabs>
          <w:tab w:val="center" w:pos="4153"/>
          <w:tab w:val="right" w:pos="8306"/>
        </w:tabs>
        <w:rPr>
          <w:rFonts w:ascii="Times New Roman" w:eastAsia="SimSun" w:hAnsi="Times New Roman" w:cs="Times New Roman"/>
        </w:rPr>
      </w:pPr>
      <w:r>
        <w:rPr>
          <w:rFonts w:ascii="Times New Roman" w:eastAsia="SimSun" w:hAnsi="Times New Roman" w:cs="Times New Roman" w:hint="eastAsia"/>
        </w:rPr>
        <w:tab/>
      </w:r>
      <m:oMath>
        <m:r>
          <w:rPr>
            <w:rFonts w:ascii="Cambria Math" w:eastAsia="SimSun" w:hAnsi="Cambria Math" w:cs="Times New Roman"/>
          </w:rPr>
          <m:t xml:space="preserve">∂ </m:t>
        </m:r>
        <m:sSub>
          <m:sSubPr>
            <m:ctrlPr>
              <w:rPr>
                <w:rFonts w:ascii="Cambria Math" w:eastAsia="SimSun" w:hAnsi="Cambria Math" w:cs="Times New Roman"/>
              </w:rPr>
            </m:ctrlPr>
          </m:sSubPr>
          <m:e>
            <m:r>
              <w:rPr>
                <w:rFonts w:ascii="Cambria Math" w:eastAsia="SimSun" w:hAnsi="Cambria Math" w:cs="Times New Roman"/>
              </w:rPr>
              <m:t>y</m:t>
            </m:r>
          </m:e>
          <m:sub>
            <m:r>
              <w:rPr>
                <w:rFonts w:ascii="Cambria Math" w:eastAsia="SimSun" w:hAnsi="Cambria Math" w:cs="Times New Roman"/>
              </w:rPr>
              <m:t>i</m:t>
            </m:r>
          </m:sub>
        </m:sSub>
        <m:r>
          <w:rPr>
            <w:rFonts w:ascii="Cambria Math" w:eastAsia="SimSun" w:hAnsi="Cambria Math" w:cs="Times New Roman"/>
          </w:rPr>
          <m:t xml:space="preserve">/∂ </m:t>
        </m:r>
        <m:sSub>
          <m:sSubPr>
            <m:ctrlPr>
              <w:rPr>
                <w:rFonts w:ascii="Cambria Math" w:eastAsia="SimSun" w:hAnsi="Cambria Math" w:cs="Times New Roman"/>
              </w:rPr>
            </m:ctrlPr>
          </m:sSubPr>
          <m:e>
            <m:r>
              <w:rPr>
                <w:rFonts w:ascii="Cambria Math" w:eastAsia="SimSun" w:hAnsi="Cambria Math" w:cs="Times New Roman"/>
              </w:rPr>
              <m:t>K</m:t>
            </m:r>
          </m:e>
          <m:sub>
            <m:r>
              <w:rPr>
                <w:rFonts w:ascii="Cambria Math" w:eastAsia="SimSun" w:hAnsi="Cambria Math" w:cs="Times New Roman"/>
              </w:rPr>
              <m:t>mi</m:t>
            </m:r>
          </m:sub>
        </m:sSub>
        <m:r>
          <w:rPr>
            <w:rFonts w:ascii="Cambria Math" w:eastAsia="SimSun" w:hAnsi="Cambria Math" w:cs="Times New Roman"/>
          </w:rPr>
          <m:t xml:space="preserve">&gt;0,  ∂ </m:t>
        </m:r>
        <m:sSub>
          <m:sSubPr>
            <m:ctrlPr>
              <w:rPr>
                <w:rFonts w:ascii="Cambria Math" w:eastAsia="SimSun" w:hAnsi="Cambria Math" w:cs="Times New Roman"/>
              </w:rPr>
            </m:ctrlPr>
          </m:sSubPr>
          <m:e>
            <m:r>
              <w:rPr>
                <w:rFonts w:ascii="Cambria Math" w:eastAsia="SimSun" w:hAnsi="Cambria Math" w:cs="Times New Roman"/>
              </w:rPr>
              <m:t>y</m:t>
            </m:r>
          </m:e>
          <m:sub>
            <m:r>
              <w:rPr>
                <w:rFonts w:ascii="Cambria Math" w:eastAsia="SimSun" w:hAnsi="Cambria Math" w:cs="Times New Roman"/>
              </w:rPr>
              <m:t>i</m:t>
            </m:r>
          </m:sub>
        </m:sSub>
        <m:r>
          <w:rPr>
            <w:rFonts w:ascii="Cambria Math" w:eastAsia="SimSun" w:hAnsi="Cambria Math" w:cs="Times New Roman"/>
          </w:rPr>
          <m:t xml:space="preserve">/∂ </m:t>
        </m:r>
        <m:sSub>
          <m:sSubPr>
            <m:ctrlPr>
              <w:rPr>
                <w:rFonts w:ascii="Cambria Math" w:eastAsia="SimSun" w:hAnsi="Cambria Math" w:cs="Times New Roman"/>
              </w:rPr>
            </m:ctrlPr>
          </m:sSubPr>
          <m:e>
            <m:r>
              <w:rPr>
                <w:rFonts w:ascii="Cambria Math" w:eastAsia="SimSun" w:hAnsi="Cambria Math" w:cs="Times New Roman"/>
              </w:rPr>
              <m:t>S</m:t>
            </m:r>
          </m:e>
          <m:sub>
            <m:r>
              <w:rPr>
                <w:rFonts w:ascii="Cambria Math" w:eastAsia="SimSun" w:hAnsi="Cambria Math" w:cs="Times New Roman"/>
              </w:rPr>
              <m:t>i</m:t>
            </m:r>
          </m:sub>
        </m:sSub>
        <m:r>
          <w:rPr>
            <w:rFonts w:ascii="Cambria Math" w:eastAsia="SimSun" w:hAnsi="Cambria Math" w:cs="Times New Roman"/>
          </w:rPr>
          <m:t xml:space="preserve">&gt;0,  ∂ </m:t>
        </m:r>
        <m:sSub>
          <m:sSubPr>
            <m:ctrlPr>
              <w:rPr>
                <w:rFonts w:ascii="Cambria Math" w:eastAsia="SimSun" w:hAnsi="Cambria Math" w:cs="Times New Roman"/>
              </w:rPr>
            </m:ctrlPr>
          </m:sSubPr>
          <m:e>
            <m:r>
              <w:rPr>
                <w:rFonts w:ascii="Cambria Math" w:eastAsia="SimSun" w:hAnsi="Cambria Math" w:cs="Times New Roman"/>
              </w:rPr>
              <m:t>y</m:t>
            </m:r>
          </m:e>
          <m:sub>
            <m:r>
              <w:rPr>
                <w:rFonts w:ascii="Cambria Math" w:eastAsia="SimSun" w:hAnsi="Cambria Math" w:cs="Times New Roman"/>
              </w:rPr>
              <m:t>i</m:t>
            </m:r>
          </m:sub>
        </m:sSub>
        <m:r>
          <w:rPr>
            <w:rFonts w:ascii="Cambria Math" w:eastAsia="SimSun" w:hAnsi="Cambria Math" w:cs="Times New Roman"/>
          </w:rPr>
          <m:t xml:space="preserve">/∂ </m:t>
        </m:r>
        <m:sSub>
          <m:sSubPr>
            <m:ctrlPr>
              <w:rPr>
                <w:rFonts w:ascii="Cambria Math" w:eastAsia="SimSun" w:hAnsi="Cambria Math" w:cs="Times New Roman"/>
              </w:rPr>
            </m:ctrlPr>
          </m:sSubPr>
          <m:e>
            <m:r>
              <w:rPr>
                <w:rFonts w:ascii="Cambria Math" w:eastAsia="SimSun" w:hAnsi="Cambria Math" w:cs="Times New Roman"/>
              </w:rPr>
              <m:t>Q</m:t>
            </m:r>
          </m:e>
          <m:sub>
            <m:r>
              <w:rPr>
                <w:rFonts w:ascii="Cambria Math" w:eastAsia="SimSun" w:hAnsi="Cambria Math" w:cs="Times New Roman"/>
              </w:rPr>
              <m:t>r</m:t>
            </m:r>
          </m:sub>
        </m:sSub>
        <m:r>
          <w:rPr>
            <w:rFonts w:ascii="Cambria Math" w:eastAsia="SimSun" w:hAnsi="Cambria Math" w:cs="Times New Roman"/>
          </w:rPr>
          <m:t>&gt;0</m:t>
        </m:r>
      </m:oMath>
      <w:r>
        <w:rPr>
          <w:rFonts w:ascii="Times New Roman" w:eastAsia="SimSun" w:hAnsi="Times New Roman" w:cs="Times New Roman" w:hint="eastAsia"/>
        </w:rPr>
        <w:tab/>
      </w:r>
      <w:r>
        <w:rPr>
          <w:rFonts w:ascii="Times New Roman" w:eastAsia="SimSun" w:hAnsi="Times New Roman" w:cs="Times New Roman" w:hint="eastAsia"/>
        </w:rPr>
        <w:t>（</w:t>
      </w:r>
      <w:r>
        <w:rPr>
          <w:rFonts w:ascii="Times New Roman" w:eastAsia="SimSun" w:hAnsi="Times New Roman" w:cs="Times New Roman" w:hint="eastAsia"/>
        </w:rPr>
        <w:t>4</w:t>
      </w:r>
      <w:r>
        <w:rPr>
          <w:rFonts w:ascii="Times New Roman" w:eastAsia="SimSun" w:hAnsi="Times New Roman" w:cs="Times New Roman" w:hint="eastAsia"/>
        </w:rPr>
        <w:t>）</w:t>
      </w:r>
    </w:p>
    <w:p w14:paraId="792AA717" w14:textId="6D9B1BC5" w:rsidR="008C1C74" w:rsidRDefault="00CC6737">
      <w:pPr>
        <w:ind w:firstLineChars="200" w:firstLine="440"/>
        <w:rPr>
          <w:rFonts w:ascii="Times New Roman" w:eastAsia="SimSun" w:hAnsi="Times New Roman" w:cs="Times New Roman"/>
        </w:rPr>
      </w:pPr>
      <w:r>
        <w:rPr>
          <w:rFonts w:ascii="Times New Roman" w:eastAsia="SimSun" w:hAnsi="Times New Roman" w:cs="Times New Roman" w:hint="eastAsia"/>
        </w:rPr>
        <w:t>其经济含义是，农机资本投入、农机社会化服务和</w:t>
      </w:r>
      <w:ins w:id="27" w:author="黄圣男" w:date="2026-06-30T16:33:00Z" w16du:dateUtc="2026-06-30T08:33:00Z">
        <w:r w:rsidR="003B6342">
          <w:rPr>
            <w:rFonts w:ascii="Times New Roman" w:eastAsia="SimSun" w:hAnsi="Times New Roman" w:cs="Times New Roman" w:hint="eastAsia"/>
          </w:rPr>
          <w:t>区域</w:t>
        </w:r>
      </w:ins>
      <w:r>
        <w:rPr>
          <w:rFonts w:ascii="Times New Roman" w:eastAsia="SimSun" w:hAnsi="Times New Roman" w:cs="Times New Roman" w:hint="eastAsia"/>
        </w:rPr>
        <w:t>综合机械化水平均可能通过改善耕整地、播种、植保、收获和产后处理质量提高单位面积产出，但三者对应的成本结构和组织机制不同，边际效应也存在差异。下文</w:t>
      </w:r>
      <w:ins w:id="28" w:author="黄圣男" w:date="2026-06-30T16:33:00Z" w16du:dateUtc="2026-06-30T08:33:00Z">
        <w:r w:rsidR="000700F9">
          <w:rPr>
            <w:rFonts w:ascii="Times New Roman" w:eastAsia="SimSun" w:hAnsi="Times New Roman" w:cs="Times New Roman" w:hint="eastAsia"/>
          </w:rPr>
          <w:t>将</w:t>
        </w:r>
      </w:ins>
      <w:r>
        <w:rPr>
          <w:rFonts w:ascii="Times New Roman" w:eastAsia="SimSun" w:hAnsi="Times New Roman" w:cs="Times New Roman" w:hint="eastAsia"/>
        </w:rPr>
        <w:t>分别在成本函数和土地配置决策层面</w:t>
      </w:r>
      <w:del w:id="29" w:author="黄圣男" w:date="2026-06-30T16:33:00Z" w16du:dateUtc="2026-06-30T08:33:00Z">
        <w:r w:rsidDel="00254E82">
          <w:rPr>
            <w:rFonts w:ascii="Times New Roman" w:eastAsia="SimSun" w:hAnsi="Times New Roman" w:cs="Times New Roman" w:hint="eastAsia"/>
          </w:rPr>
          <w:delText>刻画</w:delText>
        </w:r>
      </w:del>
      <w:ins w:id="30" w:author="黄圣男" w:date="2026-06-30T16:33:00Z" w16du:dateUtc="2026-06-30T08:33:00Z">
        <w:r w:rsidR="00254E82">
          <w:rPr>
            <w:rFonts w:ascii="Times New Roman" w:eastAsia="SimSun" w:hAnsi="Times New Roman" w:cs="Times New Roman" w:hint="eastAsia"/>
          </w:rPr>
          <w:t>解释</w:t>
        </w:r>
      </w:ins>
      <w:r>
        <w:rPr>
          <w:rFonts w:ascii="Times New Roman" w:eastAsia="SimSun" w:hAnsi="Times New Roman" w:cs="Times New Roman" w:hint="eastAsia"/>
        </w:rPr>
        <w:t>三条路径的作用机制。</w:t>
      </w:r>
    </w:p>
    <w:p w14:paraId="74590401" w14:textId="77777777" w:rsidR="008C1C74" w:rsidRDefault="00CC6737">
      <w:pPr>
        <w:ind w:firstLineChars="200" w:firstLine="440"/>
        <w:outlineLvl w:val="1"/>
        <w:rPr>
          <w:rFonts w:ascii="SimHei" w:eastAsia="SimHei" w:hAnsi="SimHei" w:cs="Times New Roman"/>
          <w:bCs/>
        </w:rPr>
      </w:pPr>
      <w:r>
        <w:rPr>
          <w:rFonts w:ascii="SimHei" w:eastAsia="SimHei" w:hAnsi="SimHei" w:cs="Times New Roman" w:hint="eastAsia"/>
          <w:bCs/>
        </w:rPr>
        <w:t>（二）农机资本投入路径：固定成本约束下的资本深化</w:t>
      </w:r>
    </w:p>
    <w:p w14:paraId="15FB94E0" w14:textId="77777777" w:rsidR="008C1C74" w:rsidRDefault="00CC6737">
      <w:pPr>
        <w:ind w:firstLineChars="200" w:firstLine="440"/>
        <w:rPr>
          <w:rFonts w:ascii="Times New Roman" w:eastAsia="SimSun" w:hAnsi="Times New Roman" w:cs="Times New Roman"/>
        </w:rPr>
      </w:pPr>
      <w:r>
        <w:rPr>
          <w:rFonts w:ascii="Times New Roman" w:eastAsia="SimSun" w:hAnsi="Times New Roman" w:cs="Times New Roman" w:hint="eastAsia"/>
        </w:rPr>
        <w:t>农机资本投入路径对应式（</w:t>
      </w:r>
      <w:r>
        <w:rPr>
          <w:rFonts w:ascii="Times New Roman" w:eastAsia="SimSun" w:hAnsi="Times New Roman" w:cs="Times New Roman" w:hint="eastAsia"/>
        </w:rPr>
        <w:t>3</w:t>
      </w:r>
      <w:r>
        <w:rPr>
          <w:rFonts w:ascii="Times New Roman" w:eastAsia="SimSun" w:hAnsi="Times New Roman" w:cs="Times New Roman" w:hint="eastAsia"/>
        </w:rPr>
        <w:t>）中的</w:t>
      </w:r>
      <m:oMath>
        <m:sSub>
          <m:sSubPr>
            <m:ctrlPr>
              <w:rPr>
                <w:rFonts w:ascii="Cambria Math" w:eastAsia="SimSun" w:hAnsi="Cambria Math" w:cs="Times New Roman"/>
              </w:rPr>
            </m:ctrlPr>
          </m:sSubPr>
          <m:e>
            <m:r>
              <w:rPr>
                <w:rFonts w:ascii="Cambria Math" w:eastAsia="SimSun" w:hAnsi="Cambria Math" w:cs="Times New Roman"/>
              </w:rPr>
              <m:t>K</m:t>
            </m:r>
          </m:e>
          <m:sub>
            <m:r>
              <w:rPr>
                <w:rFonts w:ascii="Cambria Math" w:eastAsia="SimSun" w:hAnsi="Cambria Math" w:cs="Times New Roman"/>
              </w:rPr>
              <m:t>mi</m:t>
            </m:r>
          </m:sub>
        </m:sSub>
      </m:oMath>
      <w:r>
        <w:rPr>
          <w:rFonts w:ascii="Times New Roman" w:eastAsia="SimSun" w:hAnsi="Times New Roman" w:cs="Times New Roman" w:hint="eastAsia"/>
        </w:rPr>
        <w:t>。经营主体自购农机时需要承担固定购置成本</w:t>
      </w:r>
      <m:oMath>
        <m:sSub>
          <m:sSubPr>
            <m:ctrlPr>
              <w:rPr>
                <w:rFonts w:ascii="Cambria Math" w:eastAsia="SimSun" w:hAnsi="Cambria Math" w:cs="Times New Roman"/>
              </w:rPr>
            </m:ctrlPr>
          </m:sSubPr>
          <m:e>
            <m:r>
              <w:rPr>
                <w:rFonts w:ascii="Cambria Math" w:eastAsia="SimSun" w:hAnsi="Cambria Math" w:cs="Times New Roman"/>
              </w:rPr>
              <m:t>F</m:t>
            </m:r>
          </m:e>
          <m:sub>
            <m:r>
              <w:rPr>
                <w:rFonts w:ascii="Cambria Math" w:eastAsia="SimSun" w:hAnsi="Cambria Math" w:cs="Times New Roman"/>
              </w:rPr>
              <m:t>m</m:t>
            </m:r>
          </m:sub>
        </m:sSub>
      </m:oMath>
      <w:r>
        <w:rPr>
          <w:rFonts w:ascii="Times New Roman" w:eastAsia="SimSun" w:hAnsi="Times New Roman" w:cs="Times New Roman" w:hint="eastAsia"/>
        </w:rPr>
        <w:t>和可变使用成本</w:t>
      </w:r>
      <m:oMath>
        <m:sSub>
          <m:sSubPr>
            <m:ctrlPr>
              <w:rPr>
                <w:rFonts w:ascii="Cambria Math" w:eastAsia="SimSun" w:hAnsi="Cambria Math" w:cs="Times New Roman"/>
              </w:rPr>
            </m:ctrlPr>
          </m:sSubPr>
          <m:e>
            <m:r>
              <w:rPr>
                <w:rFonts w:ascii="Cambria Math" w:eastAsia="SimSun" w:hAnsi="Cambria Math" w:cs="Times New Roman"/>
              </w:rPr>
              <m:t>c</m:t>
            </m:r>
          </m:e>
          <m:sub>
            <m:r>
              <w:rPr>
                <w:rFonts w:ascii="Cambria Math" w:eastAsia="SimSun" w:hAnsi="Cambria Math" w:cs="Times New Roman"/>
              </w:rPr>
              <m:t>m</m:t>
            </m:r>
          </m:sub>
        </m:sSub>
      </m:oMath>
      <w:r>
        <w:rPr>
          <w:rFonts w:ascii="Times New Roman" w:eastAsia="SimSun" w:hAnsi="Times New Roman" w:cs="Times New Roman" w:hint="eastAsia"/>
        </w:rPr>
        <w:t>，若其粮食播种面积为</w:t>
      </w:r>
      <m:oMath>
        <m:sSub>
          <m:sSubPr>
            <m:ctrlPr>
              <w:rPr>
                <w:rFonts w:ascii="Cambria Math" w:eastAsia="SimSun" w:hAnsi="Cambria Math" w:cs="Times New Roman"/>
              </w:rPr>
            </m:ctrlPr>
          </m:sSubPr>
          <m:e>
            <m:r>
              <w:rPr>
                <w:rFonts w:ascii="Cambria Math" w:eastAsia="SimSun" w:hAnsi="Cambria Math" w:cs="Times New Roman"/>
              </w:rPr>
              <m:t>A</m:t>
            </m:r>
          </m:e>
          <m:sub>
            <m:r>
              <w:rPr>
                <w:rFonts w:ascii="Cambria Math" w:eastAsia="SimSun" w:hAnsi="Cambria Math" w:cs="Times New Roman"/>
              </w:rPr>
              <m:t>i</m:t>
            </m:r>
          </m:sub>
        </m:sSub>
      </m:oMath>
      <w:r>
        <w:rPr>
          <w:rFonts w:ascii="Times New Roman" w:eastAsia="SimSun" w:hAnsi="Times New Roman" w:cs="Times New Roman" w:hint="eastAsia"/>
        </w:rPr>
        <w:t>，</w:t>
      </w:r>
      <w:proofErr w:type="gramStart"/>
      <w:r>
        <w:rPr>
          <w:rFonts w:ascii="Times New Roman" w:eastAsia="SimSun" w:hAnsi="Times New Roman" w:cs="Times New Roman" w:hint="eastAsia"/>
        </w:rPr>
        <w:t>则单位</w:t>
      </w:r>
      <w:proofErr w:type="gramEnd"/>
      <w:r>
        <w:rPr>
          <w:rFonts w:ascii="Times New Roman" w:eastAsia="SimSun" w:hAnsi="Times New Roman" w:cs="Times New Roman" w:hint="eastAsia"/>
        </w:rPr>
        <w:t>面积农机使用成本为：</w:t>
      </w:r>
    </w:p>
    <w:p w14:paraId="11C32699" w14:textId="77777777" w:rsidR="008C1C74" w:rsidRDefault="00CC6737">
      <w:pPr>
        <w:tabs>
          <w:tab w:val="center" w:pos="4153"/>
          <w:tab w:val="right" w:pos="8306"/>
        </w:tabs>
        <w:rPr>
          <w:rFonts w:ascii="Times New Roman" w:eastAsia="SimSun" w:hAnsi="Times New Roman" w:cs="Times New Roman"/>
        </w:rPr>
      </w:pPr>
      <w:r>
        <w:rPr>
          <w:rFonts w:ascii="Times New Roman" w:eastAsia="SimSun" w:hAnsi="Times New Roman" w:cs="Times New Roman" w:hint="eastAsia"/>
        </w:rPr>
        <w:tab/>
      </w:r>
      <m:oMath>
        <m:sSub>
          <m:sSubPr>
            <m:ctrlPr>
              <w:rPr>
                <w:rFonts w:ascii="Cambria Math" w:eastAsia="SimSun" w:hAnsi="Cambria Math" w:cs="Times New Roman"/>
              </w:rPr>
            </m:ctrlPr>
          </m:sSubPr>
          <m:e>
            <m:r>
              <w:rPr>
                <w:rFonts w:ascii="Cambria Math" w:eastAsia="SimSun" w:hAnsi="Cambria Math" w:cs="Times New Roman"/>
              </w:rPr>
              <m:t>AC</m:t>
            </m:r>
          </m:e>
          <m:sub>
            <m:r>
              <w:rPr>
                <w:rFonts w:ascii="Cambria Math" w:eastAsia="SimSun" w:hAnsi="Cambria Math" w:cs="Times New Roman"/>
              </w:rPr>
              <m:t>mi</m:t>
            </m:r>
          </m:sub>
        </m:sSub>
        <m:r>
          <w:rPr>
            <w:rFonts w:ascii="Cambria Math" w:eastAsia="SimSun" w:hAnsi="Cambria Math" w:cs="Times New Roman"/>
          </w:rPr>
          <m:t>=</m:t>
        </m:r>
        <m:f>
          <m:fPr>
            <m:ctrlPr>
              <w:rPr>
                <w:rFonts w:ascii="Cambria Math" w:eastAsia="SimSun" w:hAnsi="Cambria Math" w:cs="Times New Roman"/>
              </w:rPr>
            </m:ctrlPr>
          </m:fPr>
          <m:num>
            <m:sSub>
              <m:sSubPr>
                <m:ctrlPr>
                  <w:rPr>
                    <w:rFonts w:ascii="Cambria Math" w:eastAsia="SimSun" w:hAnsi="Cambria Math" w:cs="Times New Roman"/>
                  </w:rPr>
                </m:ctrlPr>
              </m:sSubPr>
              <m:e>
                <m:r>
                  <w:rPr>
                    <w:rFonts w:ascii="Cambria Math" w:eastAsia="SimSun" w:hAnsi="Cambria Math" w:cs="Times New Roman"/>
                  </w:rPr>
                  <m:t>F</m:t>
                </m:r>
              </m:e>
              <m:sub>
                <m:r>
                  <w:rPr>
                    <w:rFonts w:ascii="Cambria Math" w:eastAsia="SimSun" w:hAnsi="Cambria Math" w:cs="Times New Roman"/>
                  </w:rPr>
                  <m:t>m</m:t>
                </m:r>
              </m:sub>
            </m:sSub>
          </m:num>
          <m:den>
            <m:sSub>
              <m:sSubPr>
                <m:ctrlPr>
                  <w:rPr>
                    <w:rFonts w:ascii="Cambria Math" w:eastAsia="SimSun" w:hAnsi="Cambria Math" w:cs="Times New Roman"/>
                  </w:rPr>
                </m:ctrlPr>
              </m:sSubPr>
              <m:e>
                <m:r>
                  <w:rPr>
                    <w:rFonts w:ascii="Cambria Math" w:eastAsia="SimSun" w:hAnsi="Cambria Math" w:cs="Times New Roman"/>
                  </w:rPr>
                  <m:t>A</m:t>
                </m:r>
              </m:e>
              <m:sub>
                <m:r>
                  <w:rPr>
                    <w:rFonts w:ascii="Cambria Math" w:eastAsia="SimSun" w:hAnsi="Cambria Math" w:cs="Times New Roman"/>
                  </w:rPr>
                  <m:t>i</m:t>
                </m:r>
              </m:sub>
            </m:sSub>
          </m:den>
        </m:f>
        <m:r>
          <w:rPr>
            <w:rFonts w:ascii="Cambria Math" w:eastAsia="SimSun" w:hAnsi="Cambria Math" w:cs="Times New Roman"/>
          </w:rPr>
          <m:t>+</m:t>
        </m:r>
        <m:sSub>
          <m:sSubPr>
            <m:ctrlPr>
              <w:rPr>
                <w:rFonts w:ascii="Cambria Math" w:eastAsia="SimSun" w:hAnsi="Cambria Math" w:cs="Times New Roman"/>
              </w:rPr>
            </m:ctrlPr>
          </m:sSubPr>
          <m:e>
            <m:r>
              <w:rPr>
                <w:rFonts w:ascii="Cambria Math" w:eastAsia="SimSun" w:hAnsi="Cambria Math" w:cs="Times New Roman"/>
              </w:rPr>
              <m:t>c</m:t>
            </m:r>
          </m:e>
          <m:sub>
            <m:r>
              <w:rPr>
                <w:rFonts w:ascii="Cambria Math" w:eastAsia="SimSun" w:hAnsi="Cambria Math" w:cs="Times New Roman"/>
              </w:rPr>
              <m:t>m</m:t>
            </m:r>
          </m:sub>
        </m:sSub>
      </m:oMath>
      <w:r>
        <w:rPr>
          <w:rFonts w:ascii="Times New Roman" w:eastAsia="SimSun" w:hAnsi="Times New Roman" w:cs="Times New Roman" w:hint="eastAsia"/>
        </w:rPr>
        <w:tab/>
      </w:r>
      <w:r>
        <w:rPr>
          <w:rFonts w:ascii="Times New Roman" w:eastAsia="SimSun" w:hAnsi="Times New Roman" w:cs="Times New Roman" w:hint="eastAsia"/>
        </w:rPr>
        <w:t>（</w:t>
      </w:r>
      <w:r>
        <w:rPr>
          <w:rFonts w:ascii="Times New Roman" w:eastAsia="SimSun" w:hAnsi="Times New Roman" w:cs="Times New Roman" w:hint="eastAsia"/>
        </w:rPr>
        <w:t>5</w:t>
      </w:r>
      <w:r>
        <w:rPr>
          <w:rFonts w:ascii="Times New Roman" w:eastAsia="SimSun" w:hAnsi="Times New Roman" w:cs="Times New Roman" w:hint="eastAsia"/>
        </w:rPr>
        <w:t>）</w:t>
      </w:r>
    </w:p>
    <w:p w14:paraId="4FCD96B8" w14:textId="731BF46E" w:rsidR="008C1C74" w:rsidRDefault="00CC6737">
      <w:pPr>
        <w:ind w:firstLineChars="200" w:firstLine="440"/>
        <w:rPr>
          <w:rFonts w:ascii="Times New Roman" w:eastAsia="SimSun" w:hAnsi="Times New Roman" w:cs="Times New Roman"/>
        </w:rPr>
      </w:pPr>
      <w:r>
        <w:rPr>
          <w:rFonts w:ascii="Times New Roman" w:eastAsia="SimSun" w:hAnsi="Times New Roman" w:cs="Times New Roman" w:hint="eastAsia"/>
        </w:rPr>
        <w:lastRenderedPageBreak/>
        <w:t>式（</w:t>
      </w:r>
      <w:r>
        <w:rPr>
          <w:rFonts w:ascii="Times New Roman" w:eastAsia="SimSun" w:hAnsi="Times New Roman" w:cs="Times New Roman" w:hint="eastAsia"/>
        </w:rPr>
        <w:t>5</w:t>
      </w:r>
      <w:r>
        <w:rPr>
          <w:rFonts w:ascii="Times New Roman" w:eastAsia="SimSun" w:hAnsi="Times New Roman" w:cs="Times New Roman" w:hint="eastAsia"/>
        </w:rPr>
        <w:t>）表明，自购农机具有显著的规模经济特征：经营面积越大，固定成本越容易摊薄；经营面积越小，单位面积农机成本越高。对小农户而言，若</w:t>
      </w:r>
      <m:oMath>
        <m:sSub>
          <m:sSubPr>
            <m:ctrlPr>
              <w:rPr>
                <w:rFonts w:ascii="Cambria Math" w:eastAsia="SimSun" w:hAnsi="Cambria Math" w:cs="Times New Roman"/>
              </w:rPr>
            </m:ctrlPr>
          </m:sSubPr>
          <m:e>
            <m:r>
              <w:rPr>
                <w:rFonts w:ascii="Cambria Math" w:eastAsia="SimSun" w:hAnsi="Cambria Math" w:cs="Times New Roman"/>
              </w:rPr>
              <m:t>A</m:t>
            </m:r>
          </m:e>
          <m:sub>
            <m:r>
              <w:rPr>
                <w:rFonts w:ascii="Cambria Math" w:eastAsia="SimSun" w:hAnsi="Cambria Math" w:cs="Times New Roman"/>
              </w:rPr>
              <m:t>i</m:t>
            </m:r>
          </m:sub>
        </m:sSub>
      </m:oMath>
      <w:r>
        <w:rPr>
          <w:rFonts w:ascii="Times New Roman" w:eastAsia="SimSun" w:hAnsi="Times New Roman" w:cs="Times New Roman" w:hint="eastAsia"/>
        </w:rPr>
        <w:t>较小，则</w:t>
      </w:r>
      <m:oMath>
        <m:sSub>
          <m:sSubPr>
            <m:ctrlPr>
              <w:rPr>
                <w:rFonts w:ascii="Cambria Math" w:eastAsia="SimSun" w:hAnsi="Cambria Math" w:cs="Times New Roman"/>
              </w:rPr>
            </m:ctrlPr>
          </m:sSubPr>
          <m:e>
            <m:r>
              <w:rPr>
                <w:rFonts w:ascii="Cambria Math" w:eastAsia="SimSun" w:hAnsi="Cambria Math" w:cs="Times New Roman"/>
              </w:rPr>
              <m:t>AC</m:t>
            </m:r>
          </m:e>
          <m:sub>
            <m:r>
              <w:rPr>
                <w:rFonts w:ascii="Cambria Math" w:eastAsia="SimSun" w:hAnsi="Cambria Math" w:cs="Times New Roman"/>
              </w:rPr>
              <m:t>mi</m:t>
            </m:r>
          </m:sub>
        </m:sSub>
      </m:oMath>
      <w:r>
        <w:rPr>
          <w:rFonts w:ascii="Times New Roman" w:eastAsia="SimSun" w:hAnsi="Times New Roman" w:cs="Times New Roman" w:hint="eastAsia"/>
        </w:rPr>
        <w:t>可能高于购买社会化服务的成本。因此，农机资本投入更适合经营规模较大的主体，而</w:t>
      </w:r>
      <w:del w:id="31" w:author="黄圣男" w:date="2026-06-30T16:35:00Z" w16du:dateUtc="2026-06-30T08:35:00Z">
        <w:r w:rsidDel="00206888">
          <w:rPr>
            <w:rFonts w:ascii="Times New Roman" w:eastAsia="SimSun" w:hAnsi="Times New Roman" w:cs="Times New Roman" w:hint="eastAsia"/>
          </w:rPr>
          <w:delText>不必然</w:delText>
        </w:r>
      </w:del>
      <w:ins w:id="32" w:author="黄圣男" w:date="2026-06-30T16:35:00Z" w16du:dateUtc="2026-06-30T08:35:00Z">
        <w:r w:rsidR="00206888">
          <w:rPr>
            <w:rFonts w:ascii="Times New Roman" w:eastAsia="SimSun" w:hAnsi="Times New Roman" w:cs="Times New Roman" w:hint="eastAsia"/>
          </w:rPr>
          <w:t>不一定</w:t>
        </w:r>
      </w:ins>
      <w:r>
        <w:rPr>
          <w:rFonts w:ascii="Times New Roman" w:eastAsia="SimSun" w:hAnsi="Times New Roman" w:cs="Times New Roman" w:hint="eastAsia"/>
        </w:rPr>
        <w:t>适合所有小农户。</w:t>
      </w:r>
    </w:p>
    <w:p w14:paraId="70602461" w14:textId="7EB27E8C" w:rsidR="008C1C74" w:rsidRDefault="00CC6737">
      <w:pPr>
        <w:ind w:firstLineChars="200" w:firstLine="440"/>
        <w:rPr>
          <w:rFonts w:ascii="Times New Roman" w:eastAsia="SimSun" w:hAnsi="Times New Roman" w:cs="Times New Roman"/>
        </w:rPr>
      </w:pPr>
      <w:r>
        <w:rPr>
          <w:rFonts w:ascii="Times New Roman" w:eastAsia="SimSun" w:hAnsi="Times New Roman" w:cs="Times New Roman" w:hint="eastAsia"/>
        </w:rPr>
        <w:t>在劳动工资</w:t>
      </w:r>
      <m:oMath>
        <m:r>
          <w:rPr>
            <w:rFonts w:ascii="Cambria Math" w:eastAsia="SimSun" w:hAnsi="Cambria Math" w:cs="Times New Roman"/>
          </w:rPr>
          <m:t>w</m:t>
        </m:r>
      </m:oMath>
      <w:r>
        <w:rPr>
          <w:rFonts w:ascii="Times New Roman" w:eastAsia="SimSun" w:hAnsi="Times New Roman" w:cs="Times New Roman" w:hint="eastAsia"/>
        </w:rPr>
        <w:t>上升的条件下，经营主体会以农机资本替代劳动投入。</w:t>
      </w:r>
      <w:del w:id="33" w:author="黄圣男" w:date="2026-06-30T16:35:00Z" w16du:dateUtc="2026-06-30T08:35:00Z">
        <w:r w:rsidDel="001E6A9E">
          <w:rPr>
            <w:rFonts w:ascii="Times New Roman" w:eastAsia="SimSun" w:hAnsi="Times New Roman" w:cs="Times New Roman" w:hint="eastAsia"/>
          </w:rPr>
          <w:delText>设</w:delText>
        </w:r>
      </w:del>
      <w:proofErr w:type="gramStart"/>
      <w:ins w:id="34" w:author="黄圣男" w:date="2026-06-30T16:35:00Z" w16du:dateUtc="2026-06-30T08:35:00Z">
        <w:r w:rsidR="001E6A9E">
          <w:rPr>
            <w:rFonts w:ascii="Times New Roman" w:eastAsia="SimSun" w:hAnsi="Times New Roman" w:cs="Times New Roman" w:hint="eastAsia"/>
          </w:rPr>
          <w:t>若</w:t>
        </w:r>
      </w:ins>
      <w:r>
        <w:rPr>
          <w:rFonts w:ascii="Times New Roman" w:eastAsia="SimSun" w:hAnsi="Times New Roman" w:cs="Times New Roman" w:hint="eastAsia"/>
        </w:rPr>
        <w:t>粮食</w:t>
      </w:r>
      <w:proofErr w:type="gramEnd"/>
      <w:r>
        <w:rPr>
          <w:rFonts w:ascii="Times New Roman" w:eastAsia="SimSun" w:hAnsi="Times New Roman" w:cs="Times New Roman" w:hint="eastAsia"/>
        </w:rPr>
        <w:t>生产成本函数为：</w:t>
      </w:r>
    </w:p>
    <w:p w14:paraId="33609A85" w14:textId="77777777" w:rsidR="008C1C74" w:rsidRDefault="00CC6737">
      <w:pPr>
        <w:tabs>
          <w:tab w:val="center" w:pos="4153"/>
          <w:tab w:val="right" w:pos="8306"/>
        </w:tabs>
        <w:rPr>
          <w:rFonts w:ascii="Times New Roman" w:eastAsia="SimSun" w:hAnsi="Times New Roman" w:cs="Times New Roman"/>
        </w:rPr>
      </w:pPr>
      <w:r>
        <w:rPr>
          <w:rFonts w:ascii="Times New Roman" w:eastAsia="SimSun" w:hAnsi="Times New Roman" w:cs="Times New Roman" w:hint="eastAsia"/>
        </w:rPr>
        <w:tab/>
      </w:r>
      <m:oMath>
        <m:sSub>
          <m:sSubPr>
            <m:ctrlPr>
              <w:rPr>
                <w:rFonts w:ascii="Cambria Math" w:eastAsia="SimSun" w:hAnsi="Cambria Math" w:cs="Times New Roman"/>
              </w:rPr>
            </m:ctrlPr>
          </m:sSubPr>
          <m:e>
            <m:r>
              <w:rPr>
                <w:rFonts w:ascii="Cambria Math" w:eastAsia="SimSun" w:hAnsi="Cambria Math" w:cs="Times New Roman"/>
              </w:rPr>
              <m:t>C</m:t>
            </m:r>
          </m:e>
          <m:sub>
            <m:r>
              <w:rPr>
                <w:rFonts w:ascii="Cambria Math" w:eastAsia="SimSun" w:hAnsi="Cambria Math" w:cs="Times New Roman"/>
              </w:rPr>
              <m:t>i</m:t>
            </m:r>
          </m:sub>
        </m:sSub>
        <m:r>
          <w:rPr>
            <w:rFonts w:ascii="Cambria Math" w:eastAsia="SimSun" w:hAnsi="Cambria Math" w:cs="Times New Roman"/>
          </w:rPr>
          <m:t>=C(w,</m:t>
        </m:r>
        <m:sSub>
          <m:sSubPr>
            <m:ctrlPr>
              <w:rPr>
                <w:rFonts w:ascii="Cambria Math" w:eastAsia="SimSun" w:hAnsi="Cambria Math" w:cs="Times New Roman"/>
              </w:rPr>
            </m:ctrlPr>
          </m:sSubPr>
          <m:e>
            <m:r>
              <w:rPr>
                <w:rFonts w:ascii="Cambria Math" w:eastAsia="SimSun" w:hAnsi="Cambria Math" w:cs="Times New Roman"/>
              </w:rPr>
              <m:t>r</m:t>
            </m:r>
          </m:e>
          <m:sub>
            <m:r>
              <w:rPr>
                <w:rFonts w:ascii="Cambria Math" w:eastAsia="SimSun" w:hAnsi="Cambria Math" w:cs="Times New Roman"/>
              </w:rPr>
              <m:t>m</m:t>
            </m:r>
          </m:sub>
        </m:sSub>
        <m:r>
          <w:rPr>
            <w:rFonts w:ascii="Cambria Math" w:eastAsia="SimSun" w:hAnsi="Cambria Math" w:cs="Times New Roman"/>
          </w:rPr>
          <m:t>,</m:t>
        </m:r>
        <m:sSub>
          <m:sSubPr>
            <m:ctrlPr>
              <w:rPr>
                <w:rFonts w:ascii="Cambria Math" w:eastAsia="SimSun" w:hAnsi="Cambria Math" w:cs="Times New Roman"/>
              </w:rPr>
            </m:ctrlPr>
          </m:sSubPr>
          <m:e>
            <m:r>
              <w:rPr>
                <w:rFonts w:ascii="Cambria Math" w:eastAsia="SimSun" w:hAnsi="Cambria Math" w:cs="Times New Roman"/>
              </w:rPr>
              <m:t>p</m:t>
            </m:r>
          </m:e>
          <m:sub>
            <m:r>
              <w:rPr>
                <w:rFonts w:ascii="Cambria Math" w:eastAsia="SimSun" w:hAnsi="Cambria Math" w:cs="Times New Roman"/>
              </w:rPr>
              <m:t>x</m:t>
            </m:r>
          </m:sub>
        </m:sSub>
        <m:r>
          <w:rPr>
            <w:rFonts w:ascii="Cambria Math" w:eastAsia="SimSun" w:hAnsi="Cambria Math" w:cs="Times New Roman"/>
          </w:rPr>
          <m:t>,</m:t>
        </m:r>
        <m:sSub>
          <m:sSubPr>
            <m:ctrlPr>
              <w:rPr>
                <w:rFonts w:ascii="Cambria Math" w:eastAsia="SimSun" w:hAnsi="Cambria Math" w:cs="Times New Roman"/>
              </w:rPr>
            </m:ctrlPr>
          </m:sSubPr>
          <m:e>
            <m:r>
              <w:rPr>
                <w:rFonts w:ascii="Cambria Math" w:eastAsia="SimSun" w:hAnsi="Cambria Math" w:cs="Times New Roman"/>
              </w:rPr>
              <m:t>Y</m:t>
            </m:r>
          </m:e>
          <m:sub>
            <m:r>
              <w:rPr>
                <w:rFonts w:ascii="Cambria Math" w:eastAsia="SimSun" w:hAnsi="Cambria Math" w:cs="Times New Roman"/>
              </w:rPr>
              <m:t>i</m:t>
            </m:r>
          </m:sub>
        </m:sSub>
        <m:r>
          <w:rPr>
            <w:rFonts w:ascii="Cambria Math" w:eastAsia="SimSun" w:hAnsi="Cambria Math" w:cs="Times New Roman"/>
          </w:rPr>
          <m:t>;</m:t>
        </m:r>
        <m:sSub>
          <m:sSubPr>
            <m:ctrlPr>
              <w:rPr>
                <w:rFonts w:ascii="Cambria Math" w:eastAsia="SimSun" w:hAnsi="Cambria Math" w:cs="Times New Roman"/>
              </w:rPr>
            </m:ctrlPr>
          </m:sSubPr>
          <m:e>
            <m:r>
              <m:rPr>
                <m:scr m:val="script"/>
              </m:rPr>
              <w:rPr>
                <w:rFonts w:ascii="Cambria Math" w:eastAsia="SimSun" w:hAnsi="Cambria Math" w:cs="Times New Roman"/>
              </w:rPr>
              <m:t>M</m:t>
            </m:r>
          </m:e>
          <m:sub>
            <m:r>
              <w:rPr>
                <w:rFonts w:ascii="Cambria Math" w:eastAsia="SimSun" w:hAnsi="Cambria Math" w:cs="Times New Roman"/>
              </w:rPr>
              <m:t>i</m:t>
            </m:r>
          </m:sub>
        </m:sSub>
        <m:r>
          <w:rPr>
            <w:rFonts w:ascii="Cambria Math" w:eastAsia="SimSun" w:hAnsi="Cambria Math" w:cs="Times New Roman"/>
          </w:rPr>
          <m:t>)</m:t>
        </m:r>
      </m:oMath>
      <w:r>
        <w:rPr>
          <w:rFonts w:ascii="Times New Roman" w:eastAsia="SimSun" w:hAnsi="Times New Roman" w:cs="Times New Roman" w:hint="eastAsia"/>
        </w:rPr>
        <w:tab/>
      </w:r>
      <w:r>
        <w:rPr>
          <w:rFonts w:ascii="Times New Roman" w:eastAsia="SimSun" w:hAnsi="Times New Roman" w:cs="Times New Roman" w:hint="eastAsia"/>
        </w:rPr>
        <w:t>（</w:t>
      </w:r>
      <w:r>
        <w:rPr>
          <w:rFonts w:ascii="Times New Roman" w:eastAsia="SimSun" w:hAnsi="Times New Roman" w:cs="Times New Roman" w:hint="eastAsia"/>
        </w:rPr>
        <w:t>6</w:t>
      </w:r>
      <w:r>
        <w:rPr>
          <w:rFonts w:ascii="Times New Roman" w:eastAsia="SimSun" w:hAnsi="Times New Roman" w:cs="Times New Roman" w:hint="eastAsia"/>
        </w:rPr>
        <w:t>）</w:t>
      </w:r>
    </w:p>
    <w:p w14:paraId="60CFFA76" w14:textId="2B3A5A69" w:rsidR="008C1C74" w:rsidRDefault="00CC6737">
      <w:pPr>
        <w:rPr>
          <w:rFonts w:ascii="Times New Roman" w:eastAsia="SimSun" w:hAnsi="Times New Roman" w:cs="Times New Roman"/>
        </w:rPr>
        <w:pPrChange w:id="35" w:author="黄圣男" w:date="2026-06-30T16:36:00Z" w16du:dateUtc="2026-06-30T08:36:00Z">
          <w:pPr>
            <w:ind w:firstLineChars="200" w:firstLine="440"/>
          </w:pPr>
        </w:pPrChange>
      </w:pPr>
      <w:r>
        <w:rPr>
          <w:rFonts w:ascii="Times New Roman" w:eastAsia="SimSun" w:hAnsi="Times New Roman" w:cs="Times New Roman" w:hint="eastAsia"/>
        </w:rPr>
        <w:t>其中，</w:t>
      </w:r>
      <m:oMath>
        <m:sSub>
          <m:sSubPr>
            <m:ctrlPr>
              <w:rPr>
                <w:rFonts w:ascii="Cambria Math" w:eastAsia="SimSun" w:hAnsi="Cambria Math" w:cs="Times New Roman"/>
              </w:rPr>
            </m:ctrlPr>
          </m:sSubPr>
          <m:e>
            <m:r>
              <w:rPr>
                <w:rFonts w:ascii="Cambria Math" w:eastAsia="SimSun" w:hAnsi="Cambria Math" w:cs="Times New Roman"/>
              </w:rPr>
              <m:t>r</m:t>
            </m:r>
          </m:e>
          <m:sub>
            <m:r>
              <w:rPr>
                <w:rFonts w:ascii="Cambria Math" w:eastAsia="SimSun" w:hAnsi="Cambria Math" w:cs="Times New Roman"/>
              </w:rPr>
              <m:t>m</m:t>
            </m:r>
          </m:sub>
        </m:sSub>
      </m:oMath>
      <w:r>
        <w:rPr>
          <w:rFonts w:ascii="Times New Roman" w:eastAsia="SimSun" w:hAnsi="Times New Roman" w:cs="Times New Roman" w:hint="eastAsia"/>
        </w:rPr>
        <w:t>表示农机资本价格，</w:t>
      </w:r>
      <m:oMath>
        <m:sSub>
          <m:sSubPr>
            <m:ctrlPr>
              <w:rPr>
                <w:rFonts w:ascii="Cambria Math" w:eastAsia="SimSun" w:hAnsi="Cambria Math" w:cs="Times New Roman"/>
              </w:rPr>
            </m:ctrlPr>
          </m:sSubPr>
          <m:e>
            <m:r>
              <w:rPr>
                <w:rFonts w:ascii="Cambria Math" w:eastAsia="SimSun" w:hAnsi="Cambria Math" w:cs="Times New Roman"/>
              </w:rPr>
              <m:t>p</m:t>
            </m:r>
          </m:e>
          <m:sub>
            <m:r>
              <w:rPr>
                <w:rFonts w:ascii="Cambria Math" w:eastAsia="SimSun" w:hAnsi="Cambria Math" w:cs="Times New Roman"/>
              </w:rPr>
              <m:t>x</m:t>
            </m:r>
          </m:sub>
        </m:sSub>
      </m:oMath>
      <w:r>
        <w:rPr>
          <w:rFonts w:ascii="Times New Roman" w:eastAsia="SimSun" w:hAnsi="Times New Roman" w:cs="Times New Roman" w:hint="eastAsia"/>
        </w:rPr>
        <w:t>表示其他投入价格。当相对要素价格</w:t>
      </w:r>
      <m:oMath>
        <m:r>
          <w:rPr>
            <w:rFonts w:ascii="Cambria Math" w:eastAsia="SimSun" w:hAnsi="Cambria Math" w:cs="Times New Roman"/>
          </w:rPr>
          <m:t>w/</m:t>
        </m:r>
        <m:sSub>
          <m:sSubPr>
            <m:ctrlPr>
              <w:rPr>
                <w:rFonts w:ascii="Cambria Math" w:eastAsia="SimSun" w:hAnsi="Cambria Math" w:cs="Times New Roman"/>
              </w:rPr>
            </m:ctrlPr>
          </m:sSubPr>
          <m:e>
            <m:r>
              <w:rPr>
                <w:rFonts w:ascii="Cambria Math" w:eastAsia="SimSun" w:hAnsi="Cambria Math" w:cs="Times New Roman"/>
              </w:rPr>
              <m:t>r</m:t>
            </m:r>
          </m:e>
          <m:sub>
            <m:r>
              <w:rPr>
                <w:rFonts w:ascii="Cambria Math" w:eastAsia="SimSun" w:hAnsi="Cambria Math" w:cs="Times New Roman"/>
              </w:rPr>
              <m:t>m</m:t>
            </m:r>
          </m:sub>
        </m:sSub>
      </m:oMath>
      <w:r>
        <w:rPr>
          <w:rFonts w:ascii="Times New Roman" w:eastAsia="SimSun" w:hAnsi="Times New Roman" w:cs="Times New Roman" w:hint="eastAsia"/>
        </w:rPr>
        <w:t>上升时，成本最小化条件</w:t>
      </w:r>
      <w:ins w:id="36" w:author="黄圣男" w:date="2026-06-30T16:37:00Z" w16du:dateUtc="2026-06-30T08:37:00Z">
        <w:r w:rsidR="00F1251A">
          <w:rPr>
            <w:rFonts w:ascii="Times New Roman" w:eastAsia="SimSun" w:hAnsi="Times New Roman" w:cs="Times New Roman" w:hint="eastAsia"/>
          </w:rPr>
          <w:t>会</w:t>
        </w:r>
      </w:ins>
      <w:r>
        <w:rPr>
          <w:rFonts w:ascii="Times New Roman" w:eastAsia="SimSun" w:hAnsi="Times New Roman" w:cs="Times New Roman" w:hint="eastAsia"/>
        </w:rPr>
        <w:t>诱导经营主体提高机械化投入强度、降低劳动投入需求</w:t>
      </w:r>
      <w:del w:id="37" w:author="黄圣男" w:date="2026-06-30T16:36:00Z" w16du:dateUtc="2026-06-30T08:36:00Z">
        <w:r w:rsidDel="002659B4">
          <w:rPr>
            <w:rFonts w:ascii="Times New Roman" w:eastAsia="SimSun" w:hAnsi="Times New Roman" w:cs="Times New Roman" w:hint="eastAsia"/>
          </w:rPr>
          <w:delText>：</w:delText>
        </w:r>
      </w:del>
      <w:ins w:id="38" w:author="黄圣男" w:date="2026-06-30T16:36:00Z" w16du:dateUtc="2026-06-30T08:36:00Z">
        <w:r w:rsidR="002659B4">
          <w:rPr>
            <w:rFonts w:ascii="Times New Roman" w:eastAsia="SimSun" w:hAnsi="Times New Roman" w:cs="Times New Roman" w:hint="eastAsia"/>
          </w:rPr>
          <w:t>，</w:t>
        </w:r>
      </w:ins>
      <w:r>
        <w:rPr>
          <w:rFonts w:ascii="Times New Roman" w:eastAsia="SimSun" w:hAnsi="Times New Roman" w:cs="Times New Roman" w:hint="eastAsia"/>
        </w:rPr>
        <w:t>如图</w:t>
      </w:r>
      <w:r>
        <w:rPr>
          <w:rFonts w:ascii="Times New Roman" w:eastAsia="SimSun" w:hAnsi="Times New Roman" w:cs="Times New Roman" w:hint="eastAsia"/>
        </w:rPr>
        <w:t>1</w:t>
      </w:r>
      <w:r>
        <w:rPr>
          <w:rFonts w:ascii="Times New Roman" w:eastAsia="SimSun" w:hAnsi="Times New Roman" w:cs="Times New Roman" w:hint="eastAsia"/>
        </w:rPr>
        <w:t>所示，等成本线斜率随工资上升而变化，成本最小化均衡</w:t>
      </w:r>
      <w:proofErr w:type="gramStart"/>
      <w:r>
        <w:rPr>
          <w:rFonts w:ascii="Times New Roman" w:eastAsia="SimSun" w:hAnsi="Times New Roman" w:cs="Times New Roman" w:hint="eastAsia"/>
        </w:rPr>
        <w:t>点沿等产量</w:t>
      </w:r>
      <w:proofErr w:type="gramEnd"/>
      <w:r>
        <w:rPr>
          <w:rFonts w:ascii="Times New Roman" w:eastAsia="SimSun" w:hAnsi="Times New Roman" w:cs="Times New Roman" w:hint="eastAsia"/>
        </w:rPr>
        <w:t>线由</w:t>
      </w:r>
      <m:oMath>
        <m:sSub>
          <m:sSubPr>
            <m:ctrlPr>
              <w:rPr>
                <w:rFonts w:ascii="Cambria Math" w:eastAsia="SimSun" w:hAnsi="Cambria Math" w:cs="Times New Roman"/>
              </w:rPr>
            </m:ctrlPr>
          </m:sSubPr>
          <m:e>
            <m:r>
              <w:rPr>
                <w:rFonts w:ascii="Cambria Math" w:eastAsia="SimSun" w:hAnsi="Cambria Math" w:cs="Times New Roman"/>
              </w:rPr>
              <m:t>E</m:t>
            </m:r>
          </m:e>
          <m:sub>
            <m:r>
              <w:rPr>
                <w:rFonts w:ascii="Cambria Math" w:eastAsia="SimSun" w:hAnsi="Cambria Math" w:cs="Times New Roman"/>
              </w:rPr>
              <m:t>0</m:t>
            </m:r>
          </m:sub>
        </m:sSub>
      </m:oMath>
      <w:r>
        <w:rPr>
          <w:rFonts w:ascii="Times New Roman" w:eastAsia="SimSun" w:hAnsi="Times New Roman" w:cs="Times New Roman" w:hint="eastAsia"/>
        </w:rPr>
        <w:t>移至</w:t>
      </w:r>
      <m:oMath>
        <m:sSub>
          <m:sSubPr>
            <m:ctrlPr>
              <w:rPr>
                <w:rFonts w:ascii="Cambria Math" w:eastAsia="SimSun" w:hAnsi="Cambria Math" w:cs="Times New Roman"/>
              </w:rPr>
            </m:ctrlPr>
          </m:sSubPr>
          <m:e>
            <m:r>
              <w:rPr>
                <w:rFonts w:ascii="Cambria Math" w:eastAsia="SimSun" w:hAnsi="Cambria Math" w:cs="Times New Roman"/>
              </w:rPr>
              <m:t>E</m:t>
            </m:r>
          </m:e>
          <m:sub>
            <m:r>
              <w:rPr>
                <w:rFonts w:ascii="Cambria Math" w:eastAsia="SimSun" w:hAnsi="Cambria Math" w:cs="Times New Roman"/>
              </w:rPr>
              <m:t>1</m:t>
            </m:r>
          </m:sub>
        </m:sSub>
      </m:oMath>
      <w:r>
        <w:rPr>
          <w:rFonts w:ascii="Times New Roman" w:eastAsia="SimSun" w:hAnsi="Times New Roman" w:cs="Times New Roman" w:hint="eastAsia"/>
        </w:rPr>
        <w:t>，要素投入组合向机械资本密集方向调整。</w:t>
      </w:r>
      <w:del w:id="39" w:author="黄圣男" w:date="2026-06-30T16:37:00Z" w16du:dateUtc="2026-06-30T08:37:00Z">
        <w:r w:rsidDel="00D61441">
          <w:rPr>
            <w:rFonts w:ascii="Times New Roman" w:eastAsia="SimSun" w:hAnsi="Times New Roman" w:cs="Times New Roman" w:hint="eastAsia"/>
          </w:rPr>
          <w:delText>这一机制构成农机资本投入提升劳动生产率和生产效率的微观基础。</w:delText>
        </w:r>
      </w:del>
    </w:p>
    <w:p w14:paraId="46D65919" w14:textId="77777777" w:rsidR="008C1C74" w:rsidRDefault="00CC6737">
      <w:pPr>
        <w:jc w:val="center"/>
        <w:rPr>
          <w:rFonts w:ascii="Times New Roman" w:eastAsia="SimSun" w:hAnsi="Times New Roman" w:cs="Times New Roman"/>
        </w:rPr>
      </w:pPr>
      <w:r>
        <w:rPr>
          <w:rFonts w:ascii="Times New Roman" w:eastAsia="SimSun" w:hAnsi="Times New Roman" w:cs="Times New Roman" w:hint="eastAsia"/>
          <w:noProof/>
        </w:rPr>
        <w:drawing>
          <wp:inline distT="0" distB="0" distL="0" distR="0" wp14:anchorId="777C24B6" wp14:editId="70995AFE">
            <wp:extent cx="4206240" cy="3301731"/>
            <wp:effectExtent l="0" t="0" r="0" b="0"/>
            <wp:docPr id="1001" name="图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 name="图1"/>
                    <pic:cNvPicPr/>
                  </pic:nvPicPr>
                  <pic:blipFill>
                    <a:blip r:embed="rId8"/>
                    <a:stretch>
                      <a:fillRect/>
                    </a:stretch>
                  </pic:blipFill>
                  <pic:spPr>
                    <a:xfrm>
                      <a:off x="0" y="0"/>
                      <a:ext cx="4206240" cy="3301731"/>
                    </a:xfrm>
                    <a:prstGeom prst="rect">
                      <a:avLst/>
                    </a:prstGeom>
                  </pic:spPr>
                </pic:pic>
              </a:graphicData>
            </a:graphic>
          </wp:inline>
        </w:drawing>
      </w:r>
    </w:p>
    <w:p w14:paraId="2824E4A2" w14:textId="77777777" w:rsidR="008C1C74" w:rsidRDefault="00CC6737">
      <w:pPr>
        <w:jc w:val="center"/>
        <w:rPr>
          <w:rFonts w:ascii="Times New Roman" w:eastAsia="SimHei" w:hAnsi="Times New Roman" w:cs="Times New Roman"/>
          <w:sz w:val="18"/>
          <w:szCs w:val="18"/>
        </w:rPr>
      </w:pPr>
      <w:r>
        <w:rPr>
          <w:rFonts w:ascii="Times New Roman" w:eastAsia="SimHei" w:hAnsi="Times New Roman" w:cs="Times New Roman" w:hint="eastAsia"/>
          <w:sz w:val="18"/>
          <w:szCs w:val="18"/>
        </w:rPr>
        <w:t>图</w:t>
      </w:r>
      <w:r>
        <w:rPr>
          <w:rFonts w:ascii="Times New Roman" w:eastAsia="SimHei" w:hAnsi="Times New Roman" w:cs="Times New Roman" w:hint="eastAsia"/>
          <w:sz w:val="18"/>
          <w:szCs w:val="18"/>
        </w:rPr>
        <w:t xml:space="preserve">1  </w:t>
      </w:r>
      <w:r>
        <w:rPr>
          <w:rFonts w:ascii="Times New Roman" w:eastAsia="SimHei" w:hAnsi="Times New Roman" w:cs="Times New Roman" w:hint="eastAsia"/>
          <w:sz w:val="18"/>
          <w:szCs w:val="18"/>
        </w:rPr>
        <w:t>要素相对价格变化与农业机械化技术选择</w:t>
      </w:r>
    </w:p>
    <w:p w14:paraId="2A63D872" w14:textId="77777777" w:rsidR="008C1C74" w:rsidRDefault="00CC6737">
      <w:pPr>
        <w:ind w:firstLineChars="200" w:firstLine="300"/>
        <w:rPr>
          <w:rFonts w:ascii="Times New Roman" w:eastAsia="SimSun" w:hAnsi="Times New Roman" w:cs="Times New Roman"/>
          <w:sz w:val="15"/>
        </w:rPr>
      </w:pPr>
      <w:r>
        <w:rPr>
          <w:rFonts w:ascii="Times New Roman" w:eastAsia="SimSun" w:hAnsi="Times New Roman" w:cs="Times New Roman" w:hint="eastAsia"/>
          <w:sz w:val="15"/>
        </w:rPr>
        <w:t>注：劳动工资上升提高了劳动相对于机械资本的价格，等成本线由</w:t>
      </w:r>
      <w:r>
        <w:rPr>
          <w:rFonts w:ascii="Times New Roman" w:eastAsia="SimSun" w:hAnsi="Times New Roman" w:cs="Times New Roman" w:hint="eastAsia"/>
          <w:sz w:val="15"/>
        </w:rPr>
        <w:t>C0</w:t>
      </w:r>
      <w:r>
        <w:rPr>
          <w:rFonts w:ascii="Times New Roman" w:eastAsia="SimSun" w:hAnsi="Times New Roman" w:cs="Times New Roman" w:hint="eastAsia"/>
          <w:sz w:val="15"/>
        </w:rPr>
        <w:t>变为</w:t>
      </w:r>
      <w:r>
        <w:rPr>
          <w:rFonts w:ascii="Times New Roman" w:eastAsia="SimSun" w:hAnsi="Times New Roman" w:cs="Times New Roman" w:hint="eastAsia"/>
          <w:sz w:val="15"/>
        </w:rPr>
        <w:t>C1</w:t>
      </w:r>
      <w:r>
        <w:rPr>
          <w:rFonts w:ascii="Times New Roman" w:eastAsia="SimSun" w:hAnsi="Times New Roman" w:cs="Times New Roman" w:hint="eastAsia"/>
          <w:sz w:val="15"/>
        </w:rPr>
        <w:t>，成本最小化均衡点由</w:t>
      </w:r>
      <w:r>
        <w:rPr>
          <w:rFonts w:ascii="Times New Roman" w:eastAsia="SimSun" w:hAnsi="Times New Roman" w:cs="Times New Roman" w:hint="eastAsia"/>
          <w:sz w:val="15"/>
        </w:rPr>
        <w:t>E0</w:t>
      </w:r>
      <w:r>
        <w:rPr>
          <w:rFonts w:ascii="Times New Roman" w:eastAsia="SimSun" w:hAnsi="Times New Roman" w:cs="Times New Roman" w:hint="eastAsia"/>
          <w:sz w:val="15"/>
        </w:rPr>
        <w:t>移至</w:t>
      </w:r>
      <w:r>
        <w:rPr>
          <w:rFonts w:ascii="Times New Roman" w:eastAsia="SimSun" w:hAnsi="Times New Roman" w:cs="Times New Roman" w:hint="eastAsia"/>
          <w:sz w:val="15"/>
        </w:rPr>
        <w:t>E1</w:t>
      </w:r>
      <w:r>
        <w:rPr>
          <w:rFonts w:ascii="Times New Roman" w:eastAsia="SimSun" w:hAnsi="Times New Roman" w:cs="Times New Roman" w:hint="eastAsia"/>
          <w:sz w:val="15"/>
        </w:rPr>
        <w:t>，诱导农业经营主体以机械资本替代劳动投入。</w:t>
      </w:r>
    </w:p>
    <w:p w14:paraId="53734CBA" w14:textId="6D2BE3AB" w:rsidR="008C1C74" w:rsidRDefault="00CC6737">
      <w:pPr>
        <w:ind w:firstLineChars="200" w:firstLine="440"/>
        <w:rPr>
          <w:rFonts w:ascii="Times New Roman" w:eastAsia="SimSun" w:hAnsi="Times New Roman" w:cs="Times New Roman"/>
        </w:rPr>
      </w:pPr>
      <w:r>
        <w:rPr>
          <w:rFonts w:ascii="Times New Roman" w:eastAsia="SimSun" w:hAnsi="Times New Roman" w:cs="Times New Roman" w:hint="eastAsia"/>
        </w:rPr>
        <w:t>但是，农机资本投入对粮食播种面积的影响并不确定，原因在于农机资本既可以服务粮食生产，也可能服务经济作物或非粮经营。</w:t>
      </w:r>
      <w:ins w:id="40" w:author="黄圣男" w:date="2026-06-30T16:37:00Z" w16du:dateUtc="2026-06-30T08:37:00Z">
        <w:r w:rsidR="006B3436">
          <w:rPr>
            <w:rFonts w:ascii="Times New Roman" w:eastAsia="SimSun" w:hAnsi="Times New Roman" w:cs="Times New Roman" w:hint="eastAsia"/>
          </w:rPr>
          <w:t>假定</w:t>
        </w:r>
      </w:ins>
      <w:del w:id="41" w:author="黄圣男" w:date="2026-06-30T16:37:00Z" w16du:dateUtc="2026-06-30T08:37:00Z">
        <w:r w:rsidDel="006B3436">
          <w:rPr>
            <w:rFonts w:ascii="Times New Roman" w:eastAsia="SimSun" w:hAnsi="Times New Roman" w:cs="Times New Roman" w:hint="eastAsia"/>
          </w:rPr>
          <w:delText>设</w:delText>
        </w:r>
      </w:del>
      <w:r>
        <w:rPr>
          <w:rFonts w:ascii="Times New Roman" w:eastAsia="SimSun" w:hAnsi="Times New Roman" w:cs="Times New Roman" w:hint="eastAsia"/>
        </w:rPr>
        <w:t>粮食与非粮生产的单位面积净收益分别为</w:t>
      </w:r>
      <m:oMath>
        <m:sSub>
          <m:sSubPr>
            <m:ctrlPr>
              <w:rPr>
                <w:rFonts w:ascii="Cambria Math" w:eastAsia="SimSun" w:hAnsi="Cambria Math" w:cs="Times New Roman"/>
              </w:rPr>
            </m:ctrlPr>
          </m:sSubPr>
          <m:e>
            <m:r>
              <w:rPr>
                <w:rFonts w:ascii="Cambria Math" w:eastAsia="SimSun" w:hAnsi="Cambria Math" w:cs="Times New Roman"/>
              </w:rPr>
              <m:t>π</m:t>
            </m:r>
          </m:e>
          <m:sub>
            <m:r>
              <w:rPr>
                <w:rFonts w:ascii="Cambria Math" w:eastAsia="SimSun" w:hAnsi="Cambria Math" w:cs="Times New Roman"/>
              </w:rPr>
              <m:t>g</m:t>
            </m:r>
          </m:sub>
        </m:sSub>
      </m:oMath>
      <w:r>
        <w:rPr>
          <w:rFonts w:ascii="Times New Roman" w:eastAsia="SimSun" w:hAnsi="Times New Roman" w:cs="Times New Roman" w:hint="eastAsia"/>
        </w:rPr>
        <w:t>和</w:t>
      </w:r>
      <m:oMath>
        <m:sSub>
          <m:sSubPr>
            <m:ctrlPr>
              <w:rPr>
                <w:rFonts w:ascii="Cambria Math" w:eastAsia="SimSun" w:hAnsi="Cambria Math" w:cs="Times New Roman"/>
              </w:rPr>
            </m:ctrlPr>
          </m:sSubPr>
          <m:e>
            <m:r>
              <w:rPr>
                <w:rFonts w:ascii="Cambria Math" w:eastAsia="SimSun" w:hAnsi="Cambria Math" w:cs="Times New Roman"/>
              </w:rPr>
              <m:t>π</m:t>
            </m:r>
          </m:e>
          <m:sub>
            <m:r>
              <w:rPr>
                <w:rFonts w:ascii="Cambria Math" w:eastAsia="SimSun" w:hAnsi="Cambria Math" w:cs="Times New Roman"/>
              </w:rPr>
              <m:t>n</m:t>
            </m:r>
          </m:sub>
        </m:sSub>
      </m:oMath>
      <w:r>
        <w:rPr>
          <w:rFonts w:ascii="Times New Roman" w:eastAsia="SimSun" w:hAnsi="Times New Roman" w:cs="Times New Roman" w:hint="eastAsia"/>
        </w:rPr>
        <w:t>，经营主体的粮食播种面积可</w:t>
      </w:r>
      <w:del w:id="42" w:author="黄圣男" w:date="2026-06-30T16:37:00Z" w16du:dateUtc="2026-06-30T08:37:00Z">
        <w:r w:rsidDel="006B3436">
          <w:rPr>
            <w:rFonts w:ascii="Times New Roman" w:eastAsia="SimSun" w:hAnsi="Times New Roman" w:cs="Times New Roman" w:hint="eastAsia"/>
          </w:rPr>
          <w:delText>写</w:delText>
        </w:r>
      </w:del>
      <w:ins w:id="43" w:author="黄圣男" w:date="2026-06-30T16:37:00Z" w16du:dateUtc="2026-06-30T08:37:00Z">
        <w:r w:rsidR="006B3436">
          <w:rPr>
            <w:rFonts w:ascii="Times New Roman" w:eastAsia="SimSun" w:hAnsi="Times New Roman" w:cs="Times New Roman" w:hint="eastAsia"/>
          </w:rPr>
          <w:t>表示</w:t>
        </w:r>
      </w:ins>
      <w:r>
        <w:rPr>
          <w:rFonts w:ascii="Times New Roman" w:eastAsia="SimSun" w:hAnsi="Times New Roman" w:cs="Times New Roman" w:hint="eastAsia"/>
        </w:rPr>
        <w:t>为：</w:t>
      </w:r>
    </w:p>
    <w:p w14:paraId="24A70103" w14:textId="77777777" w:rsidR="008C1C74" w:rsidRDefault="00CC6737">
      <w:pPr>
        <w:tabs>
          <w:tab w:val="center" w:pos="4153"/>
          <w:tab w:val="right" w:pos="8306"/>
        </w:tabs>
        <w:rPr>
          <w:rFonts w:ascii="Times New Roman" w:eastAsia="SimSun" w:hAnsi="Times New Roman" w:cs="Times New Roman"/>
        </w:rPr>
      </w:pPr>
      <w:r>
        <w:rPr>
          <w:rFonts w:ascii="Times New Roman" w:eastAsia="SimSun" w:hAnsi="Times New Roman" w:cs="Times New Roman" w:hint="eastAsia"/>
        </w:rPr>
        <w:tab/>
      </w:r>
      <m:oMath>
        <m:sSubSup>
          <m:sSubSupPr>
            <m:ctrlPr>
              <w:rPr>
                <w:rFonts w:ascii="Cambria Math" w:eastAsia="SimSun" w:hAnsi="Cambria Math" w:cs="Times New Roman"/>
              </w:rPr>
            </m:ctrlPr>
          </m:sSubSupPr>
          <m:e>
            <m:r>
              <w:rPr>
                <w:rFonts w:ascii="Cambria Math" w:eastAsia="SimSun" w:hAnsi="Cambria Math" w:cs="Times New Roman"/>
              </w:rPr>
              <m:t>A</m:t>
            </m:r>
          </m:e>
          <m:sub>
            <m:r>
              <w:rPr>
                <w:rFonts w:ascii="Cambria Math" w:eastAsia="SimSun" w:hAnsi="Cambria Math" w:cs="Times New Roman"/>
              </w:rPr>
              <m:t>i</m:t>
            </m:r>
          </m:sub>
          <m:sup>
            <m:r>
              <w:rPr>
                <w:rFonts w:ascii="Cambria Math" w:eastAsia="SimSun" w:hAnsi="Cambria Math" w:cs="Times New Roman"/>
              </w:rPr>
              <m:t>g</m:t>
            </m:r>
          </m:sup>
        </m:sSubSup>
        <m:r>
          <w:rPr>
            <w:rFonts w:ascii="Cambria Math" w:eastAsia="SimSun" w:hAnsi="Cambria Math" w:cs="Times New Roman"/>
          </w:rPr>
          <m:t>=G(</m:t>
        </m:r>
        <m:sSub>
          <m:sSubPr>
            <m:ctrlPr>
              <w:rPr>
                <w:rFonts w:ascii="Cambria Math" w:eastAsia="SimSun" w:hAnsi="Cambria Math" w:cs="Times New Roman"/>
              </w:rPr>
            </m:ctrlPr>
          </m:sSubPr>
          <m:e>
            <m:r>
              <w:rPr>
                <w:rFonts w:ascii="Cambria Math" w:eastAsia="SimSun" w:hAnsi="Cambria Math" w:cs="Times New Roman"/>
              </w:rPr>
              <m:t>π</m:t>
            </m:r>
          </m:e>
          <m:sub>
            <m:r>
              <w:rPr>
                <w:rFonts w:ascii="Cambria Math" w:eastAsia="SimSun" w:hAnsi="Cambria Math" w:cs="Times New Roman"/>
              </w:rPr>
              <m:t>g</m:t>
            </m:r>
          </m:sub>
        </m:sSub>
        <m:r>
          <w:rPr>
            <w:rFonts w:ascii="Cambria Math" w:eastAsia="SimSun" w:hAnsi="Cambria Math" w:cs="Times New Roman"/>
          </w:rPr>
          <m:t>-</m:t>
        </m:r>
        <m:sSub>
          <m:sSubPr>
            <m:ctrlPr>
              <w:rPr>
                <w:rFonts w:ascii="Cambria Math" w:eastAsia="SimSun" w:hAnsi="Cambria Math" w:cs="Times New Roman"/>
              </w:rPr>
            </m:ctrlPr>
          </m:sSubPr>
          <m:e>
            <m:r>
              <w:rPr>
                <w:rFonts w:ascii="Cambria Math" w:eastAsia="SimSun" w:hAnsi="Cambria Math" w:cs="Times New Roman"/>
              </w:rPr>
              <m:t>π</m:t>
            </m:r>
          </m:e>
          <m:sub>
            <m:r>
              <w:rPr>
                <w:rFonts w:ascii="Cambria Math" w:eastAsia="SimSun" w:hAnsi="Cambria Math" w:cs="Times New Roman"/>
              </w:rPr>
              <m:t>n</m:t>
            </m:r>
          </m:sub>
        </m:sSub>
        <m:r>
          <w:rPr>
            <w:rFonts w:ascii="Cambria Math" w:eastAsia="SimSun" w:hAnsi="Cambria Math" w:cs="Times New Roman"/>
          </w:rPr>
          <m:t>),  G'&gt;0</m:t>
        </m:r>
      </m:oMath>
      <w:r>
        <w:rPr>
          <w:rFonts w:ascii="Times New Roman" w:eastAsia="SimSun" w:hAnsi="Times New Roman" w:cs="Times New Roman" w:hint="eastAsia"/>
        </w:rPr>
        <w:tab/>
      </w:r>
      <w:r>
        <w:rPr>
          <w:rFonts w:ascii="Times New Roman" w:eastAsia="SimSun" w:hAnsi="Times New Roman" w:cs="Times New Roman" w:hint="eastAsia"/>
        </w:rPr>
        <w:t>（</w:t>
      </w:r>
      <w:r>
        <w:rPr>
          <w:rFonts w:ascii="Times New Roman" w:eastAsia="SimSun" w:hAnsi="Times New Roman" w:cs="Times New Roman" w:hint="eastAsia"/>
        </w:rPr>
        <w:t>7</w:t>
      </w:r>
      <w:r>
        <w:rPr>
          <w:rFonts w:ascii="Times New Roman" w:eastAsia="SimSun" w:hAnsi="Times New Roman" w:cs="Times New Roman" w:hint="eastAsia"/>
        </w:rPr>
        <w:t>）</w:t>
      </w:r>
    </w:p>
    <w:p w14:paraId="46114549" w14:textId="3BBD8A28" w:rsidR="008C1C74" w:rsidRDefault="006B3436">
      <w:pPr>
        <w:ind w:firstLineChars="200" w:firstLine="440"/>
        <w:rPr>
          <w:rFonts w:ascii="Times New Roman" w:eastAsia="SimSun" w:hAnsi="Times New Roman" w:cs="Times New Roman"/>
        </w:rPr>
      </w:pPr>
      <w:ins w:id="44" w:author="黄圣男" w:date="2026-06-30T16:38:00Z" w16du:dateUtc="2026-06-30T08:38:00Z">
        <w:r>
          <w:rPr>
            <w:rFonts w:ascii="Times New Roman" w:eastAsia="SimSun" w:hAnsi="Times New Roman" w:cs="Times New Roman" w:hint="eastAsia"/>
          </w:rPr>
          <w:t>则</w:t>
        </w:r>
      </w:ins>
      <w:r w:rsidR="00CC6737">
        <w:rPr>
          <w:rFonts w:ascii="Times New Roman" w:eastAsia="SimSun" w:hAnsi="Times New Roman" w:cs="Times New Roman" w:hint="eastAsia"/>
        </w:rPr>
        <w:t>农机资本投入对粮食播种面积的边际影响为：</w:t>
      </w:r>
    </w:p>
    <w:p w14:paraId="1F9BE40D" w14:textId="77777777" w:rsidR="008C1C74" w:rsidRDefault="00CC6737">
      <w:pPr>
        <w:tabs>
          <w:tab w:val="center" w:pos="4153"/>
          <w:tab w:val="right" w:pos="8306"/>
        </w:tabs>
        <w:rPr>
          <w:rFonts w:ascii="Times New Roman" w:eastAsia="SimSun" w:hAnsi="Times New Roman" w:cs="Times New Roman"/>
        </w:rPr>
      </w:pPr>
      <w:r>
        <w:rPr>
          <w:rFonts w:ascii="Times New Roman" w:eastAsia="SimSun" w:hAnsi="Times New Roman" w:cs="Times New Roman" w:hint="eastAsia"/>
        </w:rPr>
        <w:tab/>
      </w:r>
      <m:oMath>
        <m:f>
          <m:fPr>
            <m:ctrlPr>
              <w:rPr>
                <w:rFonts w:ascii="Cambria Math" w:eastAsia="SimSun" w:hAnsi="Cambria Math" w:cs="Times New Roman"/>
              </w:rPr>
            </m:ctrlPr>
          </m:fPr>
          <m:num>
            <m:r>
              <w:rPr>
                <w:rFonts w:ascii="Cambria Math" w:eastAsia="SimSun" w:hAnsi="Cambria Math" w:cs="Times New Roman"/>
              </w:rPr>
              <m:t xml:space="preserve">∂ </m:t>
            </m:r>
            <m:sSubSup>
              <m:sSubSupPr>
                <m:ctrlPr>
                  <w:rPr>
                    <w:rFonts w:ascii="Cambria Math" w:eastAsia="SimSun" w:hAnsi="Cambria Math" w:cs="Times New Roman"/>
                  </w:rPr>
                </m:ctrlPr>
              </m:sSubSupPr>
              <m:e>
                <m:r>
                  <w:rPr>
                    <w:rFonts w:ascii="Cambria Math" w:eastAsia="SimSun" w:hAnsi="Cambria Math" w:cs="Times New Roman"/>
                  </w:rPr>
                  <m:t>A</m:t>
                </m:r>
              </m:e>
              <m:sub>
                <m:r>
                  <w:rPr>
                    <w:rFonts w:ascii="Cambria Math" w:eastAsia="SimSun" w:hAnsi="Cambria Math" w:cs="Times New Roman"/>
                  </w:rPr>
                  <m:t>i</m:t>
                </m:r>
              </m:sub>
              <m:sup>
                <m:r>
                  <w:rPr>
                    <w:rFonts w:ascii="Cambria Math" w:eastAsia="SimSun" w:hAnsi="Cambria Math" w:cs="Times New Roman"/>
                  </w:rPr>
                  <m:t>g</m:t>
                </m:r>
              </m:sup>
            </m:sSubSup>
          </m:num>
          <m:den>
            <m:r>
              <w:rPr>
                <w:rFonts w:ascii="Cambria Math" w:eastAsia="SimSun" w:hAnsi="Cambria Math" w:cs="Times New Roman"/>
              </w:rPr>
              <m:t xml:space="preserve">∂ </m:t>
            </m:r>
            <m:sSub>
              <m:sSubPr>
                <m:ctrlPr>
                  <w:rPr>
                    <w:rFonts w:ascii="Cambria Math" w:eastAsia="SimSun" w:hAnsi="Cambria Math" w:cs="Times New Roman"/>
                  </w:rPr>
                </m:ctrlPr>
              </m:sSubPr>
              <m:e>
                <m:r>
                  <w:rPr>
                    <w:rFonts w:ascii="Cambria Math" w:eastAsia="SimSun" w:hAnsi="Cambria Math" w:cs="Times New Roman"/>
                  </w:rPr>
                  <m:t>K</m:t>
                </m:r>
              </m:e>
              <m:sub>
                <m:r>
                  <w:rPr>
                    <w:rFonts w:ascii="Cambria Math" w:eastAsia="SimSun" w:hAnsi="Cambria Math" w:cs="Times New Roman"/>
                  </w:rPr>
                  <m:t>mi</m:t>
                </m:r>
              </m:sub>
            </m:sSub>
          </m:den>
        </m:f>
        <m:r>
          <w:rPr>
            <w:rFonts w:ascii="Cambria Math" w:eastAsia="SimSun" w:hAnsi="Cambria Math" w:cs="Times New Roman"/>
          </w:rPr>
          <m:t>=G'(⋅)</m:t>
        </m:r>
        <m:d>
          <m:dPr>
            <m:begChr m:val="["/>
            <m:endChr m:val="]"/>
            <m:ctrlPr>
              <w:rPr>
                <w:rFonts w:ascii="Cambria Math" w:eastAsia="SimSun" w:hAnsi="Cambria Math" w:cs="Times New Roman"/>
              </w:rPr>
            </m:ctrlPr>
          </m:dPr>
          <m:e>
            <m:f>
              <m:fPr>
                <m:ctrlPr>
                  <w:rPr>
                    <w:rFonts w:ascii="Cambria Math" w:eastAsia="SimSun" w:hAnsi="Cambria Math" w:cs="Times New Roman"/>
                  </w:rPr>
                </m:ctrlPr>
              </m:fPr>
              <m:num>
                <m:r>
                  <w:rPr>
                    <w:rFonts w:ascii="Cambria Math" w:eastAsia="SimSun" w:hAnsi="Cambria Math" w:cs="Times New Roman"/>
                  </w:rPr>
                  <m:t xml:space="preserve">∂ </m:t>
                </m:r>
                <m:sSub>
                  <m:sSubPr>
                    <m:ctrlPr>
                      <w:rPr>
                        <w:rFonts w:ascii="Cambria Math" w:eastAsia="SimSun" w:hAnsi="Cambria Math" w:cs="Times New Roman"/>
                      </w:rPr>
                    </m:ctrlPr>
                  </m:sSubPr>
                  <m:e>
                    <m:r>
                      <w:rPr>
                        <w:rFonts w:ascii="Cambria Math" w:eastAsia="SimSun" w:hAnsi="Cambria Math" w:cs="Times New Roman"/>
                      </w:rPr>
                      <m:t>π</m:t>
                    </m:r>
                  </m:e>
                  <m:sub>
                    <m:r>
                      <w:rPr>
                        <w:rFonts w:ascii="Cambria Math" w:eastAsia="SimSun" w:hAnsi="Cambria Math" w:cs="Times New Roman"/>
                      </w:rPr>
                      <m:t>g</m:t>
                    </m:r>
                  </m:sub>
                </m:sSub>
              </m:num>
              <m:den>
                <m:r>
                  <w:rPr>
                    <w:rFonts w:ascii="Cambria Math" w:eastAsia="SimSun" w:hAnsi="Cambria Math" w:cs="Times New Roman"/>
                  </w:rPr>
                  <m:t xml:space="preserve">∂ </m:t>
                </m:r>
                <m:sSub>
                  <m:sSubPr>
                    <m:ctrlPr>
                      <w:rPr>
                        <w:rFonts w:ascii="Cambria Math" w:eastAsia="SimSun" w:hAnsi="Cambria Math" w:cs="Times New Roman"/>
                      </w:rPr>
                    </m:ctrlPr>
                  </m:sSubPr>
                  <m:e>
                    <m:r>
                      <w:rPr>
                        <w:rFonts w:ascii="Cambria Math" w:eastAsia="SimSun" w:hAnsi="Cambria Math" w:cs="Times New Roman"/>
                      </w:rPr>
                      <m:t>K</m:t>
                    </m:r>
                  </m:e>
                  <m:sub>
                    <m:r>
                      <w:rPr>
                        <w:rFonts w:ascii="Cambria Math" w:eastAsia="SimSun" w:hAnsi="Cambria Math" w:cs="Times New Roman"/>
                      </w:rPr>
                      <m:t>mi</m:t>
                    </m:r>
                  </m:sub>
                </m:sSub>
              </m:den>
            </m:f>
            <m:r>
              <w:rPr>
                <w:rFonts w:ascii="Cambria Math" w:eastAsia="SimSun" w:hAnsi="Cambria Math" w:cs="Times New Roman"/>
              </w:rPr>
              <m:t>-</m:t>
            </m:r>
            <m:f>
              <m:fPr>
                <m:ctrlPr>
                  <w:rPr>
                    <w:rFonts w:ascii="Cambria Math" w:eastAsia="SimSun" w:hAnsi="Cambria Math" w:cs="Times New Roman"/>
                  </w:rPr>
                </m:ctrlPr>
              </m:fPr>
              <m:num>
                <m:r>
                  <w:rPr>
                    <w:rFonts w:ascii="Cambria Math" w:eastAsia="SimSun" w:hAnsi="Cambria Math" w:cs="Times New Roman"/>
                  </w:rPr>
                  <m:t xml:space="preserve">∂ </m:t>
                </m:r>
                <m:sSub>
                  <m:sSubPr>
                    <m:ctrlPr>
                      <w:rPr>
                        <w:rFonts w:ascii="Cambria Math" w:eastAsia="SimSun" w:hAnsi="Cambria Math" w:cs="Times New Roman"/>
                      </w:rPr>
                    </m:ctrlPr>
                  </m:sSubPr>
                  <m:e>
                    <m:r>
                      <w:rPr>
                        <w:rFonts w:ascii="Cambria Math" w:eastAsia="SimSun" w:hAnsi="Cambria Math" w:cs="Times New Roman"/>
                      </w:rPr>
                      <m:t>π</m:t>
                    </m:r>
                  </m:e>
                  <m:sub>
                    <m:r>
                      <w:rPr>
                        <w:rFonts w:ascii="Cambria Math" w:eastAsia="SimSun" w:hAnsi="Cambria Math" w:cs="Times New Roman"/>
                      </w:rPr>
                      <m:t>n</m:t>
                    </m:r>
                  </m:sub>
                </m:sSub>
              </m:num>
              <m:den>
                <m:r>
                  <w:rPr>
                    <w:rFonts w:ascii="Cambria Math" w:eastAsia="SimSun" w:hAnsi="Cambria Math" w:cs="Times New Roman"/>
                  </w:rPr>
                  <m:t xml:space="preserve">∂ </m:t>
                </m:r>
                <m:sSub>
                  <m:sSubPr>
                    <m:ctrlPr>
                      <w:rPr>
                        <w:rFonts w:ascii="Cambria Math" w:eastAsia="SimSun" w:hAnsi="Cambria Math" w:cs="Times New Roman"/>
                      </w:rPr>
                    </m:ctrlPr>
                  </m:sSubPr>
                  <m:e>
                    <m:r>
                      <w:rPr>
                        <w:rFonts w:ascii="Cambria Math" w:eastAsia="SimSun" w:hAnsi="Cambria Math" w:cs="Times New Roman"/>
                      </w:rPr>
                      <m:t>K</m:t>
                    </m:r>
                  </m:e>
                  <m:sub>
                    <m:r>
                      <w:rPr>
                        <w:rFonts w:ascii="Cambria Math" w:eastAsia="SimSun" w:hAnsi="Cambria Math" w:cs="Times New Roman"/>
                      </w:rPr>
                      <m:t>mi</m:t>
                    </m:r>
                  </m:sub>
                </m:sSub>
              </m:den>
            </m:f>
          </m:e>
        </m:d>
      </m:oMath>
      <w:r>
        <w:rPr>
          <w:rFonts w:ascii="Times New Roman" w:eastAsia="SimSun" w:hAnsi="Times New Roman" w:cs="Times New Roman" w:hint="eastAsia"/>
        </w:rPr>
        <w:tab/>
      </w:r>
      <w:r>
        <w:rPr>
          <w:rFonts w:ascii="Times New Roman" w:eastAsia="SimSun" w:hAnsi="Times New Roman" w:cs="Times New Roman" w:hint="eastAsia"/>
        </w:rPr>
        <w:t>（</w:t>
      </w:r>
      <w:r>
        <w:rPr>
          <w:rFonts w:ascii="Times New Roman" w:eastAsia="SimSun" w:hAnsi="Times New Roman" w:cs="Times New Roman" w:hint="eastAsia"/>
        </w:rPr>
        <w:t>8</w:t>
      </w:r>
      <w:r>
        <w:rPr>
          <w:rFonts w:ascii="Times New Roman" w:eastAsia="SimSun" w:hAnsi="Times New Roman" w:cs="Times New Roman" w:hint="eastAsia"/>
        </w:rPr>
        <w:t>）</w:t>
      </w:r>
    </w:p>
    <w:p w14:paraId="66272818" w14:textId="6ECA2670" w:rsidR="008C1C74" w:rsidRDefault="00CC6737">
      <w:pPr>
        <w:ind w:firstLineChars="200" w:firstLine="440"/>
        <w:rPr>
          <w:rFonts w:ascii="Times New Roman" w:eastAsia="SimSun" w:hAnsi="Times New Roman" w:cs="Times New Roman"/>
        </w:rPr>
      </w:pPr>
      <w:r>
        <w:rPr>
          <w:rFonts w:ascii="Times New Roman" w:eastAsia="SimSun" w:hAnsi="Times New Roman" w:cs="Times New Roman" w:hint="eastAsia"/>
        </w:rPr>
        <w:t>式（</w:t>
      </w:r>
      <w:r>
        <w:rPr>
          <w:rFonts w:ascii="Times New Roman" w:eastAsia="SimSun" w:hAnsi="Times New Roman" w:cs="Times New Roman" w:hint="eastAsia"/>
        </w:rPr>
        <w:t>8</w:t>
      </w:r>
      <w:r>
        <w:rPr>
          <w:rFonts w:ascii="Times New Roman" w:eastAsia="SimSun" w:hAnsi="Times New Roman" w:cs="Times New Roman" w:hint="eastAsia"/>
        </w:rPr>
        <w:t>）表明，农机资本投入能否扩大粮食播种面积，取决于其对粮食生产收益与非粮生产收益的相对影响</w:t>
      </w:r>
      <w:ins w:id="45" w:author="黄圣男" w:date="2026-06-30T16:38:00Z" w16du:dateUtc="2026-06-30T08:38:00Z">
        <w:r w:rsidR="00BE3CBD">
          <w:rPr>
            <w:rFonts w:ascii="Times New Roman" w:eastAsia="SimSun" w:hAnsi="Times New Roman" w:cs="Times New Roman" w:hint="eastAsia"/>
          </w:rPr>
          <w:t>。</w:t>
        </w:r>
      </w:ins>
      <w:del w:id="46" w:author="黄圣男" w:date="2026-06-30T16:38:00Z" w16du:dateUtc="2026-06-30T08:38:00Z">
        <w:r w:rsidDel="00BE3CBD">
          <w:rPr>
            <w:rFonts w:ascii="Times New Roman" w:eastAsia="SimSun" w:hAnsi="Times New Roman" w:cs="Times New Roman" w:hint="eastAsia"/>
          </w:rPr>
          <w:delText>：</w:delText>
        </w:r>
      </w:del>
      <w:r>
        <w:rPr>
          <w:rFonts w:ascii="Times New Roman" w:eastAsia="SimSun" w:hAnsi="Times New Roman" w:cs="Times New Roman" w:hint="eastAsia"/>
        </w:rPr>
        <w:t>若农机资本更多提高粮食生产效率，</w:t>
      </w:r>
      <w:proofErr w:type="gramStart"/>
      <w:r>
        <w:rPr>
          <w:rFonts w:ascii="Times New Roman" w:eastAsia="SimSun" w:hAnsi="Times New Roman" w:cs="Times New Roman" w:hint="eastAsia"/>
        </w:rPr>
        <w:t>则面积</w:t>
      </w:r>
      <w:proofErr w:type="gramEnd"/>
      <w:r>
        <w:rPr>
          <w:rFonts w:ascii="Times New Roman" w:eastAsia="SimSun" w:hAnsi="Times New Roman" w:cs="Times New Roman" w:hint="eastAsia"/>
        </w:rPr>
        <w:t>效应为正；若其同时增强经济作物经营能力，甚至促使经营主体转向非粮生产，</w:t>
      </w:r>
      <w:proofErr w:type="gramStart"/>
      <w:r>
        <w:rPr>
          <w:rFonts w:ascii="Times New Roman" w:eastAsia="SimSun" w:hAnsi="Times New Roman" w:cs="Times New Roman" w:hint="eastAsia"/>
        </w:rPr>
        <w:t>则面积</w:t>
      </w:r>
      <w:proofErr w:type="gramEnd"/>
      <w:r>
        <w:rPr>
          <w:rFonts w:ascii="Times New Roman" w:eastAsia="SimSun" w:hAnsi="Times New Roman" w:cs="Times New Roman" w:hint="eastAsia"/>
        </w:rPr>
        <w:t>效应可能被削弱乃至为负。因此，农机资本投入路径更可能表现为“提单产、增效率”，而其面积效应在理论上方向不定，有待经验检验。</w:t>
      </w:r>
    </w:p>
    <w:p w14:paraId="073A0593" w14:textId="77777777" w:rsidR="008C1C74" w:rsidRDefault="00CC6737">
      <w:pPr>
        <w:ind w:firstLineChars="200" w:firstLine="440"/>
        <w:outlineLvl w:val="1"/>
        <w:rPr>
          <w:rFonts w:ascii="SimHei" w:eastAsia="SimHei" w:hAnsi="SimHei" w:cs="Times New Roman"/>
          <w:bCs/>
        </w:rPr>
      </w:pPr>
      <w:r>
        <w:rPr>
          <w:rFonts w:ascii="SimHei" w:eastAsia="SimHei" w:hAnsi="SimHei" w:cs="Times New Roman" w:hint="eastAsia"/>
          <w:bCs/>
        </w:rPr>
        <w:t>（三）农机社会化服务路径：固定成本分摊与交易成本节约</w:t>
      </w:r>
    </w:p>
    <w:p w14:paraId="57F49E9C" w14:textId="085CAE53" w:rsidR="008C1C74" w:rsidRDefault="00CC6737">
      <w:pPr>
        <w:ind w:firstLineChars="200" w:firstLine="440"/>
        <w:rPr>
          <w:rFonts w:ascii="Times New Roman" w:eastAsia="SimSun" w:hAnsi="Times New Roman" w:cs="Times New Roman"/>
        </w:rPr>
      </w:pPr>
      <w:r>
        <w:rPr>
          <w:rFonts w:ascii="Times New Roman" w:eastAsia="SimSun" w:hAnsi="Times New Roman" w:cs="Times New Roman" w:hint="eastAsia"/>
        </w:rPr>
        <w:lastRenderedPageBreak/>
        <w:t>农机社会化服务路径对应式（</w:t>
      </w:r>
      <w:r>
        <w:rPr>
          <w:rFonts w:ascii="Times New Roman" w:eastAsia="SimSun" w:hAnsi="Times New Roman" w:cs="Times New Roman" w:hint="eastAsia"/>
        </w:rPr>
        <w:t>3</w:t>
      </w:r>
      <w:r>
        <w:rPr>
          <w:rFonts w:ascii="Times New Roman" w:eastAsia="SimSun" w:hAnsi="Times New Roman" w:cs="Times New Roman" w:hint="eastAsia"/>
        </w:rPr>
        <w:t>）中的</w:t>
      </w:r>
      <m:oMath>
        <m:sSub>
          <m:sSubPr>
            <m:ctrlPr>
              <w:rPr>
                <w:rFonts w:ascii="Cambria Math" w:eastAsia="SimSun" w:hAnsi="Cambria Math" w:cs="Times New Roman"/>
              </w:rPr>
            </m:ctrlPr>
          </m:sSubPr>
          <m:e>
            <m:r>
              <w:rPr>
                <w:rFonts w:ascii="Cambria Math" w:eastAsia="SimSun" w:hAnsi="Cambria Math" w:cs="Times New Roman"/>
              </w:rPr>
              <m:t>S</m:t>
            </m:r>
          </m:e>
          <m:sub>
            <m:r>
              <w:rPr>
                <w:rFonts w:ascii="Cambria Math" w:eastAsia="SimSun" w:hAnsi="Cambria Math" w:cs="Times New Roman"/>
              </w:rPr>
              <m:t>i</m:t>
            </m:r>
          </m:sub>
        </m:sSub>
      </m:oMath>
      <w:r>
        <w:rPr>
          <w:rFonts w:ascii="Times New Roman" w:eastAsia="SimSun" w:hAnsi="Times New Roman" w:cs="Times New Roman" w:hint="eastAsia"/>
        </w:rPr>
        <w:t>，其核心经济</w:t>
      </w:r>
      <w:ins w:id="47" w:author="黄圣男" w:date="2026-06-30T16:39:00Z" w16du:dateUtc="2026-06-30T08:39:00Z">
        <w:r w:rsidR="00CD3C2D">
          <w:rPr>
            <w:rFonts w:ascii="Times New Roman" w:eastAsia="SimSun" w:hAnsi="Times New Roman" w:cs="Times New Roman" w:hint="eastAsia"/>
          </w:rPr>
          <w:t>学</w:t>
        </w:r>
      </w:ins>
      <w:r>
        <w:rPr>
          <w:rFonts w:ascii="Times New Roman" w:eastAsia="SimSun" w:hAnsi="Times New Roman" w:cs="Times New Roman" w:hint="eastAsia"/>
        </w:rPr>
        <w:t>含义在于将农机固定资本转化为可按面积购买的服务。对农户</w:t>
      </w:r>
      <m:oMath>
        <m:r>
          <w:rPr>
            <w:rFonts w:ascii="Cambria Math" w:eastAsia="SimSun" w:hAnsi="Cambria Math" w:cs="Times New Roman"/>
          </w:rPr>
          <m:t>i</m:t>
        </m:r>
      </m:oMath>
      <w:r>
        <w:rPr>
          <w:rFonts w:ascii="Times New Roman" w:eastAsia="SimSun" w:hAnsi="Times New Roman" w:cs="Times New Roman" w:hint="eastAsia"/>
        </w:rPr>
        <w:t>而言，购买农机服务的单位面积成本为：</w:t>
      </w:r>
    </w:p>
    <w:p w14:paraId="494606EA" w14:textId="77777777" w:rsidR="008C1C74" w:rsidRDefault="00CC6737">
      <w:pPr>
        <w:tabs>
          <w:tab w:val="center" w:pos="4153"/>
          <w:tab w:val="right" w:pos="8306"/>
        </w:tabs>
        <w:rPr>
          <w:rFonts w:ascii="Times New Roman" w:eastAsia="SimSun" w:hAnsi="Times New Roman" w:cs="Times New Roman"/>
        </w:rPr>
      </w:pPr>
      <w:r>
        <w:rPr>
          <w:rFonts w:ascii="Times New Roman" w:eastAsia="SimSun" w:hAnsi="Times New Roman" w:cs="Times New Roman" w:hint="eastAsia"/>
        </w:rPr>
        <w:tab/>
      </w:r>
      <m:oMath>
        <m:sSub>
          <m:sSubPr>
            <m:ctrlPr>
              <w:rPr>
                <w:rFonts w:ascii="Cambria Math" w:eastAsia="SimSun" w:hAnsi="Cambria Math" w:cs="Times New Roman"/>
              </w:rPr>
            </m:ctrlPr>
          </m:sSubPr>
          <m:e>
            <m:r>
              <w:rPr>
                <w:rFonts w:ascii="Cambria Math" w:eastAsia="SimSun" w:hAnsi="Cambria Math" w:cs="Times New Roman"/>
              </w:rPr>
              <m:t>AC</m:t>
            </m:r>
          </m:e>
          <m:sub>
            <m:r>
              <w:rPr>
                <w:rFonts w:ascii="Cambria Math" w:eastAsia="SimSun" w:hAnsi="Cambria Math" w:cs="Times New Roman"/>
              </w:rPr>
              <m:t>si</m:t>
            </m:r>
          </m:sub>
        </m:sSub>
        <m:r>
          <w:rPr>
            <w:rFonts w:ascii="Cambria Math" w:eastAsia="SimSun" w:hAnsi="Cambria Math" w:cs="Times New Roman"/>
          </w:rPr>
          <m:t>=</m:t>
        </m:r>
        <m:sSub>
          <m:sSubPr>
            <m:ctrlPr>
              <w:rPr>
                <w:rFonts w:ascii="Cambria Math" w:eastAsia="SimSun" w:hAnsi="Cambria Math" w:cs="Times New Roman"/>
              </w:rPr>
            </m:ctrlPr>
          </m:sSubPr>
          <m:e>
            <m:r>
              <w:rPr>
                <w:rFonts w:ascii="Cambria Math" w:eastAsia="SimSun" w:hAnsi="Cambria Math" w:cs="Times New Roman"/>
              </w:rPr>
              <m:t>p</m:t>
            </m:r>
          </m:e>
          <m:sub>
            <m:r>
              <w:rPr>
                <w:rFonts w:ascii="Cambria Math" w:eastAsia="SimSun" w:hAnsi="Cambria Math" w:cs="Times New Roman"/>
              </w:rPr>
              <m:t>s</m:t>
            </m:r>
          </m:sub>
        </m:sSub>
        <m:r>
          <w:rPr>
            <w:rFonts w:ascii="Cambria Math" w:eastAsia="SimSun" w:hAnsi="Cambria Math" w:cs="Times New Roman"/>
          </w:rPr>
          <m:t>+</m:t>
        </m:r>
        <m:sSub>
          <m:sSubPr>
            <m:ctrlPr>
              <w:rPr>
                <w:rFonts w:ascii="Cambria Math" w:eastAsia="SimSun" w:hAnsi="Cambria Math" w:cs="Times New Roman"/>
              </w:rPr>
            </m:ctrlPr>
          </m:sSubPr>
          <m:e>
            <m:r>
              <w:rPr>
                <w:rFonts w:ascii="Cambria Math" w:eastAsia="SimSun" w:hAnsi="Cambria Math" w:cs="Times New Roman"/>
              </w:rPr>
              <m:t>τ</m:t>
            </m:r>
          </m:e>
          <m:sub>
            <m:r>
              <w:rPr>
                <w:rFonts w:ascii="Cambria Math" w:eastAsia="SimSun" w:hAnsi="Cambria Math" w:cs="Times New Roman"/>
              </w:rPr>
              <m:t>i</m:t>
            </m:r>
          </m:sub>
        </m:sSub>
      </m:oMath>
      <w:r>
        <w:rPr>
          <w:rFonts w:ascii="Times New Roman" w:eastAsia="SimSun" w:hAnsi="Times New Roman" w:cs="Times New Roman" w:hint="eastAsia"/>
        </w:rPr>
        <w:tab/>
      </w:r>
      <w:r>
        <w:rPr>
          <w:rFonts w:ascii="Times New Roman" w:eastAsia="SimSun" w:hAnsi="Times New Roman" w:cs="Times New Roman" w:hint="eastAsia"/>
        </w:rPr>
        <w:t>（</w:t>
      </w:r>
      <w:r>
        <w:rPr>
          <w:rFonts w:ascii="Times New Roman" w:eastAsia="SimSun" w:hAnsi="Times New Roman" w:cs="Times New Roman" w:hint="eastAsia"/>
        </w:rPr>
        <w:t>9</w:t>
      </w:r>
      <w:r>
        <w:rPr>
          <w:rFonts w:ascii="Times New Roman" w:eastAsia="SimSun" w:hAnsi="Times New Roman" w:cs="Times New Roman" w:hint="eastAsia"/>
        </w:rPr>
        <w:t>）</w:t>
      </w:r>
    </w:p>
    <w:p w14:paraId="1593015E" w14:textId="77777777" w:rsidR="008C1C74" w:rsidRDefault="00CC6737">
      <w:pPr>
        <w:rPr>
          <w:rFonts w:ascii="Times New Roman" w:eastAsia="SimSun" w:hAnsi="Times New Roman" w:cs="Times New Roman"/>
        </w:rPr>
        <w:pPrChange w:id="48" w:author="黄圣男" w:date="2026-06-30T16:39:00Z" w16du:dateUtc="2026-06-30T08:39:00Z">
          <w:pPr>
            <w:ind w:firstLineChars="200" w:firstLine="440"/>
          </w:pPr>
        </w:pPrChange>
      </w:pPr>
      <w:r>
        <w:rPr>
          <w:rFonts w:ascii="Times New Roman" w:eastAsia="SimSun" w:hAnsi="Times New Roman" w:cs="Times New Roman" w:hint="eastAsia"/>
        </w:rPr>
        <w:t>其中，</w:t>
      </w:r>
      <m:oMath>
        <m:sSub>
          <m:sSubPr>
            <m:ctrlPr>
              <w:rPr>
                <w:rFonts w:ascii="Cambria Math" w:eastAsia="SimSun" w:hAnsi="Cambria Math" w:cs="Times New Roman"/>
              </w:rPr>
            </m:ctrlPr>
          </m:sSubPr>
          <m:e>
            <m:r>
              <w:rPr>
                <w:rFonts w:ascii="Cambria Math" w:eastAsia="SimSun" w:hAnsi="Cambria Math" w:cs="Times New Roman"/>
              </w:rPr>
              <m:t>p</m:t>
            </m:r>
          </m:e>
          <m:sub>
            <m:r>
              <w:rPr>
                <w:rFonts w:ascii="Cambria Math" w:eastAsia="SimSun" w:hAnsi="Cambria Math" w:cs="Times New Roman"/>
              </w:rPr>
              <m:t>s</m:t>
            </m:r>
          </m:sub>
        </m:sSub>
      </m:oMath>
      <w:r>
        <w:rPr>
          <w:rFonts w:ascii="Times New Roman" w:eastAsia="SimSun" w:hAnsi="Times New Roman" w:cs="Times New Roman" w:hint="eastAsia"/>
        </w:rPr>
        <w:t>为农机服务价格，</w:t>
      </w:r>
      <m:oMath>
        <m:sSub>
          <m:sSubPr>
            <m:ctrlPr>
              <w:rPr>
                <w:rFonts w:ascii="Cambria Math" w:eastAsia="SimSun" w:hAnsi="Cambria Math" w:cs="Times New Roman"/>
              </w:rPr>
            </m:ctrlPr>
          </m:sSubPr>
          <m:e>
            <m:r>
              <w:rPr>
                <w:rFonts w:ascii="Cambria Math" w:eastAsia="SimSun" w:hAnsi="Cambria Math" w:cs="Times New Roman"/>
              </w:rPr>
              <m:t>τ</m:t>
            </m:r>
          </m:e>
          <m:sub>
            <m:r>
              <w:rPr>
                <w:rFonts w:ascii="Cambria Math" w:eastAsia="SimSun" w:hAnsi="Cambria Math" w:cs="Times New Roman"/>
              </w:rPr>
              <m:t>i</m:t>
            </m:r>
          </m:sub>
        </m:sSub>
      </m:oMath>
      <w:r>
        <w:rPr>
          <w:rFonts w:ascii="Times New Roman" w:eastAsia="SimSun" w:hAnsi="Times New Roman" w:cs="Times New Roman" w:hint="eastAsia"/>
        </w:rPr>
        <w:t>为农户搜寻服务、谈判定价、监督质量和协调作业产生的交易成本。</w:t>
      </w:r>
      <w:proofErr w:type="gramStart"/>
      <w:r>
        <w:rPr>
          <w:rFonts w:ascii="Times New Roman" w:eastAsia="SimSun" w:hAnsi="Times New Roman" w:cs="Times New Roman" w:hint="eastAsia"/>
        </w:rPr>
        <w:t>若服务</w:t>
      </w:r>
      <w:proofErr w:type="gramEnd"/>
      <w:r>
        <w:rPr>
          <w:rFonts w:ascii="Times New Roman" w:eastAsia="SimSun" w:hAnsi="Times New Roman" w:cs="Times New Roman" w:hint="eastAsia"/>
        </w:rPr>
        <w:t>主体面向多个农户提供作业服务，其服务面积为</w:t>
      </w:r>
      <m:oMath>
        <m:r>
          <w:rPr>
            <w:rFonts w:ascii="Cambria Math" w:eastAsia="SimSun" w:hAnsi="Cambria Math" w:cs="Times New Roman"/>
          </w:rPr>
          <m:t xml:space="preserve">B=∑ </m:t>
        </m:r>
        <m:sSub>
          <m:sSubPr>
            <m:ctrlPr>
              <w:rPr>
                <w:rFonts w:ascii="Cambria Math" w:eastAsia="SimSun" w:hAnsi="Cambria Math" w:cs="Times New Roman"/>
              </w:rPr>
            </m:ctrlPr>
          </m:sSubPr>
          <m:e>
            <m:r>
              <w:rPr>
                <w:rFonts w:ascii="Cambria Math" w:eastAsia="SimSun" w:hAnsi="Cambria Math" w:cs="Times New Roman"/>
              </w:rPr>
              <m:t>A</m:t>
            </m:r>
          </m:e>
          <m:sub>
            <m:r>
              <w:rPr>
                <w:rFonts w:ascii="Cambria Math" w:eastAsia="SimSun" w:hAnsi="Cambria Math" w:cs="Times New Roman"/>
              </w:rPr>
              <m:t>i</m:t>
            </m:r>
          </m:sub>
        </m:sSub>
      </m:oMath>
      <w:r>
        <w:rPr>
          <w:rFonts w:ascii="Times New Roman" w:eastAsia="SimSun" w:hAnsi="Times New Roman" w:cs="Times New Roman" w:hint="eastAsia"/>
        </w:rPr>
        <w:t>，则农机服务的供给成本为：</w:t>
      </w:r>
    </w:p>
    <w:p w14:paraId="4962B00F" w14:textId="77777777" w:rsidR="008C1C74" w:rsidRDefault="00CC6737">
      <w:pPr>
        <w:tabs>
          <w:tab w:val="center" w:pos="4153"/>
          <w:tab w:val="right" w:pos="8306"/>
        </w:tabs>
        <w:rPr>
          <w:rFonts w:ascii="Times New Roman" w:eastAsia="SimSun" w:hAnsi="Times New Roman" w:cs="Times New Roman"/>
        </w:rPr>
      </w:pPr>
      <w:r>
        <w:rPr>
          <w:rFonts w:ascii="Times New Roman" w:eastAsia="SimSun" w:hAnsi="Times New Roman" w:cs="Times New Roman" w:hint="eastAsia"/>
        </w:rPr>
        <w:tab/>
      </w:r>
      <m:oMath>
        <m:sSub>
          <m:sSubPr>
            <m:ctrlPr>
              <w:rPr>
                <w:rFonts w:ascii="Cambria Math" w:eastAsia="SimSun" w:hAnsi="Cambria Math" w:cs="Times New Roman"/>
              </w:rPr>
            </m:ctrlPr>
          </m:sSubPr>
          <m:e>
            <m:r>
              <w:rPr>
                <w:rFonts w:ascii="Cambria Math" w:eastAsia="SimSun" w:hAnsi="Cambria Math" w:cs="Times New Roman"/>
              </w:rPr>
              <m:t>p</m:t>
            </m:r>
          </m:e>
          <m:sub>
            <m:r>
              <w:rPr>
                <w:rFonts w:ascii="Cambria Math" w:eastAsia="SimSun" w:hAnsi="Cambria Math" w:cs="Times New Roman"/>
              </w:rPr>
              <m:t>s</m:t>
            </m:r>
          </m:sub>
        </m:sSub>
        <m:r>
          <w:rPr>
            <w:rFonts w:ascii="Cambria Math" w:eastAsia="SimSun" w:hAnsi="Cambria Math" w:cs="Times New Roman"/>
          </w:rPr>
          <m:t>=</m:t>
        </m:r>
        <m:f>
          <m:fPr>
            <m:ctrlPr>
              <w:rPr>
                <w:rFonts w:ascii="Cambria Math" w:eastAsia="SimSun" w:hAnsi="Cambria Math" w:cs="Times New Roman"/>
              </w:rPr>
            </m:ctrlPr>
          </m:fPr>
          <m:num>
            <m:sSub>
              <m:sSubPr>
                <m:ctrlPr>
                  <w:rPr>
                    <w:rFonts w:ascii="Cambria Math" w:eastAsia="SimSun" w:hAnsi="Cambria Math" w:cs="Times New Roman"/>
                  </w:rPr>
                </m:ctrlPr>
              </m:sSubPr>
              <m:e>
                <m:r>
                  <w:rPr>
                    <w:rFonts w:ascii="Cambria Math" w:eastAsia="SimSun" w:hAnsi="Cambria Math" w:cs="Times New Roman"/>
                  </w:rPr>
                  <m:t>F</m:t>
                </m:r>
              </m:e>
              <m:sub>
                <m:r>
                  <w:rPr>
                    <w:rFonts w:ascii="Cambria Math" w:eastAsia="SimSun" w:hAnsi="Cambria Math" w:cs="Times New Roman"/>
                  </w:rPr>
                  <m:t>m</m:t>
                </m:r>
              </m:sub>
            </m:sSub>
          </m:num>
          <m:den>
            <m:r>
              <w:rPr>
                <w:rFonts w:ascii="Cambria Math" w:eastAsia="SimSun" w:hAnsi="Cambria Math" w:cs="Times New Roman"/>
              </w:rPr>
              <m:t>B</m:t>
            </m:r>
          </m:den>
        </m:f>
        <m:r>
          <w:rPr>
            <w:rFonts w:ascii="Cambria Math" w:eastAsia="SimSun" w:hAnsi="Cambria Math" w:cs="Times New Roman"/>
          </w:rPr>
          <m:t>+</m:t>
        </m:r>
        <m:sSub>
          <m:sSubPr>
            <m:ctrlPr>
              <w:rPr>
                <w:rFonts w:ascii="Cambria Math" w:eastAsia="SimSun" w:hAnsi="Cambria Math" w:cs="Times New Roman"/>
              </w:rPr>
            </m:ctrlPr>
          </m:sSubPr>
          <m:e>
            <m:r>
              <w:rPr>
                <w:rFonts w:ascii="Cambria Math" w:eastAsia="SimSun" w:hAnsi="Cambria Math" w:cs="Times New Roman"/>
              </w:rPr>
              <m:t>c</m:t>
            </m:r>
          </m:e>
          <m:sub>
            <m:r>
              <w:rPr>
                <w:rFonts w:ascii="Cambria Math" w:eastAsia="SimSun" w:hAnsi="Cambria Math" w:cs="Times New Roman"/>
              </w:rPr>
              <m:t>m</m:t>
            </m:r>
          </m:sub>
        </m:sSub>
        <m:r>
          <w:rPr>
            <w:rFonts w:ascii="Cambria Math" w:eastAsia="SimSun" w:hAnsi="Cambria Math" w:cs="Times New Roman"/>
          </w:rPr>
          <m:t>+μ</m:t>
        </m:r>
      </m:oMath>
      <w:r>
        <w:rPr>
          <w:rFonts w:ascii="Times New Roman" w:eastAsia="SimSun" w:hAnsi="Times New Roman" w:cs="Times New Roman" w:hint="eastAsia"/>
        </w:rPr>
        <w:tab/>
      </w:r>
      <w:r>
        <w:rPr>
          <w:rFonts w:ascii="Times New Roman" w:eastAsia="SimSun" w:hAnsi="Times New Roman" w:cs="Times New Roman" w:hint="eastAsia"/>
        </w:rPr>
        <w:t>（</w:t>
      </w:r>
      <w:r>
        <w:rPr>
          <w:rFonts w:ascii="Times New Roman" w:eastAsia="SimSun" w:hAnsi="Times New Roman" w:cs="Times New Roman" w:hint="eastAsia"/>
        </w:rPr>
        <w:t>10</w:t>
      </w:r>
      <w:r>
        <w:rPr>
          <w:rFonts w:ascii="Times New Roman" w:eastAsia="SimSun" w:hAnsi="Times New Roman" w:cs="Times New Roman" w:hint="eastAsia"/>
        </w:rPr>
        <w:t>）</w:t>
      </w:r>
    </w:p>
    <w:p w14:paraId="068C14EA" w14:textId="77777777" w:rsidR="008C1C74" w:rsidRDefault="00CC6737">
      <w:pPr>
        <w:rPr>
          <w:rFonts w:ascii="Times New Roman" w:eastAsia="SimSun" w:hAnsi="Times New Roman" w:cs="Times New Roman"/>
        </w:rPr>
        <w:pPrChange w:id="49" w:author="黄圣男" w:date="2026-06-30T16:39:00Z" w16du:dateUtc="2026-06-30T08:39:00Z">
          <w:pPr>
            <w:ind w:firstLineChars="200" w:firstLine="440"/>
          </w:pPr>
        </w:pPrChange>
      </w:pPr>
      <w:r>
        <w:rPr>
          <w:rFonts w:ascii="Times New Roman" w:eastAsia="SimSun" w:hAnsi="Times New Roman" w:cs="Times New Roman" w:hint="eastAsia"/>
        </w:rPr>
        <w:t>其中，</w:t>
      </w:r>
      <m:oMath>
        <m:r>
          <w:rPr>
            <w:rFonts w:ascii="Cambria Math" w:eastAsia="SimSun" w:hAnsi="Cambria Math" w:cs="Times New Roman"/>
          </w:rPr>
          <m:t>μ</m:t>
        </m:r>
      </m:oMath>
      <w:r>
        <w:rPr>
          <w:rFonts w:ascii="Times New Roman" w:eastAsia="SimSun" w:hAnsi="Times New Roman" w:cs="Times New Roman" w:hint="eastAsia"/>
        </w:rPr>
        <w:t>表示服务组织成本与正常利润。由于服务主体的作业面积</w:t>
      </w:r>
      <m:oMath>
        <m:r>
          <w:rPr>
            <w:rFonts w:ascii="Cambria Math" w:eastAsia="SimSun" w:hAnsi="Cambria Math" w:cs="Times New Roman"/>
          </w:rPr>
          <m:t>B</m:t>
        </m:r>
      </m:oMath>
      <w:r>
        <w:rPr>
          <w:rFonts w:ascii="Times New Roman" w:eastAsia="SimSun" w:hAnsi="Times New Roman" w:cs="Times New Roman" w:hint="eastAsia"/>
        </w:rPr>
        <w:t>通常远大于单个小农户的经营面积</w:t>
      </w:r>
      <m:oMath>
        <m:sSub>
          <m:sSubPr>
            <m:ctrlPr>
              <w:rPr>
                <w:rFonts w:ascii="Cambria Math" w:eastAsia="SimSun" w:hAnsi="Cambria Math" w:cs="Times New Roman"/>
              </w:rPr>
            </m:ctrlPr>
          </m:sSubPr>
          <m:e>
            <m:r>
              <w:rPr>
                <w:rFonts w:ascii="Cambria Math" w:eastAsia="SimSun" w:hAnsi="Cambria Math" w:cs="Times New Roman"/>
              </w:rPr>
              <m:t>A</m:t>
            </m:r>
          </m:e>
          <m:sub>
            <m:r>
              <w:rPr>
                <w:rFonts w:ascii="Cambria Math" w:eastAsia="SimSun" w:hAnsi="Cambria Math" w:cs="Times New Roman"/>
              </w:rPr>
              <m:t>i</m:t>
            </m:r>
          </m:sub>
        </m:sSub>
      </m:oMath>
      <w:r>
        <w:rPr>
          <w:rFonts w:ascii="Times New Roman" w:eastAsia="SimSun" w:hAnsi="Times New Roman" w:cs="Times New Roman" w:hint="eastAsia"/>
        </w:rPr>
        <w:t>，因此：</w:t>
      </w:r>
    </w:p>
    <w:p w14:paraId="6C20C76E" w14:textId="77777777" w:rsidR="008C1C74" w:rsidRDefault="00CC6737">
      <w:pPr>
        <w:tabs>
          <w:tab w:val="center" w:pos="4153"/>
          <w:tab w:val="right" w:pos="8306"/>
        </w:tabs>
        <w:rPr>
          <w:rFonts w:ascii="Times New Roman" w:eastAsia="SimSun" w:hAnsi="Times New Roman" w:cs="Times New Roman"/>
        </w:rPr>
      </w:pPr>
      <w:r>
        <w:rPr>
          <w:rFonts w:ascii="Times New Roman" w:eastAsia="SimSun" w:hAnsi="Times New Roman" w:cs="Times New Roman" w:hint="eastAsia"/>
        </w:rPr>
        <w:tab/>
      </w:r>
      <m:oMath>
        <m:f>
          <m:fPr>
            <m:ctrlPr>
              <w:rPr>
                <w:rFonts w:ascii="Cambria Math" w:eastAsia="SimSun" w:hAnsi="Cambria Math" w:cs="Times New Roman"/>
              </w:rPr>
            </m:ctrlPr>
          </m:fPr>
          <m:num>
            <m:sSub>
              <m:sSubPr>
                <m:ctrlPr>
                  <w:rPr>
                    <w:rFonts w:ascii="Cambria Math" w:eastAsia="SimSun" w:hAnsi="Cambria Math" w:cs="Times New Roman"/>
                  </w:rPr>
                </m:ctrlPr>
              </m:sSubPr>
              <m:e>
                <m:r>
                  <w:rPr>
                    <w:rFonts w:ascii="Cambria Math" w:eastAsia="SimSun" w:hAnsi="Cambria Math" w:cs="Times New Roman"/>
                  </w:rPr>
                  <m:t>F</m:t>
                </m:r>
              </m:e>
              <m:sub>
                <m:r>
                  <w:rPr>
                    <w:rFonts w:ascii="Cambria Math" w:eastAsia="SimSun" w:hAnsi="Cambria Math" w:cs="Times New Roman"/>
                  </w:rPr>
                  <m:t>m</m:t>
                </m:r>
              </m:sub>
            </m:sSub>
          </m:num>
          <m:den>
            <m:r>
              <w:rPr>
                <w:rFonts w:ascii="Cambria Math" w:eastAsia="SimSun" w:hAnsi="Cambria Math" w:cs="Times New Roman"/>
              </w:rPr>
              <m:t>B</m:t>
            </m:r>
          </m:den>
        </m:f>
        <m:r>
          <w:rPr>
            <w:rFonts w:ascii="Cambria Math" w:eastAsia="SimSun" w:hAnsi="Cambria Math" w:cs="Times New Roman"/>
          </w:rPr>
          <m:t>&lt;</m:t>
        </m:r>
        <m:f>
          <m:fPr>
            <m:ctrlPr>
              <w:rPr>
                <w:rFonts w:ascii="Cambria Math" w:eastAsia="SimSun" w:hAnsi="Cambria Math" w:cs="Times New Roman"/>
              </w:rPr>
            </m:ctrlPr>
          </m:fPr>
          <m:num>
            <m:sSub>
              <m:sSubPr>
                <m:ctrlPr>
                  <w:rPr>
                    <w:rFonts w:ascii="Cambria Math" w:eastAsia="SimSun" w:hAnsi="Cambria Math" w:cs="Times New Roman"/>
                  </w:rPr>
                </m:ctrlPr>
              </m:sSubPr>
              <m:e>
                <m:r>
                  <w:rPr>
                    <w:rFonts w:ascii="Cambria Math" w:eastAsia="SimSun" w:hAnsi="Cambria Math" w:cs="Times New Roman"/>
                  </w:rPr>
                  <m:t>F</m:t>
                </m:r>
              </m:e>
              <m:sub>
                <m:r>
                  <w:rPr>
                    <w:rFonts w:ascii="Cambria Math" w:eastAsia="SimSun" w:hAnsi="Cambria Math" w:cs="Times New Roman"/>
                  </w:rPr>
                  <m:t>m</m:t>
                </m:r>
              </m:sub>
            </m:sSub>
          </m:num>
          <m:den>
            <m:sSub>
              <m:sSubPr>
                <m:ctrlPr>
                  <w:rPr>
                    <w:rFonts w:ascii="Cambria Math" w:eastAsia="SimSun" w:hAnsi="Cambria Math" w:cs="Times New Roman"/>
                  </w:rPr>
                </m:ctrlPr>
              </m:sSubPr>
              <m:e>
                <m:r>
                  <w:rPr>
                    <w:rFonts w:ascii="Cambria Math" w:eastAsia="SimSun" w:hAnsi="Cambria Math" w:cs="Times New Roman"/>
                  </w:rPr>
                  <m:t>A</m:t>
                </m:r>
              </m:e>
              <m:sub>
                <m:r>
                  <w:rPr>
                    <w:rFonts w:ascii="Cambria Math" w:eastAsia="SimSun" w:hAnsi="Cambria Math" w:cs="Times New Roman"/>
                  </w:rPr>
                  <m:t>i</m:t>
                </m:r>
              </m:sub>
            </m:sSub>
          </m:den>
        </m:f>
      </m:oMath>
      <w:r>
        <w:rPr>
          <w:rFonts w:ascii="Times New Roman" w:eastAsia="SimSun" w:hAnsi="Times New Roman" w:cs="Times New Roman" w:hint="eastAsia"/>
        </w:rPr>
        <w:tab/>
      </w:r>
      <w:r>
        <w:rPr>
          <w:rFonts w:ascii="Times New Roman" w:eastAsia="SimSun" w:hAnsi="Times New Roman" w:cs="Times New Roman" w:hint="eastAsia"/>
        </w:rPr>
        <w:t>（</w:t>
      </w:r>
      <w:r>
        <w:rPr>
          <w:rFonts w:ascii="Times New Roman" w:eastAsia="SimSun" w:hAnsi="Times New Roman" w:cs="Times New Roman" w:hint="eastAsia"/>
        </w:rPr>
        <w:t>11</w:t>
      </w:r>
      <w:r>
        <w:rPr>
          <w:rFonts w:ascii="Times New Roman" w:eastAsia="SimSun" w:hAnsi="Times New Roman" w:cs="Times New Roman" w:hint="eastAsia"/>
        </w:rPr>
        <w:t>）</w:t>
      </w:r>
    </w:p>
    <w:p w14:paraId="48B6CE90" w14:textId="77777777" w:rsidR="008C1C74" w:rsidRDefault="00CC6737">
      <w:pPr>
        <w:ind w:firstLineChars="200" w:firstLine="440"/>
        <w:rPr>
          <w:rFonts w:ascii="Times New Roman" w:eastAsia="SimSun" w:hAnsi="Times New Roman" w:cs="Times New Roman"/>
        </w:rPr>
      </w:pPr>
      <w:r>
        <w:rPr>
          <w:rFonts w:ascii="Times New Roman" w:eastAsia="SimSun" w:hAnsi="Times New Roman" w:cs="Times New Roman" w:hint="eastAsia"/>
        </w:rPr>
        <w:t>当下式成立时，小农户购买农机服务比自购农机更经济：</w:t>
      </w:r>
    </w:p>
    <w:p w14:paraId="281F4C8C" w14:textId="77777777" w:rsidR="008C1C74" w:rsidRDefault="00CC6737">
      <w:pPr>
        <w:tabs>
          <w:tab w:val="center" w:pos="4153"/>
          <w:tab w:val="right" w:pos="8306"/>
        </w:tabs>
        <w:rPr>
          <w:rFonts w:ascii="Times New Roman" w:eastAsia="SimSun" w:hAnsi="Times New Roman" w:cs="Times New Roman"/>
        </w:rPr>
      </w:pPr>
      <w:r>
        <w:rPr>
          <w:rFonts w:ascii="Times New Roman" w:eastAsia="SimSun" w:hAnsi="Times New Roman" w:cs="Times New Roman" w:hint="eastAsia"/>
        </w:rPr>
        <w:tab/>
      </w:r>
      <m:oMath>
        <m:sSub>
          <m:sSubPr>
            <m:ctrlPr>
              <w:rPr>
                <w:rFonts w:ascii="Cambria Math" w:eastAsia="SimSun" w:hAnsi="Cambria Math" w:cs="Times New Roman"/>
              </w:rPr>
            </m:ctrlPr>
          </m:sSubPr>
          <m:e>
            <m:r>
              <w:rPr>
                <w:rFonts w:ascii="Cambria Math" w:eastAsia="SimSun" w:hAnsi="Cambria Math" w:cs="Times New Roman"/>
              </w:rPr>
              <m:t>p</m:t>
            </m:r>
          </m:e>
          <m:sub>
            <m:r>
              <w:rPr>
                <w:rFonts w:ascii="Cambria Math" w:eastAsia="SimSun" w:hAnsi="Cambria Math" w:cs="Times New Roman"/>
              </w:rPr>
              <m:t>s</m:t>
            </m:r>
          </m:sub>
        </m:sSub>
        <m:r>
          <w:rPr>
            <w:rFonts w:ascii="Cambria Math" w:eastAsia="SimSun" w:hAnsi="Cambria Math" w:cs="Times New Roman"/>
          </w:rPr>
          <m:t>+</m:t>
        </m:r>
        <m:sSub>
          <m:sSubPr>
            <m:ctrlPr>
              <w:rPr>
                <w:rFonts w:ascii="Cambria Math" w:eastAsia="SimSun" w:hAnsi="Cambria Math" w:cs="Times New Roman"/>
              </w:rPr>
            </m:ctrlPr>
          </m:sSubPr>
          <m:e>
            <m:r>
              <w:rPr>
                <w:rFonts w:ascii="Cambria Math" w:eastAsia="SimSun" w:hAnsi="Cambria Math" w:cs="Times New Roman"/>
              </w:rPr>
              <m:t>τ</m:t>
            </m:r>
          </m:e>
          <m:sub>
            <m:r>
              <w:rPr>
                <w:rFonts w:ascii="Cambria Math" w:eastAsia="SimSun" w:hAnsi="Cambria Math" w:cs="Times New Roman"/>
              </w:rPr>
              <m:t>i</m:t>
            </m:r>
          </m:sub>
        </m:sSub>
        <m:r>
          <w:rPr>
            <w:rFonts w:ascii="Cambria Math" w:eastAsia="SimSun" w:hAnsi="Cambria Math" w:cs="Times New Roman"/>
          </w:rPr>
          <m:t>&lt;</m:t>
        </m:r>
        <m:f>
          <m:fPr>
            <m:ctrlPr>
              <w:rPr>
                <w:rFonts w:ascii="Cambria Math" w:eastAsia="SimSun" w:hAnsi="Cambria Math" w:cs="Times New Roman"/>
              </w:rPr>
            </m:ctrlPr>
          </m:fPr>
          <m:num>
            <m:sSub>
              <m:sSubPr>
                <m:ctrlPr>
                  <w:rPr>
                    <w:rFonts w:ascii="Cambria Math" w:eastAsia="SimSun" w:hAnsi="Cambria Math" w:cs="Times New Roman"/>
                  </w:rPr>
                </m:ctrlPr>
              </m:sSubPr>
              <m:e>
                <m:r>
                  <w:rPr>
                    <w:rFonts w:ascii="Cambria Math" w:eastAsia="SimSun" w:hAnsi="Cambria Math" w:cs="Times New Roman"/>
                  </w:rPr>
                  <m:t>F</m:t>
                </m:r>
              </m:e>
              <m:sub>
                <m:r>
                  <w:rPr>
                    <w:rFonts w:ascii="Cambria Math" w:eastAsia="SimSun" w:hAnsi="Cambria Math" w:cs="Times New Roman"/>
                  </w:rPr>
                  <m:t>m</m:t>
                </m:r>
              </m:sub>
            </m:sSub>
          </m:num>
          <m:den>
            <m:sSub>
              <m:sSubPr>
                <m:ctrlPr>
                  <w:rPr>
                    <w:rFonts w:ascii="Cambria Math" w:eastAsia="SimSun" w:hAnsi="Cambria Math" w:cs="Times New Roman"/>
                  </w:rPr>
                </m:ctrlPr>
              </m:sSubPr>
              <m:e>
                <m:r>
                  <w:rPr>
                    <w:rFonts w:ascii="Cambria Math" w:eastAsia="SimSun" w:hAnsi="Cambria Math" w:cs="Times New Roman"/>
                  </w:rPr>
                  <m:t>A</m:t>
                </m:r>
              </m:e>
              <m:sub>
                <m:r>
                  <w:rPr>
                    <w:rFonts w:ascii="Cambria Math" w:eastAsia="SimSun" w:hAnsi="Cambria Math" w:cs="Times New Roman"/>
                  </w:rPr>
                  <m:t>i</m:t>
                </m:r>
              </m:sub>
            </m:sSub>
          </m:den>
        </m:f>
        <m:r>
          <w:rPr>
            <w:rFonts w:ascii="Cambria Math" w:eastAsia="SimSun" w:hAnsi="Cambria Math" w:cs="Times New Roman"/>
          </w:rPr>
          <m:t>+</m:t>
        </m:r>
        <m:sSub>
          <m:sSubPr>
            <m:ctrlPr>
              <w:rPr>
                <w:rFonts w:ascii="Cambria Math" w:eastAsia="SimSun" w:hAnsi="Cambria Math" w:cs="Times New Roman"/>
              </w:rPr>
            </m:ctrlPr>
          </m:sSubPr>
          <m:e>
            <m:r>
              <w:rPr>
                <w:rFonts w:ascii="Cambria Math" w:eastAsia="SimSun" w:hAnsi="Cambria Math" w:cs="Times New Roman"/>
              </w:rPr>
              <m:t>c</m:t>
            </m:r>
          </m:e>
          <m:sub>
            <m:r>
              <w:rPr>
                <w:rFonts w:ascii="Cambria Math" w:eastAsia="SimSun" w:hAnsi="Cambria Math" w:cs="Times New Roman"/>
              </w:rPr>
              <m:t>m</m:t>
            </m:r>
          </m:sub>
        </m:sSub>
      </m:oMath>
      <w:r>
        <w:rPr>
          <w:rFonts w:ascii="Times New Roman" w:eastAsia="SimSun" w:hAnsi="Times New Roman" w:cs="Times New Roman" w:hint="eastAsia"/>
        </w:rPr>
        <w:tab/>
      </w:r>
      <w:r>
        <w:rPr>
          <w:rFonts w:ascii="Times New Roman" w:eastAsia="SimSun" w:hAnsi="Times New Roman" w:cs="Times New Roman" w:hint="eastAsia"/>
        </w:rPr>
        <w:t>（</w:t>
      </w:r>
      <w:r>
        <w:rPr>
          <w:rFonts w:ascii="Times New Roman" w:eastAsia="SimSun" w:hAnsi="Times New Roman" w:cs="Times New Roman" w:hint="eastAsia"/>
        </w:rPr>
        <w:t>12</w:t>
      </w:r>
      <w:r>
        <w:rPr>
          <w:rFonts w:ascii="Times New Roman" w:eastAsia="SimSun" w:hAnsi="Times New Roman" w:cs="Times New Roman" w:hint="eastAsia"/>
        </w:rPr>
        <w:t>）</w:t>
      </w:r>
    </w:p>
    <w:p w14:paraId="5E6A7484" w14:textId="027CC29C" w:rsidR="008C1C74" w:rsidRDefault="00CC6737">
      <w:pPr>
        <w:ind w:firstLineChars="200" w:firstLine="440"/>
        <w:rPr>
          <w:rFonts w:ascii="Times New Roman" w:eastAsia="SimSun" w:hAnsi="Times New Roman" w:cs="Times New Roman"/>
        </w:rPr>
      </w:pPr>
      <w:r>
        <w:rPr>
          <w:rFonts w:ascii="Times New Roman" w:eastAsia="SimSun" w:hAnsi="Times New Roman" w:cs="Times New Roman" w:hint="eastAsia"/>
        </w:rPr>
        <w:t>式（</w:t>
      </w:r>
      <w:r>
        <w:rPr>
          <w:rFonts w:ascii="Times New Roman" w:eastAsia="SimSun" w:hAnsi="Times New Roman" w:cs="Times New Roman" w:hint="eastAsia"/>
        </w:rPr>
        <w:t>12</w:t>
      </w:r>
      <w:r>
        <w:rPr>
          <w:rFonts w:ascii="Times New Roman" w:eastAsia="SimSun" w:hAnsi="Times New Roman" w:cs="Times New Roman" w:hint="eastAsia"/>
        </w:rPr>
        <w:t>）是理解农机社会化服务比较优势的关键（图</w:t>
      </w:r>
      <w:r>
        <w:rPr>
          <w:rFonts w:ascii="Times New Roman" w:eastAsia="SimSun" w:hAnsi="Times New Roman" w:cs="Times New Roman" w:hint="eastAsia"/>
        </w:rPr>
        <w:t>2</w:t>
      </w:r>
      <w:r>
        <w:rPr>
          <w:rFonts w:ascii="Times New Roman" w:eastAsia="SimSun" w:hAnsi="Times New Roman" w:cs="Times New Roman" w:hint="eastAsia"/>
        </w:rPr>
        <w:t>）</w:t>
      </w:r>
      <w:del w:id="50" w:author="黄圣男" w:date="2026-06-30T16:40:00Z" w16du:dateUtc="2026-06-30T08:40:00Z">
        <w:r w:rsidDel="000E4586">
          <w:rPr>
            <w:rFonts w:ascii="Times New Roman" w:eastAsia="SimSun" w:hAnsi="Times New Roman" w:cs="Times New Roman" w:hint="eastAsia"/>
          </w:rPr>
          <w:delText>：</w:delText>
        </w:r>
      </w:del>
      <w:ins w:id="51" w:author="黄圣男" w:date="2026-06-30T16:40:00Z" w16du:dateUtc="2026-06-30T08:40:00Z">
        <w:r w:rsidR="000E4586">
          <w:rPr>
            <w:rFonts w:ascii="Times New Roman" w:eastAsia="SimSun" w:hAnsi="Times New Roman" w:cs="Times New Roman" w:hint="eastAsia"/>
          </w:rPr>
          <w:t>。</w:t>
        </w:r>
      </w:ins>
      <w:r>
        <w:rPr>
          <w:rFonts w:ascii="Times New Roman" w:eastAsia="SimSun" w:hAnsi="Times New Roman" w:cs="Times New Roman" w:hint="eastAsia"/>
        </w:rPr>
        <w:t>在小农户经营格局下，社会化服务通过扩大作业面积摊</w:t>
      </w:r>
      <w:proofErr w:type="gramStart"/>
      <w:r>
        <w:rPr>
          <w:rFonts w:ascii="Times New Roman" w:eastAsia="SimSun" w:hAnsi="Times New Roman" w:cs="Times New Roman" w:hint="eastAsia"/>
        </w:rPr>
        <w:t>薄固定</w:t>
      </w:r>
      <w:proofErr w:type="gramEnd"/>
      <w:r>
        <w:rPr>
          <w:rFonts w:ascii="Times New Roman" w:eastAsia="SimSun" w:hAnsi="Times New Roman" w:cs="Times New Roman" w:hint="eastAsia"/>
        </w:rPr>
        <w:t>成本，并通过专业化分工降低作业组织成本，使小农户能够以低于自购农机的成本获得机械化作业能力。换言之，农机社会化服务并非简单的农机使用方式变化，而是机械化技术在“大国小农”格局下实现规模经济的重要组织形式。</w:t>
      </w:r>
    </w:p>
    <w:p w14:paraId="3504C27F" w14:textId="77777777" w:rsidR="008C1C74" w:rsidRDefault="00CC6737">
      <w:pPr>
        <w:jc w:val="center"/>
        <w:rPr>
          <w:rFonts w:ascii="Times New Roman" w:eastAsia="SimSun" w:hAnsi="Times New Roman" w:cs="Times New Roman"/>
        </w:rPr>
      </w:pPr>
      <w:r>
        <w:rPr>
          <w:rFonts w:ascii="Times New Roman" w:eastAsia="SimSun" w:hAnsi="Times New Roman" w:cs="Times New Roman" w:hint="eastAsia"/>
          <w:noProof/>
        </w:rPr>
        <w:drawing>
          <wp:inline distT="0" distB="0" distL="0" distR="0" wp14:anchorId="4644AC4C" wp14:editId="5392BA59">
            <wp:extent cx="4206240" cy="3268704"/>
            <wp:effectExtent l="0" t="0" r="0" b="0"/>
            <wp:docPr id="1002" name="图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 name="图2"/>
                    <pic:cNvPicPr/>
                  </pic:nvPicPr>
                  <pic:blipFill>
                    <a:blip r:embed="rId9"/>
                    <a:stretch>
                      <a:fillRect/>
                    </a:stretch>
                  </pic:blipFill>
                  <pic:spPr>
                    <a:xfrm>
                      <a:off x="0" y="0"/>
                      <a:ext cx="4206240" cy="3268704"/>
                    </a:xfrm>
                    <a:prstGeom prst="rect">
                      <a:avLst/>
                    </a:prstGeom>
                  </pic:spPr>
                </pic:pic>
              </a:graphicData>
            </a:graphic>
          </wp:inline>
        </w:drawing>
      </w:r>
    </w:p>
    <w:p w14:paraId="12A6541D" w14:textId="77777777" w:rsidR="008C1C74" w:rsidRDefault="00CC6737">
      <w:pPr>
        <w:jc w:val="center"/>
        <w:rPr>
          <w:rFonts w:ascii="Times New Roman" w:eastAsia="SimHei" w:hAnsi="Times New Roman" w:cs="Times New Roman"/>
          <w:sz w:val="18"/>
          <w:szCs w:val="18"/>
        </w:rPr>
      </w:pPr>
      <w:r>
        <w:rPr>
          <w:rFonts w:ascii="Times New Roman" w:eastAsia="SimHei" w:hAnsi="Times New Roman" w:cs="Times New Roman" w:hint="eastAsia"/>
          <w:sz w:val="18"/>
          <w:szCs w:val="18"/>
        </w:rPr>
        <w:t>图</w:t>
      </w:r>
      <w:r>
        <w:rPr>
          <w:rFonts w:ascii="Times New Roman" w:eastAsia="SimHei" w:hAnsi="Times New Roman" w:cs="Times New Roman" w:hint="eastAsia"/>
          <w:sz w:val="18"/>
          <w:szCs w:val="18"/>
        </w:rPr>
        <w:t xml:space="preserve">2  </w:t>
      </w:r>
      <w:r>
        <w:rPr>
          <w:rFonts w:ascii="Times New Roman" w:eastAsia="SimHei" w:hAnsi="Times New Roman" w:cs="Times New Roman" w:hint="eastAsia"/>
          <w:sz w:val="18"/>
          <w:szCs w:val="18"/>
        </w:rPr>
        <w:t>小农户自购农机与购买农机社会化服务的成本比较</w:t>
      </w:r>
    </w:p>
    <w:p w14:paraId="11F58513" w14:textId="77777777" w:rsidR="008C1C74" w:rsidRDefault="00CC6737">
      <w:pPr>
        <w:ind w:firstLineChars="200" w:firstLine="300"/>
        <w:rPr>
          <w:rFonts w:ascii="Times New Roman" w:eastAsia="SimSun" w:hAnsi="Times New Roman" w:cs="Times New Roman"/>
          <w:sz w:val="15"/>
        </w:rPr>
      </w:pPr>
      <w:r>
        <w:rPr>
          <w:rFonts w:ascii="Times New Roman" w:eastAsia="SimSun" w:hAnsi="Times New Roman" w:cs="Times New Roman" w:hint="eastAsia"/>
          <w:sz w:val="15"/>
        </w:rPr>
        <w:t>注：农机固定成本不可分割，小农户自购农机的单位面积成本</w:t>
      </w:r>
      <w:proofErr w:type="gramStart"/>
      <w:r>
        <w:rPr>
          <w:rFonts w:ascii="Times New Roman" w:eastAsia="SimSun" w:hAnsi="Times New Roman" w:cs="Times New Roman" w:hint="eastAsia"/>
          <w:sz w:val="15"/>
        </w:rPr>
        <w:t>随经营</w:t>
      </w:r>
      <w:proofErr w:type="gramEnd"/>
      <w:r>
        <w:rPr>
          <w:rFonts w:ascii="Times New Roman" w:eastAsia="SimSun" w:hAnsi="Times New Roman" w:cs="Times New Roman" w:hint="eastAsia"/>
          <w:sz w:val="15"/>
        </w:rPr>
        <w:t>面积缩小而快速上升；农机社会化服务通过扩大服务面积摊</w:t>
      </w:r>
      <w:proofErr w:type="gramStart"/>
      <w:r>
        <w:rPr>
          <w:rFonts w:ascii="Times New Roman" w:eastAsia="SimSun" w:hAnsi="Times New Roman" w:cs="Times New Roman" w:hint="eastAsia"/>
          <w:sz w:val="15"/>
        </w:rPr>
        <w:t>薄固定</w:t>
      </w:r>
      <w:proofErr w:type="gramEnd"/>
      <w:r>
        <w:rPr>
          <w:rFonts w:ascii="Times New Roman" w:eastAsia="SimSun" w:hAnsi="Times New Roman" w:cs="Times New Roman" w:hint="eastAsia"/>
          <w:sz w:val="15"/>
        </w:rPr>
        <w:t>成本，使经营面积低于门槛规模</w:t>
      </w:r>
      <w:r>
        <w:rPr>
          <w:rFonts w:ascii="Times New Roman" w:eastAsia="SimSun" w:hAnsi="Times New Roman" w:cs="Times New Roman" w:hint="eastAsia"/>
          <w:sz w:val="15"/>
        </w:rPr>
        <w:t>A*</w:t>
      </w:r>
      <w:r>
        <w:rPr>
          <w:rFonts w:ascii="Times New Roman" w:eastAsia="SimSun" w:hAnsi="Times New Roman" w:cs="Times New Roman" w:hint="eastAsia"/>
          <w:sz w:val="15"/>
        </w:rPr>
        <w:t>的小农户能够以更低成本获得机械化作业能力。</w:t>
      </w:r>
    </w:p>
    <w:p w14:paraId="12FEE7A5" w14:textId="77777777" w:rsidR="008C1C74" w:rsidRDefault="00CC6737">
      <w:pPr>
        <w:ind w:firstLineChars="200" w:firstLine="440"/>
        <w:rPr>
          <w:rFonts w:ascii="Times New Roman" w:eastAsia="SimSun" w:hAnsi="Times New Roman" w:cs="Times New Roman"/>
        </w:rPr>
      </w:pPr>
      <w:r>
        <w:rPr>
          <w:rFonts w:ascii="Times New Roman" w:eastAsia="SimSun" w:hAnsi="Times New Roman" w:cs="Times New Roman" w:hint="eastAsia"/>
        </w:rPr>
        <w:t>农机社会化服务对粮食单产的促进作用主要来自两个方面：一是降低误农时风险，二是提高专业化作业质量。将单位面积产出表示为：</w:t>
      </w:r>
    </w:p>
    <w:p w14:paraId="58097231" w14:textId="77777777" w:rsidR="008C1C74" w:rsidRDefault="00CC6737">
      <w:pPr>
        <w:tabs>
          <w:tab w:val="center" w:pos="4153"/>
          <w:tab w:val="right" w:pos="8306"/>
        </w:tabs>
        <w:rPr>
          <w:rFonts w:ascii="Times New Roman" w:eastAsia="SimSun" w:hAnsi="Times New Roman" w:cs="Times New Roman"/>
        </w:rPr>
      </w:pPr>
      <w:r>
        <w:rPr>
          <w:rFonts w:ascii="Times New Roman" w:eastAsia="SimSun" w:hAnsi="Times New Roman" w:cs="Times New Roman" w:hint="eastAsia"/>
        </w:rPr>
        <w:tab/>
      </w:r>
      <m:oMath>
        <m:sSub>
          <m:sSubPr>
            <m:ctrlPr>
              <w:rPr>
                <w:rFonts w:ascii="Cambria Math" w:eastAsia="SimSun" w:hAnsi="Cambria Math" w:cs="Times New Roman"/>
              </w:rPr>
            </m:ctrlPr>
          </m:sSubPr>
          <m:e>
            <m:r>
              <w:rPr>
                <w:rFonts w:ascii="Cambria Math" w:eastAsia="SimSun" w:hAnsi="Cambria Math" w:cs="Times New Roman"/>
              </w:rPr>
              <m:t>y</m:t>
            </m:r>
          </m:e>
          <m:sub>
            <m:r>
              <w:rPr>
                <w:rFonts w:ascii="Cambria Math" w:eastAsia="SimSun" w:hAnsi="Cambria Math" w:cs="Times New Roman"/>
              </w:rPr>
              <m:t>i</m:t>
            </m:r>
          </m:sub>
        </m:sSub>
        <m:r>
          <w:rPr>
            <w:rFonts w:ascii="Cambria Math" w:eastAsia="SimSun" w:hAnsi="Cambria Math" w:cs="Times New Roman"/>
          </w:rPr>
          <m:t>=f(</m:t>
        </m:r>
        <m:sSub>
          <m:sSubPr>
            <m:ctrlPr>
              <w:rPr>
                <w:rFonts w:ascii="Cambria Math" w:eastAsia="SimSun" w:hAnsi="Cambria Math" w:cs="Times New Roman"/>
              </w:rPr>
            </m:ctrlPr>
          </m:sSubPr>
          <m:e>
            <m:r>
              <w:rPr>
                <w:rFonts w:ascii="Cambria Math" w:eastAsia="SimSun" w:hAnsi="Cambria Math" w:cs="Times New Roman"/>
              </w:rPr>
              <m:t>l</m:t>
            </m:r>
          </m:e>
          <m:sub>
            <m:r>
              <w:rPr>
                <w:rFonts w:ascii="Cambria Math" w:eastAsia="SimSun" w:hAnsi="Cambria Math" w:cs="Times New Roman"/>
              </w:rPr>
              <m:t>i</m:t>
            </m:r>
          </m:sub>
        </m:sSub>
        <m:r>
          <w:rPr>
            <w:rFonts w:ascii="Cambria Math" w:eastAsia="SimSun" w:hAnsi="Cambria Math" w:cs="Times New Roman"/>
          </w:rPr>
          <m:t>,</m:t>
        </m:r>
        <m:sSub>
          <m:sSubPr>
            <m:ctrlPr>
              <w:rPr>
                <w:rFonts w:ascii="Cambria Math" w:eastAsia="SimSun" w:hAnsi="Cambria Math" w:cs="Times New Roman"/>
              </w:rPr>
            </m:ctrlPr>
          </m:sSubPr>
          <m:e>
            <m:r>
              <w:rPr>
                <w:rFonts w:ascii="Cambria Math" w:eastAsia="SimSun" w:hAnsi="Cambria Math" w:cs="Times New Roman"/>
              </w:rPr>
              <m:t>x</m:t>
            </m:r>
          </m:e>
          <m:sub>
            <m:r>
              <w:rPr>
                <w:rFonts w:ascii="Cambria Math" w:eastAsia="SimSun" w:hAnsi="Cambria Math" w:cs="Times New Roman"/>
              </w:rPr>
              <m:t>i</m:t>
            </m:r>
          </m:sub>
        </m:sSub>
        <m:r>
          <w:rPr>
            <w:rFonts w:ascii="Cambria Math" w:eastAsia="SimSun" w:hAnsi="Cambria Math" w:cs="Times New Roman"/>
          </w:rPr>
          <m:t>,</m:t>
        </m:r>
        <m:sSub>
          <m:sSubPr>
            <m:ctrlPr>
              <w:rPr>
                <w:rFonts w:ascii="Cambria Math" w:eastAsia="SimSun" w:hAnsi="Cambria Math" w:cs="Times New Roman"/>
              </w:rPr>
            </m:ctrlPr>
          </m:sSubPr>
          <m:e>
            <m:r>
              <w:rPr>
                <w:rFonts w:ascii="Cambria Math" w:eastAsia="SimSun" w:hAnsi="Cambria Math" w:cs="Times New Roman"/>
              </w:rPr>
              <m:t>S</m:t>
            </m:r>
          </m:e>
          <m:sub>
            <m:r>
              <w:rPr>
                <w:rFonts w:ascii="Cambria Math" w:eastAsia="SimSun" w:hAnsi="Cambria Math" w:cs="Times New Roman"/>
              </w:rPr>
              <m:t>i</m:t>
            </m:r>
          </m:sub>
        </m:sSub>
        <m:r>
          <w:rPr>
            <w:rFonts w:ascii="Cambria Math" w:eastAsia="SimSun" w:hAnsi="Cambria Math" w:cs="Times New Roman"/>
          </w:rPr>
          <m:t>;</m:t>
        </m:r>
        <m:sSub>
          <m:sSubPr>
            <m:ctrlPr>
              <w:rPr>
                <w:rFonts w:ascii="Cambria Math" w:eastAsia="SimSun" w:hAnsi="Cambria Math" w:cs="Times New Roman"/>
              </w:rPr>
            </m:ctrlPr>
          </m:sSubPr>
          <m:e>
            <m:r>
              <w:rPr>
                <w:rFonts w:ascii="Cambria Math" w:eastAsia="SimSun" w:hAnsi="Cambria Math" w:cs="Times New Roman"/>
              </w:rPr>
              <m:t>q</m:t>
            </m:r>
          </m:e>
          <m:sub>
            <m:r>
              <w:rPr>
                <w:rFonts w:ascii="Cambria Math" w:eastAsia="SimSun" w:hAnsi="Cambria Math" w:cs="Times New Roman"/>
              </w:rPr>
              <m:t>s</m:t>
            </m:r>
          </m:sub>
        </m:sSub>
        <m:r>
          <w:rPr>
            <w:rFonts w:ascii="Cambria Math" w:eastAsia="SimSun" w:hAnsi="Cambria Math" w:cs="Times New Roman"/>
          </w:rPr>
          <m:t>)</m:t>
        </m:r>
      </m:oMath>
      <w:r>
        <w:rPr>
          <w:rFonts w:ascii="Times New Roman" w:eastAsia="SimSun" w:hAnsi="Times New Roman" w:cs="Times New Roman" w:hint="eastAsia"/>
        </w:rPr>
        <w:tab/>
      </w:r>
      <w:r>
        <w:rPr>
          <w:rFonts w:ascii="Times New Roman" w:eastAsia="SimSun" w:hAnsi="Times New Roman" w:cs="Times New Roman" w:hint="eastAsia"/>
        </w:rPr>
        <w:t>（</w:t>
      </w:r>
      <w:r>
        <w:rPr>
          <w:rFonts w:ascii="Times New Roman" w:eastAsia="SimSun" w:hAnsi="Times New Roman" w:cs="Times New Roman" w:hint="eastAsia"/>
        </w:rPr>
        <w:t>13</w:t>
      </w:r>
      <w:r>
        <w:rPr>
          <w:rFonts w:ascii="Times New Roman" w:eastAsia="SimSun" w:hAnsi="Times New Roman" w:cs="Times New Roman" w:hint="eastAsia"/>
        </w:rPr>
        <w:t>）</w:t>
      </w:r>
    </w:p>
    <w:p w14:paraId="23ED9F17" w14:textId="77777777" w:rsidR="008C1C74" w:rsidRDefault="00CC6737">
      <w:pPr>
        <w:rPr>
          <w:rFonts w:ascii="Times New Roman" w:eastAsia="SimSun" w:hAnsi="Times New Roman" w:cs="Times New Roman"/>
        </w:rPr>
        <w:pPrChange w:id="52" w:author="黄圣男" w:date="2026-06-30T16:41:00Z" w16du:dateUtc="2026-06-30T08:41:00Z">
          <w:pPr>
            <w:ind w:firstLineChars="200" w:firstLine="440"/>
          </w:pPr>
        </w:pPrChange>
      </w:pPr>
      <w:r>
        <w:rPr>
          <w:rFonts w:ascii="Times New Roman" w:eastAsia="SimSun" w:hAnsi="Times New Roman" w:cs="Times New Roman" w:hint="eastAsia"/>
        </w:rPr>
        <w:t>其中，</w:t>
      </w:r>
      <m:oMath>
        <m:sSub>
          <m:sSubPr>
            <m:ctrlPr>
              <w:rPr>
                <w:rFonts w:ascii="Cambria Math" w:eastAsia="SimSun" w:hAnsi="Cambria Math" w:cs="Times New Roman"/>
              </w:rPr>
            </m:ctrlPr>
          </m:sSubPr>
          <m:e>
            <m:r>
              <w:rPr>
                <w:rFonts w:ascii="Cambria Math" w:eastAsia="SimSun" w:hAnsi="Cambria Math" w:cs="Times New Roman"/>
              </w:rPr>
              <m:t>q</m:t>
            </m:r>
          </m:e>
          <m:sub>
            <m:r>
              <w:rPr>
                <w:rFonts w:ascii="Cambria Math" w:eastAsia="SimSun" w:hAnsi="Cambria Math" w:cs="Times New Roman"/>
              </w:rPr>
              <m:t>s</m:t>
            </m:r>
          </m:sub>
        </m:sSub>
      </m:oMath>
      <w:r>
        <w:rPr>
          <w:rFonts w:ascii="Times New Roman" w:eastAsia="SimSun" w:hAnsi="Times New Roman" w:cs="Times New Roman" w:hint="eastAsia"/>
        </w:rPr>
        <w:t>表示服务作业质量。</w:t>
      </w:r>
      <w:proofErr w:type="gramStart"/>
      <w:r>
        <w:rPr>
          <w:rFonts w:ascii="Times New Roman" w:eastAsia="SimSun" w:hAnsi="Times New Roman" w:cs="Times New Roman" w:hint="eastAsia"/>
        </w:rPr>
        <w:t>若服务</w:t>
      </w:r>
      <w:proofErr w:type="gramEnd"/>
      <w:r>
        <w:rPr>
          <w:rFonts w:ascii="Times New Roman" w:eastAsia="SimSun" w:hAnsi="Times New Roman" w:cs="Times New Roman" w:hint="eastAsia"/>
        </w:rPr>
        <w:t>主体提高作业及时性和规范性，则：</w:t>
      </w:r>
    </w:p>
    <w:p w14:paraId="3E31C751" w14:textId="77777777" w:rsidR="008C1C74" w:rsidRDefault="00CC6737">
      <w:pPr>
        <w:tabs>
          <w:tab w:val="center" w:pos="4153"/>
          <w:tab w:val="right" w:pos="8306"/>
        </w:tabs>
        <w:rPr>
          <w:rFonts w:ascii="Times New Roman" w:eastAsia="SimSun" w:hAnsi="Times New Roman" w:cs="Times New Roman"/>
        </w:rPr>
      </w:pPr>
      <w:r>
        <w:rPr>
          <w:rFonts w:ascii="Times New Roman" w:eastAsia="SimSun" w:hAnsi="Times New Roman" w:cs="Times New Roman" w:hint="eastAsia"/>
        </w:rPr>
        <w:lastRenderedPageBreak/>
        <w:tab/>
      </w:r>
      <m:oMath>
        <m:r>
          <w:rPr>
            <w:rFonts w:ascii="Cambria Math" w:eastAsia="SimSun" w:hAnsi="Cambria Math" w:cs="Times New Roman"/>
          </w:rPr>
          <m:t xml:space="preserve">∂ </m:t>
        </m:r>
        <m:sSub>
          <m:sSubPr>
            <m:ctrlPr>
              <w:rPr>
                <w:rFonts w:ascii="Cambria Math" w:eastAsia="SimSun" w:hAnsi="Cambria Math" w:cs="Times New Roman"/>
              </w:rPr>
            </m:ctrlPr>
          </m:sSubPr>
          <m:e>
            <m:r>
              <w:rPr>
                <w:rFonts w:ascii="Cambria Math" w:eastAsia="SimSun" w:hAnsi="Cambria Math" w:cs="Times New Roman"/>
              </w:rPr>
              <m:t>y</m:t>
            </m:r>
          </m:e>
          <m:sub>
            <m:r>
              <w:rPr>
                <w:rFonts w:ascii="Cambria Math" w:eastAsia="SimSun" w:hAnsi="Cambria Math" w:cs="Times New Roman"/>
              </w:rPr>
              <m:t>i</m:t>
            </m:r>
          </m:sub>
        </m:sSub>
        <m:r>
          <w:rPr>
            <w:rFonts w:ascii="Cambria Math" w:eastAsia="SimSun" w:hAnsi="Cambria Math" w:cs="Times New Roman"/>
          </w:rPr>
          <m:t xml:space="preserve">/∂ </m:t>
        </m:r>
        <m:sSub>
          <m:sSubPr>
            <m:ctrlPr>
              <w:rPr>
                <w:rFonts w:ascii="Cambria Math" w:eastAsia="SimSun" w:hAnsi="Cambria Math" w:cs="Times New Roman"/>
              </w:rPr>
            </m:ctrlPr>
          </m:sSubPr>
          <m:e>
            <m:r>
              <w:rPr>
                <w:rFonts w:ascii="Cambria Math" w:eastAsia="SimSun" w:hAnsi="Cambria Math" w:cs="Times New Roman"/>
              </w:rPr>
              <m:t>S</m:t>
            </m:r>
          </m:e>
          <m:sub>
            <m:r>
              <w:rPr>
                <w:rFonts w:ascii="Cambria Math" w:eastAsia="SimSun" w:hAnsi="Cambria Math" w:cs="Times New Roman"/>
              </w:rPr>
              <m:t>i</m:t>
            </m:r>
          </m:sub>
        </m:sSub>
        <m:r>
          <w:rPr>
            <w:rFonts w:ascii="Cambria Math" w:eastAsia="SimSun" w:hAnsi="Cambria Math" w:cs="Times New Roman"/>
          </w:rPr>
          <m:t xml:space="preserve">&gt;0,  ∂ </m:t>
        </m:r>
        <m:sSub>
          <m:sSubPr>
            <m:ctrlPr>
              <w:rPr>
                <w:rFonts w:ascii="Cambria Math" w:eastAsia="SimSun" w:hAnsi="Cambria Math" w:cs="Times New Roman"/>
              </w:rPr>
            </m:ctrlPr>
          </m:sSubPr>
          <m:e>
            <m:r>
              <w:rPr>
                <w:rFonts w:ascii="Cambria Math" w:eastAsia="SimSun" w:hAnsi="Cambria Math" w:cs="Times New Roman"/>
              </w:rPr>
              <m:t>y</m:t>
            </m:r>
          </m:e>
          <m:sub>
            <m:r>
              <w:rPr>
                <w:rFonts w:ascii="Cambria Math" w:eastAsia="SimSun" w:hAnsi="Cambria Math" w:cs="Times New Roman"/>
              </w:rPr>
              <m:t>i</m:t>
            </m:r>
          </m:sub>
        </m:sSub>
        <m:r>
          <w:rPr>
            <w:rFonts w:ascii="Cambria Math" w:eastAsia="SimSun" w:hAnsi="Cambria Math" w:cs="Times New Roman"/>
          </w:rPr>
          <m:t xml:space="preserve">/∂ </m:t>
        </m:r>
        <m:sSub>
          <m:sSubPr>
            <m:ctrlPr>
              <w:rPr>
                <w:rFonts w:ascii="Cambria Math" w:eastAsia="SimSun" w:hAnsi="Cambria Math" w:cs="Times New Roman"/>
              </w:rPr>
            </m:ctrlPr>
          </m:sSubPr>
          <m:e>
            <m:r>
              <w:rPr>
                <w:rFonts w:ascii="Cambria Math" w:eastAsia="SimSun" w:hAnsi="Cambria Math" w:cs="Times New Roman"/>
              </w:rPr>
              <m:t>q</m:t>
            </m:r>
          </m:e>
          <m:sub>
            <m:r>
              <w:rPr>
                <w:rFonts w:ascii="Cambria Math" w:eastAsia="SimSun" w:hAnsi="Cambria Math" w:cs="Times New Roman"/>
              </w:rPr>
              <m:t>s</m:t>
            </m:r>
          </m:sub>
        </m:sSub>
        <m:r>
          <w:rPr>
            <w:rFonts w:ascii="Cambria Math" w:eastAsia="SimSun" w:hAnsi="Cambria Math" w:cs="Times New Roman"/>
          </w:rPr>
          <m:t>&gt;0</m:t>
        </m:r>
      </m:oMath>
      <w:r>
        <w:rPr>
          <w:rFonts w:ascii="Times New Roman" w:eastAsia="SimSun" w:hAnsi="Times New Roman" w:cs="Times New Roman" w:hint="eastAsia"/>
        </w:rPr>
        <w:tab/>
      </w:r>
      <w:r>
        <w:rPr>
          <w:rFonts w:ascii="Times New Roman" w:eastAsia="SimSun" w:hAnsi="Times New Roman" w:cs="Times New Roman" w:hint="eastAsia"/>
        </w:rPr>
        <w:t>（</w:t>
      </w:r>
      <w:r>
        <w:rPr>
          <w:rFonts w:ascii="Times New Roman" w:eastAsia="SimSun" w:hAnsi="Times New Roman" w:cs="Times New Roman" w:hint="eastAsia"/>
        </w:rPr>
        <w:t>14</w:t>
      </w:r>
      <w:r>
        <w:rPr>
          <w:rFonts w:ascii="Times New Roman" w:eastAsia="SimSun" w:hAnsi="Times New Roman" w:cs="Times New Roman" w:hint="eastAsia"/>
        </w:rPr>
        <w:t>）</w:t>
      </w:r>
    </w:p>
    <w:p w14:paraId="2A6AF52D" w14:textId="14A6ADF9" w:rsidR="008C1C74" w:rsidRDefault="00CC6737">
      <w:pPr>
        <w:ind w:firstLineChars="200" w:firstLine="440"/>
        <w:rPr>
          <w:rFonts w:ascii="Times New Roman" w:eastAsia="SimSun" w:hAnsi="Times New Roman" w:cs="Times New Roman"/>
        </w:rPr>
      </w:pPr>
      <w:r>
        <w:rPr>
          <w:rFonts w:ascii="Times New Roman" w:eastAsia="SimSun" w:hAnsi="Times New Roman" w:cs="Times New Roman" w:hint="eastAsia"/>
        </w:rPr>
        <w:t>农机社会化服务对粮食播种面积的影响方向也更为明确。购买服务降低了小农户继续种粮所需的劳动投入和组织成本。</w:t>
      </w:r>
      <w:del w:id="53" w:author="黄圣男" w:date="2026-06-30T16:42:00Z" w16du:dateUtc="2026-06-30T08:42:00Z">
        <w:r w:rsidDel="003671DF">
          <w:rPr>
            <w:rFonts w:ascii="Times New Roman" w:eastAsia="SimSun" w:hAnsi="Times New Roman" w:cs="Times New Roman" w:hint="eastAsia"/>
          </w:rPr>
          <w:delText>设</w:delText>
        </w:r>
      </w:del>
      <w:ins w:id="54" w:author="黄圣男" w:date="2026-06-30T16:42:00Z" w16du:dateUtc="2026-06-30T08:42:00Z">
        <w:r w:rsidR="003671DF">
          <w:rPr>
            <w:rFonts w:ascii="Times New Roman" w:eastAsia="SimSun" w:hAnsi="Times New Roman" w:cs="Times New Roman" w:hint="eastAsia"/>
          </w:rPr>
          <w:t>假定</w:t>
        </w:r>
      </w:ins>
      <w:r>
        <w:rPr>
          <w:rFonts w:ascii="Times New Roman" w:eastAsia="SimSun" w:hAnsi="Times New Roman" w:cs="Times New Roman" w:hint="eastAsia"/>
        </w:rPr>
        <w:t>粮食生产单位面积净收益为：</w:t>
      </w:r>
    </w:p>
    <w:p w14:paraId="644C7824" w14:textId="77777777" w:rsidR="008C1C74" w:rsidRDefault="00CC6737">
      <w:pPr>
        <w:tabs>
          <w:tab w:val="center" w:pos="4153"/>
          <w:tab w:val="right" w:pos="8306"/>
        </w:tabs>
        <w:rPr>
          <w:rFonts w:ascii="Times New Roman" w:eastAsia="SimSun" w:hAnsi="Times New Roman" w:cs="Times New Roman"/>
        </w:rPr>
      </w:pPr>
      <w:r>
        <w:rPr>
          <w:rFonts w:ascii="Times New Roman" w:eastAsia="SimSun" w:hAnsi="Times New Roman" w:cs="Times New Roman" w:hint="eastAsia"/>
        </w:rPr>
        <w:tab/>
      </w:r>
      <m:oMath>
        <m:sSub>
          <m:sSubPr>
            <m:ctrlPr>
              <w:rPr>
                <w:rFonts w:ascii="Cambria Math" w:eastAsia="SimSun" w:hAnsi="Cambria Math" w:cs="Times New Roman"/>
              </w:rPr>
            </m:ctrlPr>
          </m:sSubPr>
          <m:e>
            <m:r>
              <w:rPr>
                <w:rFonts w:ascii="Cambria Math" w:eastAsia="SimSun" w:hAnsi="Cambria Math" w:cs="Times New Roman"/>
              </w:rPr>
              <m:t>π</m:t>
            </m:r>
          </m:e>
          <m:sub>
            <m:r>
              <w:rPr>
                <w:rFonts w:ascii="Cambria Math" w:eastAsia="SimSun" w:hAnsi="Cambria Math" w:cs="Times New Roman"/>
              </w:rPr>
              <m:t>g</m:t>
            </m:r>
          </m:sub>
        </m:sSub>
        <m:r>
          <w:rPr>
            <w:rFonts w:ascii="Cambria Math" w:eastAsia="SimSun" w:hAnsi="Cambria Math" w:cs="Times New Roman"/>
          </w:rPr>
          <m:t>=</m:t>
        </m:r>
        <m:sSub>
          <m:sSubPr>
            <m:ctrlPr>
              <w:rPr>
                <w:rFonts w:ascii="Cambria Math" w:eastAsia="SimSun" w:hAnsi="Cambria Math" w:cs="Times New Roman"/>
              </w:rPr>
            </m:ctrlPr>
          </m:sSubPr>
          <m:e>
            <m:r>
              <w:rPr>
                <w:rFonts w:ascii="Cambria Math" w:eastAsia="SimSun" w:hAnsi="Cambria Math" w:cs="Times New Roman"/>
              </w:rPr>
              <m:t>P</m:t>
            </m:r>
          </m:e>
          <m:sub>
            <m:r>
              <w:rPr>
                <w:rFonts w:ascii="Cambria Math" w:eastAsia="SimSun" w:hAnsi="Cambria Math" w:cs="Times New Roman"/>
              </w:rPr>
              <m:t>g</m:t>
            </m:r>
          </m:sub>
        </m:sSub>
        <m:sSub>
          <m:sSubPr>
            <m:ctrlPr>
              <w:rPr>
                <w:rFonts w:ascii="Cambria Math" w:eastAsia="SimSun" w:hAnsi="Cambria Math" w:cs="Times New Roman"/>
              </w:rPr>
            </m:ctrlPr>
          </m:sSubPr>
          <m:e>
            <m:r>
              <w:rPr>
                <w:rFonts w:ascii="Cambria Math" w:eastAsia="SimSun" w:hAnsi="Cambria Math" w:cs="Times New Roman"/>
              </w:rPr>
              <m:t>y</m:t>
            </m:r>
          </m:e>
          <m:sub>
            <m:r>
              <w:rPr>
                <w:rFonts w:ascii="Cambria Math" w:eastAsia="SimSun" w:hAnsi="Cambria Math" w:cs="Times New Roman"/>
              </w:rPr>
              <m:t>i</m:t>
            </m:r>
          </m:sub>
        </m:sSub>
        <m:r>
          <w:rPr>
            <w:rFonts w:ascii="Cambria Math" w:eastAsia="SimSun" w:hAnsi="Cambria Math" w:cs="Times New Roman"/>
          </w:rPr>
          <m:t>-</m:t>
        </m:r>
        <m:sSub>
          <m:sSubPr>
            <m:ctrlPr>
              <w:rPr>
                <w:rFonts w:ascii="Cambria Math" w:eastAsia="SimSun" w:hAnsi="Cambria Math" w:cs="Times New Roman"/>
              </w:rPr>
            </m:ctrlPr>
          </m:sSubPr>
          <m:e>
            <m:r>
              <w:rPr>
                <w:rFonts w:ascii="Cambria Math" w:eastAsia="SimSun" w:hAnsi="Cambria Math" w:cs="Times New Roman"/>
              </w:rPr>
              <m:t>c</m:t>
            </m:r>
          </m:e>
          <m:sub>
            <m:r>
              <w:rPr>
                <w:rFonts w:ascii="Cambria Math" w:eastAsia="SimSun" w:hAnsi="Cambria Math" w:cs="Times New Roman"/>
              </w:rPr>
              <m:t>g</m:t>
            </m:r>
          </m:sub>
        </m:sSub>
        <m:r>
          <w:rPr>
            <w:rFonts w:ascii="Cambria Math" w:eastAsia="SimSun" w:hAnsi="Cambria Math" w:cs="Times New Roman"/>
          </w:rPr>
          <m:t>-</m:t>
        </m:r>
        <m:sSub>
          <m:sSubPr>
            <m:ctrlPr>
              <w:rPr>
                <w:rFonts w:ascii="Cambria Math" w:eastAsia="SimSun" w:hAnsi="Cambria Math" w:cs="Times New Roman"/>
              </w:rPr>
            </m:ctrlPr>
          </m:sSubPr>
          <m:e>
            <m:r>
              <w:rPr>
                <w:rFonts w:ascii="Cambria Math" w:eastAsia="SimSun" w:hAnsi="Cambria Math" w:cs="Times New Roman"/>
              </w:rPr>
              <m:t>AC</m:t>
            </m:r>
          </m:e>
          <m:sub>
            <m:r>
              <w:rPr>
                <w:rFonts w:ascii="Cambria Math" w:eastAsia="SimSun" w:hAnsi="Cambria Math" w:cs="Times New Roman"/>
              </w:rPr>
              <m:t>si</m:t>
            </m:r>
          </m:sub>
        </m:sSub>
      </m:oMath>
      <w:r>
        <w:rPr>
          <w:rFonts w:ascii="Times New Roman" w:eastAsia="SimSun" w:hAnsi="Times New Roman" w:cs="Times New Roman" w:hint="eastAsia"/>
        </w:rPr>
        <w:tab/>
      </w:r>
      <w:r>
        <w:rPr>
          <w:rFonts w:ascii="Times New Roman" w:eastAsia="SimSun" w:hAnsi="Times New Roman" w:cs="Times New Roman" w:hint="eastAsia"/>
        </w:rPr>
        <w:t>（</w:t>
      </w:r>
      <w:r>
        <w:rPr>
          <w:rFonts w:ascii="Times New Roman" w:eastAsia="SimSun" w:hAnsi="Times New Roman" w:cs="Times New Roman" w:hint="eastAsia"/>
        </w:rPr>
        <w:t>15</w:t>
      </w:r>
      <w:r>
        <w:rPr>
          <w:rFonts w:ascii="Times New Roman" w:eastAsia="SimSun" w:hAnsi="Times New Roman" w:cs="Times New Roman" w:hint="eastAsia"/>
        </w:rPr>
        <w:t>）</w:t>
      </w:r>
    </w:p>
    <w:p w14:paraId="13E6C3F7" w14:textId="77777777" w:rsidR="008C1C74" w:rsidRDefault="00CC6737">
      <w:pPr>
        <w:rPr>
          <w:rFonts w:ascii="Times New Roman" w:eastAsia="SimSun" w:hAnsi="Times New Roman" w:cs="Times New Roman"/>
        </w:rPr>
        <w:pPrChange w:id="55" w:author="黄圣男" w:date="2026-06-30T16:42:00Z" w16du:dateUtc="2026-06-30T08:42:00Z">
          <w:pPr>
            <w:ind w:firstLineChars="200" w:firstLine="440"/>
          </w:pPr>
        </w:pPrChange>
      </w:pPr>
      <w:r>
        <w:rPr>
          <w:rFonts w:ascii="Times New Roman" w:eastAsia="SimSun" w:hAnsi="Times New Roman" w:cs="Times New Roman" w:hint="eastAsia"/>
        </w:rPr>
        <w:t>其中，</w:t>
      </w:r>
      <m:oMath>
        <m:sSub>
          <m:sSubPr>
            <m:ctrlPr>
              <w:rPr>
                <w:rFonts w:ascii="Cambria Math" w:eastAsia="SimSun" w:hAnsi="Cambria Math" w:cs="Times New Roman"/>
              </w:rPr>
            </m:ctrlPr>
          </m:sSubPr>
          <m:e>
            <m:r>
              <w:rPr>
                <w:rFonts w:ascii="Cambria Math" w:eastAsia="SimSun" w:hAnsi="Cambria Math" w:cs="Times New Roman"/>
              </w:rPr>
              <m:t>P</m:t>
            </m:r>
          </m:e>
          <m:sub>
            <m:r>
              <w:rPr>
                <w:rFonts w:ascii="Cambria Math" w:eastAsia="SimSun" w:hAnsi="Cambria Math" w:cs="Times New Roman"/>
              </w:rPr>
              <m:t>g</m:t>
            </m:r>
          </m:sub>
        </m:sSub>
      </m:oMath>
      <w:r>
        <w:rPr>
          <w:rFonts w:ascii="Times New Roman" w:eastAsia="SimSun" w:hAnsi="Times New Roman" w:cs="Times New Roman" w:hint="eastAsia"/>
        </w:rPr>
        <w:t>为粮食价格，</w:t>
      </w:r>
      <m:oMath>
        <m:sSub>
          <m:sSubPr>
            <m:ctrlPr>
              <w:rPr>
                <w:rFonts w:ascii="Cambria Math" w:eastAsia="SimSun" w:hAnsi="Cambria Math" w:cs="Times New Roman"/>
              </w:rPr>
            </m:ctrlPr>
          </m:sSubPr>
          <m:e>
            <m:r>
              <w:rPr>
                <w:rFonts w:ascii="Cambria Math" w:eastAsia="SimSun" w:hAnsi="Cambria Math" w:cs="Times New Roman"/>
              </w:rPr>
              <m:t>c</m:t>
            </m:r>
          </m:e>
          <m:sub>
            <m:r>
              <w:rPr>
                <w:rFonts w:ascii="Cambria Math" w:eastAsia="SimSun" w:hAnsi="Cambria Math" w:cs="Times New Roman"/>
              </w:rPr>
              <m:t>g</m:t>
            </m:r>
          </m:sub>
        </m:sSub>
      </m:oMath>
      <w:r>
        <w:rPr>
          <w:rFonts w:ascii="Times New Roman" w:eastAsia="SimSun" w:hAnsi="Times New Roman" w:cs="Times New Roman" w:hint="eastAsia"/>
        </w:rPr>
        <w:t>为其他单位面积成本。由式（</w:t>
      </w:r>
      <w:r>
        <w:rPr>
          <w:rFonts w:ascii="Times New Roman" w:eastAsia="SimSun" w:hAnsi="Times New Roman" w:cs="Times New Roman" w:hint="eastAsia"/>
        </w:rPr>
        <w:t>7</w:t>
      </w:r>
      <w:r>
        <w:rPr>
          <w:rFonts w:ascii="Times New Roman" w:eastAsia="SimSun" w:hAnsi="Times New Roman" w:cs="Times New Roman" w:hint="eastAsia"/>
        </w:rPr>
        <w:t>）和式（</w:t>
      </w:r>
      <w:r>
        <w:rPr>
          <w:rFonts w:ascii="Times New Roman" w:eastAsia="SimSun" w:hAnsi="Times New Roman" w:cs="Times New Roman" w:hint="eastAsia"/>
        </w:rPr>
        <w:t>15</w:t>
      </w:r>
      <w:r>
        <w:rPr>
          <w:rFonts w:ascii="Times New Roman" w:eastAsia="SimSun" w:hAnsi="Times New Roman" w:cs="Times New Roman" w:hint="eastAsia"/>
        </w:rPr>
        <w:t>）可得：</w:t>
      </w:r>
    </w:p>
    <w:p w14:paraId="408A1399" w14:textId="77777777" w:rsidR="008C1C74" w:rsidRDefault="00CC6737">
      <w:pPr>
        <w:tabs>
          <w:tab w:val="center" w:pos="4153"/>
          <w:tab w:val="right" w:pos="8306"/>
        </w:tabs>
        <w:rPr>
          <w:rFonts w:ascii="Times New Roman" w:eastAsia="SimSun" w:hAnsi="Times New Roman" w:cs="Times New Roman"/>
        </w:rPr>
      </w:pPr>
      <w:r>
        <w:rPr>
          <w:rFonts w:ascii="Times New Roman" w:eastAsia="SimSun" w:hAnsi="Times New Roman" w:cs="Times New Roman" w:hint="eastAsia"/>
        </w:rPr>
        <w:tab/>
      </w:r>
      <m:oMath>
        <m:f>
          <m:fPr>
            <m:ctrlPr>
              <w:rPr>
                <w:rFonts w:ascii="Cambria Math" w:eastAsia="SimSun" w:hAnsi="Cambria Math" w:cs="Times New Roman"/>
              </w:rPr>
            </m:ctrlPr>
          </m:fPr>
          <m:num>
            <m:r>
              <w:rPr>
                <w:rFonts w:ascii="Cambria Math" w:eastAsia="SimSun" w:hAnsi="Cambria Math" w:cs="Times New Roman"/>
              </w:rPr>
              <m:t xml:space="preserve">∂ </m:t>
            </m:r>
            <m:sSubSup>
              <m:sSubSupPr>
                <m:ctrlPr>
                  <w:rPr>
                    <w:rFonts w:ascii="Cambria Math" w:eastAsia="SimSun" w:hAnsi="Cambria Math" w:cs="Times New Roman"/>
                  </w:rPr>
                </m:ctrlPr>
              </m:sSubSupPr>
              <m:e>
                <m:r>
                  <w:rPr>
                    <w:rFonts w:ascii="Cambria Math" w:eastAsia="SimSun" w:hAnsi="Cambria Math" w:cs="Times New Roman"/>
                  </w:rPr>
                  <m:t>A</m:t>
                </m:r>
              </m:e>
              <m:sub>
                <m:r>
                  <w:rPr>
                    <w:rFonts w:ascii="Cambria Math" w:eastAsia="SimSun" w:hAnsi="Cambria Math" w:cs="Times New Roman"/>
                  </w:rPr>
                  <m:t>i</m:t>
                </m:r>
              </m:sub>
              <m:sup>
                <m:r>
                  <w:rPr>
                    <w:rFonts w:ascii="Cambria Math" w:eastAsia="SimSun" w:hAnsi="Cambria Math" w:cs="Times New Roman"/>
                  </w:rPr>
                  <m:t>g</m:t>
                </m:r>
              </m:sup>
            </m:sSubSup>
          </m:num>
          <m:den>
            <m:r>
              <w:rPr>
                <w:rFonts w:ascii="Cambria Math" w:eastAsia="SimSun" w:hAnsi="Cambria Math" w:cs="Times New Roman"/>
              </w:rPr>
              <m:t xml:space="preserve">∂ </m:t>
            </m:r>
            <m:sSub>
              <m:sSubPr>
                <m:ctrlPr>
                  <w:rPr>
                    <w:rFonts w:ascii="Cambria Math" w:eastAsia="SimSun" w:hAnsi="Cambria Math" w:cs="Times New Roman"/>
                  </w:rPr>
                </m:ctrlPr>
              </m:sSubPr>
              <m:e>
                <m:r>
                  <w:rPr>
                    <w:rFonts w:ascii="Cambria Math" w:eastAsia="SimSun" w:hAnsi="Cambria Math" w:cs="Times New Roman"/>
                  </w:rPr>
                  <m:t>S</m:t>
                </m:r>
              </m:e>
              <m:sub>
                <m:r>
                  <w:rPr>
                    <w:rFonts w:ascii="Cambria Math" w:eastAsia="SimSun" w:hAnsi="Cambria Math" w:cs="Times New Roman"/>
                  </w:rPr>
                  <m:t>i</m:t>
                </m:r>
              </m:sub>
            </m:sSub>
          </m:den>
        </m:f>
        <m:r>
          <w:rPr>
            <w:rFonts w:ascii="Cambria Math" w:eastAsia="SimSun" w:hAnsi="Cambria Math" w:cs="Times New Roman"/>
          </w:rPr>
          <m:t>=G'(⋅)</m:t>
        </m:r>
        <m:d>
          <m:dPr>
            <m:begChr m:val="["/>
            <m:endChr m:val="]"/>
            <m:ctrlPr>
              <w:rPr>
                <w:rFonts w:ascii="Cambria Math" w:eastAsia="SimSun" w:hAnsi="Cambria Math" w:cs="Times New Roman"/>
              </w:rPr>
            </m:ctrlPr>
          </m:dPr>
          <m:e>
            <m:sSub>
              <m:sSubPr>
                <m:ctrlPr>
                  <w:rPr>
                    <w:rFonts w:ascii="Cambria Math" w:eastAsia="SimSun" w:hAnsi="Cambria Math" w:cs="Times New Roman"/>
                  </w:rPr>
                </m:ctrlPr>
              </m:sSubPr>
              <m:e>
                <m:r>
                  <w:rPr>
                    <w:rFonts w:ascii="Cambria Math" w:eastAsia="SimSun" w:hAnsi="Cambria Math" w:cs="Times New Roman"/>
                  </w:rPr>
                  <m:t>P</m:t>
                </m:r>
              </m:e>
              <m:sub>
                <m:r>
                  <w:rPr>
                    <w:rFonts w:ascii="Cambria Math" w:eastAsia="SimSun" w:hAnsi="Cambria Math" w:cs="Times New Roman"/>
                  </w:rPr>
                  <m:t>g</m:t>
                </m:r>
              </m:sub>
            </m:sSub>
            <m:f>
              <m:fPr>
                <m:ctrlPr>
                  <w:rPr>
                    <w:rFonts w:ascii="Cambria Math" w:eastAsia="SimSun" w:hAnsi="Cambria Math" w:cs="Times New Roman"/>
                  </w:rPr>
                </m:ctrlPr>
              </m:fPr>
              <m:num>
                <m:r>
                  <w:rPr>
                    <w:rFonts w:ascii="Cambria Math" w:eastAsia="SimSun" w:hAnsi="Cambria Math" w:cs="Times New Roman"/>
                  </w:rPr>
                  <m:t xml:space="preserve">∂ </m:t>
                </m:r>
                <m:sSub>
                  <m:sSubPr>
                    <m:ctrlPr>
                      <w:rPr>
                        <w:rFonts w:ascii="Cambria Math" w:eastAsia="SimSun" w:hAnsi="Cambria Math" w:cs="Times New Roman"/>
                      </w:rPr>
                    </m:ctrlPr>
                  </m:sSubPr>
                  <m:e>
                    <m:r>
                      <w:rPr>
                        <w:rFonts w:ascii="Cambria Math" w:eastAsia="SimSun" w:hAnsi="Cambria Math" w:cs="Times New Roman"/>
                      </w:rPr>
                      <m:t>y</m:t>
                    </m:r>
                  </m:e>
                  <m:sub>
                    <m:r>
                      <w:rPr>
                        <w:rFonts w:ascii="Cambria Math" w:eastAsia="SimSun" w:hAnsi="Cambria Math" w:cs="Times New Roman"/>
                      </w:rPr>
                      <m:t>i</m:t>
                    </m:r>
                  </m:sub>
                </m:sSub>
              </m:num>
              <m:den>
                <m:r>
                  <w:rPr>
                    <w:rFonts w:ascii="Cambria Math" w:eastAsia="SimSun" w:hAnsi="Cambria Math" w:cs="Times New Roman"/>
                  </w:rPr>
                  <m:t xml:space="preserve">∂ </m:t>
                </m:r>
                <m:sSub>
                  <m:sSubPr>
                    <m:ctrlPr>
                      <w:rPr>
                        <w:rFonts w:ascii="Cambria Math" w:eastAsia="SimSun" w:hAnsi="Cambria Math" w:cs="Times New Roman"/>
                      </w:rPr>
                    </m:ctrlPr>
                  </m:sSubPr>
                  <m:e>
                    <m:r>
                      <w:rPr>
                        <w:rFonts w:ascii="Cambria Math" w:eastAsia="SimSun" w:hAnsi="Cambria Math" w:cs="Times New Roman"/>
                      </w:rPr>
                      <m:t>S</m:t>
                    </m:r>
                  </m:e>
                  <m:sub>
                    <m:r>
                      <w:rPr>
                        <w:rFonts w:ascii="Cambria Math" w:eastAsia="SimSun" w:hAnsi="Cambria Math" w:cs="Times New Roman"/>
                      </w:rPr>
                      <m:t>i</m:t>
                    </m:r>
                  </m:sub>
                </m:sSub>
              </m:den>
            </m:f>
            <m:r>
              <w:rPr>
                <w:rFonts w:ascii="Cambria Math" w:eastAsia="SimSun" w:hAnsi="Cambria Math" w:cs="Times New Roman"/>
              </w:rPr>
              <m:t>-</m:t>
            </m:r>
            <m:f>
              <m:fPr>
                <m:ctrlPr>
                  <w:rPr>
                    <w:rFonts w:ascii="Cambria Math" w:eastAsia="SimSun" w:hAnsi="Cambria Math" w:cs="Times New Roman"/>
                  </w:rPr>
                </m:ctrlPr>
              </m:fPr>
              <m:num>
                <m:r>
                  <w:rPr>
                    <w:rFonts w:ascii="Cambria Math" w:eastAsia="SimSun" w:hAnsi="Cambria Math" w:cs="Times New Roman"/>
                  </w:rPr>
                  <m:t xml:space="preserve">∂ </m:t>
                </m:r>
                <m:sSub>
                  <m:sSubPr>
                    <m:ctrlPr>
                      <w:rPr>
                        <w:rFonts w:ascii="Cambria Math" w:eastAsia="SimSun" w:hAnsi="Cambria Math" w:cs="Times New Roman"/>
                      </w:rPr>
                    </m:ctrlPr>
                  </m:sSubPr>
                  <m:e>
                    <m:r>
                      <w:rPr>
                        <w:rFonts w:ascii="Cambria Math" w:eastAsia="SimSun" w:hAnsi="Cambria Math" w:cs="Times New Roman"/>
                      </w:rPr>
                      <m:t>AC</m:t>
                    </m:r>
                  </m:e>
                  <m:sub>
                    <m:r>
                      <w:rPr>
                        <w:rFonts w:ascii="Cambria Math" w:eastAsia="SimSun" w:hAnsi="Cambria Math" w:cs="Times New Roman"/>
                      </w:rPr>
                      <m:t>si</m:t>
                    </m:r>
                  </m:sub>
                </m:sSub>
              </m:num>
              <m:den>
                <m:r>
                  <w:rPr>
                    <w:rFonts w:ascii="Cambria Math" w:eastAsia="SimSun" w:hAnsi="Cambria Math" w:cs="Times New Roman"/>
                  </w:rPr>
                  <m:t xml:space="preserve">∂ </m:t>
                </m:r>
                <m:sSub>
                  <m:sSubPr>
                    <m:ctrlPr>
                      <w:rPr>
                        <w:rFonts w:ascii="Cambria Math" w:eastAsia="SimSun" w:hAnsi="Cambria Math" w:cs="Times New Roman"/>
                      </w:rPr>
                    </m:ctrlPr>
                  </m:sSubPr>
                  <m:e>
                    <m:r>
                      <w:rPr>
                        <w:rFonts w:ascii="Cambria Math" w:eastAsia="SimSun" w:hAnsi="Cambria Math" w:cs="Times New Roman"/>
                      </w:rPr>
                      <m:t>S</m:t>
                    </m:r>
                  </m:e>
                  <m:sub>
                    <m:r>
                      <w:rPr>
                        <w:rFonts w:ascii="Cambria Math" w:eastAsia="SimSun" w:hAnsi="Cambria Math" w:cs="Times New Roman"/>
                      </w:rPr>
                      <m:t>i</m:t>
                    </m:r>
                  </m:sub>
                </m:sSub>
              </m:den>
            </m:f>
            <m:r>
              <w:rPr>
                <w:rFonts w:ascii="Cambria Math" w:eastAsia="SimSun" w:hAnsi="Cambria Math" w:cs="Times New Roman"/>
              </w:rPr>
              <m:t>-</m:t>
            </m:r>
            <m:f>
              <m:fPr>
                <m:ctrlPr>
                  <w:rPr>
                    <w:rFonts w:ascii="Cambria Math" w:eastAsia="SimSun" w:hAnsi="Cambria Math" w:cs="Times New Roman"/>
                  </w:rPr>
                </m:ctrlPr>
              </m:fPr>
              <m:num>
                <m:r>
                  <w:rPr>
                    <w:rFonts w:ascii="Cambria Math" w:eastAsia="SimSun" w:hAnsi="Cambria Math" w:cs="Times New Roman"/>
                  </w:rPr>
                  <m:t xml:space="preserve">∂ </m:t>
                </m:r>
                <m:sSub>
                  <m:sSubPr>
                    <m:ctrlPr>
                      <w:rPr>
                        <w:rFonts w:ascii="Cambria Math" w:eastAsia="SimSun" w:hAnsi="Cambria Math" w:cs="Times New Roman"/>
                      </w:rPr>
                    </m:ctrlPr>
                  </m:sSubPr>
                  <m:e>
                    <m:r>
                      <w:rPr>
                        <w:rFonts w:ascii="Cambria Math" w:eastAsia="SimSun" w:hAnsi="Cambria Math" w:cs="Times New Roman"/>
                      </w:rPr>
                      <m:t>π</m:t>
                    </m:r>
                  </m:e>
                  <m:sub>
                    <m:r>
                      <w:rPr>
                        <w:rFonts w:ascii="Cambria Math" w:eastAsia="SimSun" w:hAnsi="Cambria Math" w:cs="Times New Roman"/>
                      </w:rPr>
                      <m:t>n</m:t>
                    </m:r>
                  </m:sub>
                </m:sSub>
              </m:num>
              <m:den>
                <m:r>
                  <w:rPr>
                    <w:rFonts w:ascii="Cambria Math" w:eastAsia="SimSun" w:hAnsi="Cambria Math" w:cs="Times New Roman"/>
                  </w:rPr>
                  <m:t xml:space="preserve">∂ </m:t>
                </m:r>
                <m:sSub>
                  <m:sSubPr>
                    <m:ctrlPr>
                      <w:rPr>
                        <w:rFonts w:ascii="Cambria Math" w:eastAsia="SimSun" w:hAnsi="Cambria Math" w:cs="Times New Roman"/>
                      </w:rPr>
                    </m:ctrlPr>
                  </m:sSubPr>
                  <m:e>
                    <m:r>
                      <w:rPr>
                        <w:rFonts w:ascii="Cambria Math" w:eastAsia="SimSun" w:hAnsi="Cambria Math" w:cs="Times New Roman"/>
                      </w:rPr>
                      <m:t>S</m:t>
                    </m:r>
                  </m:e>
                  <m:sub>
                    <m:r>
                      <w:rPr>
                        <w:rFonts w:ascii="Cambria Math" w:eastAsia="SimSun" w:hAnsi="Cambria Math" w:cs="Times New Roman"/>
                      </w:rPr>
                      <m:t>i</m:t>
                    </m:r>
                  </m:sub>
                </m:sSub>
              </m:den>
            </m:f>
          </m:e>
        </m:d>
      </m:oMath>
      <w:r>
        <w:rPr>
          <w:rFonts w:ascii="Times New Roman" w:eastAsia="SimSun" w:hAnsi="Times New Roman" w:cs="Times New Roman" w:hint="eastAsia"/>
        </w:rPr>
        <w:tab/>
      </w:r>
      <w:r>
        <w:rPr>
          <w:rFonts w:ascii="Times New Roman" w:eastAsia="SimSun" w:hAnsi="Times New Roman" w:cs="Times New Roman" w:hint="eastAsia"/>
        </w:rPr>
        <w:t>（</w:t>
      </w:r>
      <w:r>
        <w:rPr>
          <w:rFonts w:ascii="Times New Roman" w:eastAsia="SimSun" w:hAnsi="Times New Roman" w:cs="Times New Roman" w:hint="eastAsia"/>
        </w:rPr>
        <w:t>16</w:t>
      </w:r>
      <w:r>
        <w:rPr>
          <w:rFonts w:ascii="Times New Roman" w:eastAsia="SimSun" w:hAnsi="Times New Roman" w:cs="Times New Roman" w:hint="eastAsia"/>
        </w:rPr>
        <w:t>）</w:t>
      </w:r>
    </w:p>
    <w:p w14:paraId="05836064" w14:textId="77777777" w:rsidR="008C1C74" w:rsidRDefault="00CC6737">
      <w:pPr>
        <w:ind w:firstLineChars="200" w:firstLine="440"/>
        <w:rPr>
          <w:rFonts w:ascii="Times New Roman" w:eastAsia="SimSun" w:hAnsi="Times New Roman" w:cs="Times New Roman"/>
        </w:rPr>
      </w:pPr>
      <w:r>
        <w:rPr>
          <w:rFonts w:ascii="Times New Roman" w:eastAsia="SimSun" w:hAnsi="Times New Roman" w:cs="Times New Roman" w:hint="eastAsia"/>
        </w:rPr>
        <w:t>若农机社会化服务主要面向粮食作物，并通过生产托管、代耕代种代收降低粮食生产组织成本，则</w:t>
      </w:r>
      <m:oMath>
        <m:r>
          <w:rPr>
            <w:rFonts w:ascii="Cambria Math" w:eastAsia="SimSun" w:hAnsi="Cambria Math" w:cs="Times New Roman"/>
          </w:rPr>
          <m:t xml:space="preserve">∂ </m:t>
        </m:r>
        <m:sSub>
          <m:sSubPr>
            <m:ctrlPr>
              <w:rPr>
                <w:rFonts w:ascii="Cambria Math" w:eastAsia="SimSun" w:hAnsi="Cambria Math" w:cs="Times New Roman"/>
              </w:rPr>
            </m:ctrlPr>
          </m:sSubPr>
          <m:e>
            <m:r>
              <w:rPr>
                <w:rFonts w:ascii="Cambria Math" w:eastAsia="SimSun" w:hAnsi="Cambria Math" w:cs="Times New Roman"/>
              </w:rPr>
              <m:t>AC</m:t>
            </m:r>
          </m:e>
          <m:sub>
            <m:r>
              <w:rPr>
                <w:rFonts w:ascii="Cambria Math" w:eastAsia="SimSun" w:hAnsi="Cambria Math" w:cs="Times New Roman"/>
              </w:rPr>
              <m:t>si</m:t>
            </m:r>
          </m:sub>
        </m:sSub>
        <m:r>
          <w:rPr>
            <w:rFonts w:ascii="Cambria Math" w:eastAsia="SimSun" w:hAnsi="Cambria Math" w:cs="Times New Roman"/>
          </w:rPr>
          <m:t xml:space="preserve">/∂ </m:t>
        </m:r>
        <m:sSub>
          <m:sSubPr>
            <m:ctrlPr>
              <w:rPr>
                <w:rFonts w:ascii="Cambria Math" w:eastAsia="SimSun" w:hAnsi="Cambria Math" w:cs="Times New Roman"/>
              </w:rPr>
            </m:ctrlPr>
          </m:sSubPr>
          <m:e>
            <m:r>
              <w:rPr>
                <w:rFonts w:ascii="Cambria Math" w:eastAsia="SimSun" w:hAnsi="Cambria Math" w:cs="Times New Roman"/>
              </w:rPr>
              <m:t>S</m:t>
            </m:r>
          </m:e>
          <m:sub>
            <m:r>
              <w:rPr>
                <w:rFonts w:ascii="Cambria Math" w:eastAsia="SimSun" w:hAnsi="Cambria Math" w:cs="Times New Roman"/>
              </w:rPr>
              <m:t>i</m:t>
            </m:r>
          </m:sub>
        </m:sSub>
        <m:r>
          <w:rPr>
            <w:rFonts w:ascii="Cambria Math" w:eastAsia="SimSun" w:hAnsi="Cambria Math" w:cs="Times New Roman"/>
          </w:rPr>
          <m:t>&lt;0</m:t>
        </m:r>
      </m:oMath>
      <w:r>
        <w:rPr>
          <w:rFonts w:ascii="Times New Roman" w:eastAsia="SimSun" w:hAnsi="Times New Roman" w:cs="Times New Roman" w:hint="eastAsia"/>
        </w:rPr>
        <w:t>，且</w:t>
      </w:r>
      <m:oMath>
        <m:r>
          <w:rPr>
            <w:rFonts w:ascii="Cambria Math" w:eastAsia="SimSun" w:hAnsi="Cambria Math" w:cs="Times New Roman"/>
          </w:rPr>
          <m:t xml:space="preserve">∂ </m:t>
        </m:r>
        <m:sSub>
          <m:sSubPr>
            <m:ctrlPr>
              <w:rPr>
                <w:rFonts w:ascii="Cambria Math" w:eastAsia="SimSun" w:hAnsi="Cambria Math" w:cs="Times New Roman"/>
              </w:rPr>
            </m:ctrlPr>
          </m:sSubPr>
          <m:e>
            <m:r>
              <w:rPr>
                <w:rFonts w:ascii="Cambria Math" w:eastAsia="SimSun" w:hAnsi="Cambria Math" w:cs="Times New Roman"/>
              </w:rPr>
              <m:t>π</m:t>
            </m:r>
          </m:e>
          <m:sub>
            <m:r>
              <w:rPr>
                <w:rFonts w:ascii="Cambria Math" w:eastAsia="SimSun" w:hAnsi="Cambria Math" w:cs="Times New Roman"/>
              </w:rPr>
              <m:t>n</m:t>
            </m:r>
          </m:sub>
        </m:sSub>
        <m:r>
          <w:rPr>
            <w:rFonts w:ascii="Cambria Math" w:eastAsia="SimSun" w:hAnsi="Cambria Math" w:cs="Times New Roman"/>
          </w:rPr>
          <m:t xml:space="preserve">/∂ </m:t>
        </m:r>
        <m:sSub>
          <m:sSubPr>
            <m:ctrlPr>
              <w:rPr>
                <w:rFonts w:ascii="Cambria Math" w:eastAsia="SimSun" w:hAnsi="Cambria Math" w:cs="Times New Roman"/>
              </w:rPr>
            </m:ctrlPr>
          </m:sSubPr>
          <m:e>
            <m:r>
              <w:rPr>
                <w:rFonts w:ascii="Cambria Math" w:eastAsia="SimSun" w:hAnsi="Cambria Math" w:cs="Times New Roman"/>
              </w:rPr>
              <m:t>S</m:t>
            </m:r>
          </m:e>
          <m:sub>
            <m:r>
              <w:rPr>
                <w:rFonts w:ascii="Cambria Math" w:eastAsia="SimSun" w:hAnsi="Cambria Math" w:cs="Times New Roman"/>
              </w:rPr>
              <m:t>i</m:t>
            </m:r>
          </m:sub>
        </m:sSub>
      </m:oMath>
      <w:r>
        <w:rPr>
          <w:rFonts w:ascii="Times New Roman" w:eastAsia="SimSun" w:hAnsi="Times New Roman" w:cs="Times New Roman" w:hint="eastAsia"/>
        </w:rPr>
        <w:t>相对较小，此时</w:t>
      </w:r>
      <m:oMath>
        <m:r>
          <w:rPr>
            <w:rFonts w:ascii="Cambria Math" w:eastAsia="SimSun" w:hAnsi="Cambria Math" w:cs="Times New Roman"/>
          </w:rPr>
          <m:t xml:space="preserve">∂ </m:t>
        </m:r>
        <m:sSubSup>
          <m:sSubSupPr>
            <m:ctrlPr>
              <w:rPr>
                <w:rFonts w:ascii="Cambria Math" w:eastAsia="SimSun" w:hAnsi="Cambria Math" w:cs="Times New Roman"/>
              </w:rPr>
            </m:ctrlPr>
          </m:sSubSupPr>
          <m:e>
            <m:r>
              <w:rPr>
                <w:rFonts w:ascii="Cambria Math" w:eastAsia="SimSun" w:hAnsi="Cambria Math" w:cs="Times New Roman"/>
              </w:rPr>
              <m:t>A</m:t>
            </m:r>
          </m:e>
          <m:sub>
            <m:r>
              <w:rPr>
                <w:rFonts w:ascii="Cambria Math" w:eastAsia="SimSun" w:hAnsi="Cambria Math" w:cs="Times New Roman"/>
              </w:rPr>
              <m:t>i</m:t>
            </m:r>
          </m:sub>
          <m:sup>
            <m:r>
              <w:rPr>
                <w:rFonts w:ascii="Cambria Math" w:eastAsia="SimSun" w:hAnsi="Cambria Math" w:cs="Times New Roman"/>
              </w:rPr>
              <m:t>g</m:t>
            </m:r>
          </m:sup>
        </m:sSubSup>
        <m:r>
          <w:rPr>
            <w:rFonts w:ascii="Cambria Math" w:eastAsia="SimSun" w:hAnsi="Cambria Math" w:cs="Times New Roman"/>
          </w:rPr>
          <m:t xml:space="preserve">/∂ </m:t>
        </m:r>
        <m:sSub>
          <m:sSubPr>
            <m:ctrlPr>
              <w:rPr>
                <w:rFonts w:ascii="Cambria Math" w:eastAsia="SimSun" w:hAnsi="Cambria Math" w:cs="Times New Roman"/>
              </w:rPr>
            </m:ctrlPr>
          </m:sSubPr>
          <m:e>
            <m:r>
              <w:rPr>
                <w:rFonts w:ascii="Cambria Math" w:eastAsia="SimSun" w:hAnsi="Cambria Math" w:cs="Times New Roman"/>
              </w:rPr>
              <m:t>S</m:t>
            </m:r>
          </m:e>
          <m:sub>
            <m:r>
              <w:rPr>
                <w:rFonts w:ascii="Cambria Math" w:eastAsia="SimSun" w:hAnsi="Cambria Math" w:cs="Times New Roman"/>
              </w:rPr>
              <m:t>i</m:t>
            </m:r>
          </m:sub>
        </m:sSub>
        <m:r>
          <w:rPr>
            <w:rFonts w:ascii="Cambria Math" w:eastAsia="SimSun" w:hAnsi="Cambria Math" w:cs="Times New Roman"/>
          </w:rPr>
          <m:t>&gt;0</m:t>
        </m:r>
      </m:oMath>
      <w:r>
        <w:rPr>
          <w:rFonts w:ascii="Times New Roman" w:eastAsia="SimSun" w:hAnsi="Times New Roman" w:cs="Times New Roman" w:hint="eastAsia"/>
        </w:rPr>
        <w:t>的可能性更高。这解释了为什么社会化服务路径更可能形成“提单产</w:t>
      </w:r>
      <w:r>
        <w:rPr>
          <w:rFonts w:ascii="Times New Roman" w:eastAsia="SimSun" w:hAnsi="Times New Roman" w:cs="Times New Roman" w:hint="eastAsia"/>
        </w:rPr>
        <w:t>+</w:t>
      </w:r>
      <w:r>
        <w:rPr>
          <w:rFonts w:ascii="Times New Roman" w:eastAsia="SimSun" w:hAnsi="Times New Roman" w:cs="Times New Roman" w:hint="eastAsia"/>
        </w:rPr>
        <w:t>稳面积”的复合效应。</w:t>
      </w:r>
    </w:p>
    <w:p w14:paraId="1CB190F1" w14:textId="77777777" w:rsidR="008C1C74" w:rsidRDefault="00CC6737">
      <w:pPr>
        <w:ind w:firstLineChars="200" w:firstLine="440"/>
        <w:outlineLvl w:val="1"/>
        <w:rPr>
          <w:rFonts w:ascii="SimHei" w:eastAsia="SimHei" w:hAnsi="SimHei" w:cs="Times New Roman"/>
          <w:bCs/>
        </w:rPr>
      </w:pPr>
      <w:r>
        <w:rPr>
          <w:rFonts w:ascii="SimHei" w:eastAsia="SimHei" w:hAnsi="SimHei" w:cs="Times New Roman" w:hint="eastAsia"/>
          <w:bCs/>
        </w:rPr>
        <w:t>（四）综合机械化水平路径：系统互补与短板约束</w:t>
      </w:r>
    </w:p>
    <w:p w14:paraId="6312254C" w14:textId="77777777" w:rsidR="008C1C74" w:rsidRDefault="00CC6737">
      <w:pPr>
        <w:ind w:firstLineChars="200" w:firstLine="440"/>
        <w:rPr>
          <w:rFonts w:ascii="Times New Roman" w:eastAsia="SimSun" w:hAnsi="Times New Roman" w:cs="Times New Roman"/>
        </w:rPr>
      </w:pPr>
      <w:r>
        <w:rPr>
          <w:rFonts w:ascii="Times New Roman" w:eastAsia="SimSun" w:hAnsi="Times New Roman" w:cs="Times New Roman" w:hint="eastAsia"/>
        </w:rPr>
        <w:t>综合机械化水平路径对应式（</w:t>
      </w:r>
      <w:r>
        <w:rPr>
          <w:rFonts w:ascii="Times New Roman" w:eastAsia="SimSun" w:hAnsi="Times New Roman" w:cs="Times New Roman" w:hint="eastAsia"/>
        </w:rPr>
        <w:t>3</w:t>
      </w:r>
      <w:r>
        <w:rPr>
          <w:rFonts w:ascii="Times New Roman" w:eastAsia="SimSun" w:hAnsi="Times New Roman" w:cs="Times New Roman" w:hint="eastAsia"/>
        </w:rPr>
        <w:t>）中的</w:t>
      </w:r>
      <m:oMath>
        <m:sSub>
          <m:sSubPr>
            <m:ctrlPr>
              <w:rPr>
                <w:rFonts w:ascii="Cambria Math" w:eastAsia="SimSun" w:hAnsi="Cambria Math" w:cs="Times New Roman"/>
              </w:rPr>
            </m:ctrlPr>
          </m:sSubPr>
          <m:e>
            <m:r>
              <w:rPr>
                <w:rFonts w:ascii="Cambria Math" w:eastAsia="SimSun" w:hAnsi="Cambria Math" w:cs="Times New Roman"/>
              </w:rPr>
              <m:t>Q</m:t>
            </m:r>
          </m:e>
          <m:sub>
            <m:r>
              <w:rPr>
                <w:rFonts w:ascii="Cambria Math" w:eastAsia="SimSun" w:hAnsi="Cambria Math" w:cs="Times New Roman"/>
              </w:rPr>
              <m:t>r</m:t>
            </m:r>
          </m:sub>
        </m:sSub>
      </m:oMath>
      <w:r>
        <w:rPr>
          <w:rFonts w:ascii="Times New Roman" w:eastAsia="SimSun" w:hAnsi="Times New Roman" w:cs="Times New Roman" w:hint="eastAsia"/>
        </w:rPr>
        <w:t>，其本质是区域层面机械化技术、服务网络、农田基础设施与作业环节之间的系统协同。粮食生产由多个连续环节构成，</w:t>
      </w:r>
      <w:proofErr w:type="gramStart"/>
      <w:r>
        <w:rPr>
          <w:rFonts w:ascii="Times New Roman" w:eastAsia="SimSun" w:hAnsi="Times New Roman" w:cs="Times New Roman" w:hint="eastAsia"/>
        </w:rPr>
        <w:t>若将耕整地</w:t>
      </w:r>
      <w:proofErr w:type="gramEnd"/>
      <w:r>
        <w:rPr>
          <w:rFonts w:ascii="Times New Roman" w:eastAsia="SimSun" w:hAnsi="Times New Roman" w:cs="Times New Roman" w:hint="eastAsia"/>
        </w:rPr>
        <w:t>、播种、植保、收获和烘干等环节的机械化水平分别记为</w:t>
      </w:r>
      <m:oMath>
        <m:sSub>
          <m:sSubPr>
            <m:ctrlPr>
              <w:rPr>
                <w:rFonts w:ascii="Cambria Math" w:eastAsia="SimSun" w:hAnsi="Cambria Math" w:cs="Times New Roman"/>
              </w:rPr>
            </m:ctrlPr>
          </m:sSubPr>
          <m:e>
            <m:r>
              <w:rPr>
                <w:rFonts w:ascii="Cambria Math" w:eastAsia="SimSun" w:hAnsi="Cambria Math" w:cs="Times New Roman"/>
              </w:rPr>
              <m:t>q</m:t>
            </m:r>
          </m:e>
          <m:sub>
            <m:r>
              <w:rPr>
                <w:rFonts w:ascii="Cambria Math" w:eastAsia="SimSun" w:hAnsi="Cambria Math" w:cs="Times New Roman"/>
              </w:rPr>
              <m:t>1</m:t>
            </m:r>
          </m:sub>
        </m:sSub>
        <m:r>
          <w:rPr>
            <w:rFonts w:ascii="Cambria Math" w:eastAsia="SimSun" w:hAnsi="Cambria Math" w:cs="Times New Roman"/>
          </w:rPr>
          <m:t>,</m:t>
        </m:r>
        <m:sSub>
          <m:sSubPr>
            <m:ctrlPr>
              <w:rPr>
                <w:rFonts w:ascii="Cambria Math" w:eastAsia="SimSun" w:hAnsi="Cambria Math" w:cs="Times New Roman"/>
              </w:rPr>
            </m:ctrlPr>
          </m:sSubPr>
          <m:e>
            <m:r>
              <w:rPr>
                <w:rFonts w:ascii="Cambria Math" w:eastAsia="SimSun" w:hAnsi="Cambria Math" w:cs="Times New Roman"/>
              </w:rPr>
              <m:t>q</m:t>
            </m:r>
          </m:e>
          <m:sub>
            <m:r>
              <w:rPr>
                <w:rFonts w:ascii="Cambria Math" w:eastAsia="SimSun" w:hAnsi="Cambria Math" w:cs="Times New Roman"/>
              </w:rPr>
              <m:t>2</m:t>
            </m:r>
          </m:sub>
        </m:sSub>
        <m:r>
          <w:rPr>
            <w:rFonts w:ascii="Cambria Math" w:eastAsia="SimSun" w:hAnsi="Cambria Math" w:cs="Times New Roman"/>
          </w:rPr>
          <m:t>,…,</m:t>
        </m:r>
        <m:sSub>
          <m:sSubPr>
            <m:ctrlPr>
              <w:rPr>
                <w:rFonts w:ascii="Cambria Math" w:eastAsia="SimSun" w:hAnsi="Cambria Math" w:cs="Times New Roman"/>
              </w:rPr>
            </m:ctrlPr>
          </m:sSubPr>
          <m:e>
            <m:r>
              <w:rPr>
                <w:rFonts w:ascii="Cambria Math" w:eastAsia="SimSun" w:hAnsi="Cambria Math" w:cs="Times New Roman"/>
              </w:rPr>
              <m:t>q</m:t>
            </m:r>
          </m:e>
          <m:sub>
            <m:r>
              <w:rPr>
                <w:rFonts w:ascii="Cambria Math" w:eastAsia="SimSun" w:hAnsi="Cambria Math" w:cs="Times New Roman"/>
              </w:rPr>
              <m:t>n</m:t>
            </m:r>
          </m:sub>
        </m:sSub>
      </m:oMath>
      <w:r>
        <w:rPr>
          <w:rFonts w:ascii="Times New Roman" w:eastAsia="SimSun" w:hAnsi="Times New Roman" w:cs="Times New Roman" w:hint="eastAsia"/>
        </w:rPr>
        <w:t>，则区域综合机械化能力可表示为：</w:t>
      </w:r>
    </w:p>
    <w:p w14:paraId="67551956" w14:textId="77777777" w:rsidR="008C1C74" w:rsidRDefault="00CC6737">
      <w:pPr>
        <w:tabs>
          <w:tab w:val="center" w:pos="4153"/>
          <w:tab w:val="right" w:pos="8306"/>
        </w:tabs>
        <w:rPr>
          <w:rFonts w:ascii="Times New Roman" w:eastAsia="SimSun" w:hAnsi="Times New Roman" w:cs="Times New Roman"/>
        </w:rPr>
      </w:pPr>
      <w:r>
        <w:rPr>
          <w:rFonts w:ascii="Times New Roman" w:eastAsia="SimSun" w:hAnsi="Times New Roman" w:cs="Times New Roman" w:hint="eastAsia"/>
        </w:rPr>
        <w:tab/>
      </w:r>
      <m:oMath>
        <m:sSub>
          <m:sSubPr>
            <m:ctrlPr>
              <w:rPr>
                <w:rFonts w:ascii="Cambria Math" w:eastAsia="SimSun" w:hAnsi="Cambria Math" w:cs="Times New Roman"/>
              </w:rPr>
            </m:ctrlPr>
          </m:sSubPr>
          <m:e>
            <m:r>
              <w:rPr>
                <w:rFonts w:ascii="Cambria Math" w:eastAsia="SimSun" w:hAnsi="Cambria Math" w:cs="Times New Roman"/>
              </w:rPr>
              <m:t>Q</m:t>
            </m:r>
          </m:e>
          <m:sub>
            <m:r>
              <w:rPr>
                <w:rFonts w:ascii="Cambria Math" w:eastAsia="SimSun" w:hAnsi="Cambria Math" w:cs="Times New Roman"/>
              </w:rPr>
              <m:t>r</m:t>
            </m:r>
          </m:sub>
        </m:sSub>
        <m:r>
          <w:rPr>
            <w:rFonts w:ascii="Cambria Math" w:eastAsia="SimSun" w:hAnsi="Cambria Math" w:cs="Times New Roman"/>
          </w:rPr>
          <m:t>=H(</m:t>
        </m:r>
        <m:sSub>
          <m:sSubPr>
            <m:ctrlPr>
              <w:rPr>
                <w:rFonts w:ascii="Cambria Math" w:eastAsia="SimSun" w:hAnsi="Cambria Math" w:cs="Times New Roman"/>
              </w:rPr>
            </m:ctrlPr>
          </m:sSubPr>
          <m:e>
            <m:r>
              <w:rPr>
                <w:rFonts w:ascii="Cambria Math" w:eastAsia="SimSun" w:hAnsi="Cambria Math" w:cs="Times New Roman"/>
              </w:rPr>
              <m:t>q</m:t>
            </m:r>
          </m:e>
          <m:sub>
            <m:r>
              <w:rPr>
                <w:rFonts w:ascii="Cambria Math" w:eastAsia="SimSun" w:hAnsi="Cambria Math" w:cs="Times New Roman"/>
              </w:rPr>
              <m:t>1</m:t>
            </m:r>
          </m:sub>
        </m:sSub>
        <m:r>
          <w:rPr>
            <w:rFonts w:ascii="Cambria Math" w:eastAsia="SimSun" w:hAnsi="Cambria Math" w:cs="Times New Roman"/>
          </w:rPr>
          <m:t>,</m:t>
        </m:r>
        <m:sSub>
          <m:sSubPr>
            <m:ctrlPr>
              <w:rPr>
                <w:rFonts w:ascii="Cambria Math" w:eastAsia="SimSun" w:hAnsi="Cambria Math" w:cs="Times New Roman"/>
              </w:rPr>
            </m:ctrlPr>
          </m:sSubPr>
          <m:e>
            <m:r>
              <w:rPr>
                <w:rFonts w:ascii="Cambria Math" w:eastAsia="SimSun" w:hAnsi="Cambria Math" w:cs="Times New Roman"/>
              </w:rPr>
              <m:t>q</m:t>
            </m:r>
          </m:e>
          <m:sub>
            <m:r>
              <w:rPr>
                <w:rFonts w:ascii="Cambria Math" w:eastAsia="SimSun" w:hAnsi="Cambria Math" w:cs="Times New Roman"/>
              </w:rPr>
              <m:t>2</m:t>
            </m:r>
          </m:sub>
        </m:sSub>
        <m:r>
          <w:rPr>
            <w:rFonts w:ascii="Cambria Math" w:eastAsia="SimSun" w:hAnsi="Cambria Math" w:cs="Times New Roman"/>
          </w:rPr>
          <m:t>,…,</m:t>
        </m:r>
        <m:sSub>
          <m:sSubPr>
            <m:ctrlPr>
              <w:rPr>
                <w:rFonts w:ascii="Cambria Math" w:eastAsia="SimSun" w:hAnsi="Cambria Math" w:cs="Times New Roman"/>
              </w:rPr>
            </m:ctrlPr>
          </m:sSubPr>
          <m:e>
            <m:r>
              <w:rPr>
                <w:rFonts w:ascii="Cambria Math" w:eastAsia="SimSun" w:hAnsi="Cambria Math" w:cs="Times New Roman"/>
              </w:rPr>
              <m:t>q</m:t>
            </m:r>
          </m:e>
          <m:sub>
            <m:r>
              <w:rPr>
                <w:rFonts w:ascii="Cambria Math" w:eastAsia="SimSun" w:hAnsi="Cambria Math" w:cs="Times New Roman"/>
              </w:rPr>
              <m:t>n</m:t>
            </m:r>
          </m:sub>
        </m:sSub>
        <m:r>
          <w:rPr>
            <w:rFonts w:ascii="Cambria Math" w:eastAsia="SimSun" w:hAnsi="Cambria Math" w:cs="Times New Roman"/>
          </w:rPr>
          <m:t>)</m:t>
        </m:r>
      </m:oMath>
      <w:r>
        <w:rPr>
          <w:rFonts w:ascii="Times New Roman" w:eastAsia="SimSun" w:hAnsi="Times New Roman" w:cs="Times New Roman" w:hint="eastAsia"/>
        </w:rPr>
        <w:tab/>
      </w:r>
      <w:r>
        <w:rPr>
          <w:rFonts w:ascii="Times New Roman" w:eastAsia="SimSun" w:hAnsi="Times New Roman" w:cs="Times New Roman" w:hint="eastAsia"/>
        </w:rPr>
        <w:t>（</w:t>
      </w:r>
      <w:r>
        <w:rPr>
          <w:rFonts w:ascii="Times New Roman" w:eastAsia="SimSun" w:hAnsi="Times New Roman" w:cs="Times New Roman" w:hint="eastAsia"/>
        </w:rPr>
        <w:t>17</w:t>
      </w:r>
      <w:r>
        <w:rPr>
          <w:rFonts w:ascii="Times New Roman" w:eastAsia="SimSun" w:hAnsi="Times New Roman" w:cs="Times New Roman" w:hint="eastAsia"/>
        </w:rPr>
        <w:t>）</w:t>
      </w:r>
    </w:p>
    <w:p w14:paraId="7A43B441" w14:textId="77777777" w:rsidR="008C1C74" w:rsidRDefault="00CC6737">
      <w:pPr>
        <w:rPr>
          <w:rFonts w:ascii="Times New Roman" w:eastAsia="SimSun" w:hAnsi="Times New Roman" w:cs="Times New Roman"/>
        </w:rPr>
        <w:pPrChange w:id="56" w:author="黄圣男" w:date="2026-06-30T16:43:00Z" w16du:dateUtc="2026-06-30T08:43:00Z">
          <w:pPr>
            <w:ind w:firstLineChars="200" w:firstLine="440"/>
          </w:pPr>
        </w:pPrChange>
      </w:pPr>
      <w:r>
        <w:rPr>
          <w:rFonts w:ascii="Times New Roman" w:eastAsia="SimSun" w:hAnsi="Times New Roman" w:cs="Times New Roman" w:hint="eastAsia"/>
        </w:rPr>
        <w:t>其中，</w:t>
      </w:r>
      <m:oMath>
        <m:r>
          <w:rPr>
            <w:rFonts w:ascii="Cambria Math" w:eastAsia="SimSun" w:hAnsi="Cambria Math" w:cs="Times New Roman"/>
          </w:rPr>
          <m:t>H(⋅)</m:t>
        </m:r>
      </m:oMath>
      <w:r>
        <w:rPr>
          <w:rFonts w:ascii="Times New Roman" w:eastAsia="SimSun" w:hAnsi="Times New Roman" w:cs="Times New Roman" w:hint="eastAsia"/>
        </w:rPr>
        <w:t>具有环节互补性，即：</w:t>
      </w:r>
    </w:p>
    <w:p w14:paraId="12670DBD" w14:textId="77777777" w:rsidR="008C1C74" w:rsidRDefault="00CC6737">
      <w:pPr>
        <w:tabs>
          <w:tab w:val="center" w:pos="4153"/>
          <w:tab w:val="right" w:pos="8306"/>
        </w:tabs>
        <w:rPr>
          <w:rFonts w:ascii="Times New Roman" w:eastAsia="SimSun" w:hAnsi="Times New Roman" w:cs="Times New Roman"/>
        </w:rPr>
      </w:pPr>
      <w:r>
        <w:rPr>
          <w:rFonts w:ascii="Times New Roman" w:eastAsia="SimSun" w:hAnsi="Times New Roman" w:cs="Times New Roman" w:hint="eastAsia"/>
        </w:rPr>
        <w:tab/>
      </w:r>
      <m:oMath>
        <m:f>
          <m:fPr>
            <m:ctrlPr>
              <w:rPr>
                <w:rFonts w:ascii="Cambria Math" w:eastAsia="SimSun" w:hAnsi="Cambria Math" w:cs="Times New Roman"/>
              </w:rPr>
            </m:ctrlPr>
          </m:fPr>
          <m:num>
            <m:sSup>
              <m:sSupPr>
                <m:ctrlPr>
                  <w:rPr>
                    <w:rFonts w:ascii="Cambria Math" w:eastAsia="SimSun" w:hAnsi="Cambria Math" w:cs="Times New Roman"/>
                  </w:rPr>
                </m:ctrlPr>
              </m:sSupPr>
              <m:e>
                <m:r>
                  <w:rPr>
                    <w:rFonts w:ascii="Cambria Math" w:eastAsia="SimSun" w:hAnsi="Cambria Math" w:cs="Times New Roman"/>
                  </w:rPr>
                  <m:t>∂</m:t>
                </m:r>
              </m:e>
              <m:sup>
                <m:r>
                  <w:rPr>
                    <w:rFonts w:ascii="Cambria Math" w:eastAsia="SimSun" w:hAnsi="Cambria Math" w:cs="Times New Roman"/>
                  </w:rPr>
                  <m:t>2</m:t>
                </m:r>
              </m:sup>
            </m:sSup>
            <m:r>
              <w:rPr>
                <w:rFonts w:ascii="Cambria Math" w:eastAsia="SimSun" w:hAnsi="Cambria Math" w:cs="Times New Roman"/>
              </w:rPr>
              <m:t>H</m:t>
            </m:r>
          </m:num>
          <m:den>
            <m:r>
              <w:rPr>
                <w:rFonts w:ascii="Cambria Math" w:eastAsia="SimSun" w:hAnsi="Cambria Math" w:cs="Times New Roman"/>
              </w:rPr>
              <m:t xml:space="preserve">∂ </m:t>
            </m:r>
            <m:sSub>
              <m:sSubPr>
                <m:ctrlPr>
                  <w:rPr>
                    <w:rFonts w:ascii="Cambria Math" w:eastAsia="SimSun" w:hAnsi="Cambria Math" w:cs="Times New Roman"/>
                  </w:rPr>
                </m:ctrlPr>
              </m:sSubPr>
              <m:e>
                <m:r>
                  <w:rPr>
                    <w:rFonts w:ascii="Cambria Math" w:eastAsia="SimSun" w:hAnsi="Cambria Math" w:cs="Times New Roman"/>
                  </w:rPr>
                  <m:t>q</m:t>
                </m:r>
              </m:e>
              <m:sub>
                <m:r>
                  <w:rPr>
                    <w:rFonts w:ascii="Cambria Math" w:eastAsia="SimSun" w:hAnsi="Cambria Math" w:cs="Times New Roman"/>
                  </w:rPr>
                  <m:t>j</m:t>
                </m:r>
              </m:sub>
            </m:sSub>
            <m:r>
              <w:rPr>
                <w:rFonts w:ascii="Cambria Math" w:eastAsia="SimSun" w:hAnsi="Cambria Math" w:cs="Times New Roman"/>
              </w:rPr>
              <m:t xml:space="preserve">∂ </m:t>
            </m:r>
            <m:sSub>
              <m:sSubPr>
                <m:ctrlPr>
                  <w:rPr>
                    <w:rFonts w:ascii="Cambria Math" w:eastAsia="SimSun" w:hAnsi="Cambria Math" w:cs="Times New Roman"/>
                  </w:rPr>
                </m:ctrlPr>
              </m:sSubPr>
              <m:e>
                <m:r>
                  <w:rPr>
                    <w:rFonts w:ascii="Cambria Math" w:eastAsia="SimSun" w:hAnsi="Cambria Math" w:cs="Times New Roman"/>
                  </w:rPr>
                  <m:t>q</m:t>
                </m:r>
              </m:e>
              <m:sub>
                <m:r>
                  <w:rPr>
                    <w:rFonts w:ascii="Cambria Math" w:eastAsia="SimSun" w:hAnsi="Cambria Math" w:cs="Times New Roman"/>
                  </w:rPr>
                  <m:t>k</m:t>
                </m:r>
              </m:sub>
            </m:sSub>
          </m:den>
        </m:f>
        <m:r>
          <w:rPr>
            <w:rFonts w:ascii="Cambria Math" w:eastAsia="SimSun" w:hAnsi="Cambria Math" w:cs="Times New Roman"/>
          </w:rPr>
          <m:t>&gt;0,  j≠ k</m:t>
        </m:r>
      </m:oMath>
      <w:r>
        <w:rPr>
          <w:rFonts w:ascii="Times New Roman" w:eastAsia="SimSun" w:hAnsi="Times New Roman" w:cs="Times New Roman" w:hint="eastAsia"/>
        </w:rPr>
        <w:tab/>
      </w:r>
      <w:r>
        <w:rPr>
          <w:rFonts w:ascii="Times New Roman" w:eastAsia="SimSun" w:hAnsi="Times New Roman" w:cs="Times New Roman" w:hint="eastAsia"/>
        </w:rPr>
        <w:t>（</w:t>
      </w:r>
      <w:r>
        <w:rPr>
          <w:rFonts w:ascii="Times New Roman" w:eastAsia="SimSun" w:hAnsi="Times New Roman" w:cs="Times New Roman" w:hint="eastAsia"/>
        </w:rPr>
        <w:t>18</w:t>
      </w:r>
      <w:r>
        <w:rPr>
          <w:rFonts w:ascii="Times New Roman" w:eastAsia="SimSun" w:hAnsi="Times New Roman" w:cs="Times New Roman" w:hint="eastAsia"/>
        </w:rPr>
        <w:t>）</w:t>
      </w:r>
    </w:p>
    <w:p w14:paraId="330DB9CE" w14:textId="72C00909" w:rsidR="008C1C74" w:rsidRDefault="00CC6737">
      <w:pPr>
        <w:ind w:firstLineChars="200" w:firstLine="440"/>
        <w:rPr>
          <w:rFonts w:ascii="Times New Roman" w:eastAsia="SimSun" w:hAnsi="Times New Roman" w:cs="Times New Roman"/>
        </w:rPr>
      </w:pPr>
      <w:r>
        <w:rPr>
          <w:rFonts w:ascii="Times New Roman" w:eastAsia="SimSun" w:hAnsi="Times New Roman" w:cs="Times New Roman" w:hint="eastAsia"/>
        </w:rPr>
        <w:t>式（</w:t>
      </w:r>
      <w:r>
        <w:rPr>
          <w:rFonts w:ascii="Times New Roman" w:eastAsia="SimSun" w:hAnsi="Times New Roman" w:cs="Times New Roman" w:hint="eastAsia"/>
        </w:rPr>
        <w:t>18</w:t>
      </w:r>
      <w:r>
        <w:rPr>
          <w:rFonts w:ascii="Times New Roman" w:eastAsia="SimSun" w:hAnsi="Times New Roman" w:cs="Times New Roman" w:hint="eastAsia"/>
        </w:rPr>
        <w:t>）表明，不同作业环节的机械化并非相互孤立</w:t>
      </w:r>
      <w:del w:id="57" w:author="黄圣男" w:date="2026-06-30T16:44:00Z" w16du:dateUtc="2026-06-30T08:44:00Z">
        <w:r w:rsidDel="00EF199C">
          <w:rPr>
            <w:rFonts w:ascii="Times New Roman" w:eastAsia="SimSun" w:hAnsi="Times New Roman" w:cs="Times New Roman" w:hint="eastAsia"/>
          </w:rPr>
          <w:delText>：</w:delText>
        </w:r>
      </w:del>
      <w:ins w:id="58" w:author="黄圣男" w:date="2026-06-30T16:44:00Z" w16du:dateUtc="2026-06-30T08:44:00Z">
        <w:r w:rsidR="00EF199C">
          <w:rPr>
            <w:rFonts w:ascii="Times New Roman" w:eastAsia="SimSun" w:hAnsi="Times New Roman" w:cs="Times New Roman" w:hint="eastAsia"/>
          </w:rPr>
          <w:t>。若</w:t>
        </w:r>
      </w:ins>
      <w:r>
        <w:rPr>
          <w:rFonts w:ascii="Times New Roman" w:eastAsia="SimSun" w:hAnsi="Times New Roman" w:cs="Times New Roman" w:hint="eastAsia"/>
        </w:rPr>
        <w:t>某一环节机械化水平的提升</w:t>
      </w:r>
      <w:ins w:id="59" w:author="黄圣男" w:date="2026-06-30T16:44:00Z" w16du:dateUtc="2026-06-30T08:44:00Z">
        <w:r w:rsidR="00886F84">
          <w:rPr>
            <w:rFonts w:ascii="Times New Roman" w:eastAsia="SimSun" w:hAnsi="Times New Roman" w:cs="Times New Roman" w:hint="eastAsia"/>
          </w:rPr>
          <w:t>将</w:t>
        </w:r>
      </w:ins>
      <w:r>
        <w:rPr>
          <w:rFonts w:ascii="Times New Roman" w:eastAsia="SimSun" w:hAnsi="Times New Roman" w:cs="Times New Roman" w:hint="eastAsia"/>
        </w:rPr>
        <w:t>会增强其他环节机械化的边际效果；反之，若某一环节明显滞后，则可能形成短板约束。其极端情形可用“最弱环节”形式近似刻画：</w:t>
      </w:r>
    </w:p>
    <w:p w14:paraId="309DD866" w14:textId="77777777" w:rsidR="008C1C74" w:rsidRDefault="00CC6737">
      <w:pPr>
        <w:tabs>
          <w:tab w:val="center" w:pos="4153"/>
          <w:tab w:val="right" w:pos="8306"/>
        </w:tabs>
        <w:rPr>
          <w:rFonts w:ascii="Times New Roman" w:eastAsia="SimSun" w:hAnsi="Times New Roman" w:cs="Times New Roman"/>
        </w:rPr>
      </w:pPr>
      <w:r>
        <w:rPr>
          <w:rFonts w:ascii="Times New Roman" w:eastAsia="SimSun" w:hAnsi="Times New Roman" w:cs="Times New Roman" w:hint="eastAsia"/>
        </w:rPr>
        <w:tab/>
      </w:r>
      <m:oMath>
        <m:sSub>
          <m:sSubPr>
            <m:ctrlPr>
              <w:rPr>
                <w:rFonts w:ascii="Cambria Math" w:eastAsia="SimSun" w:hAnsi="Cambria Math" w:cs="Times New Roman"/>
              </w:rPr>
            </m:ctrlPr>
          </m:sSubPr>
          <m:e>
            <m:r>
              <w:rPr>
                <w:rFonts w:ascii="Cambria Math" w:eastAsia="SimSun" w:hAnsi="Cambria Math" w:cs="Times New Roman"/>
              </w:rPr>
              <m:t>Q</m:t>
            </m:r>
          </m:e>
          <m:sub>
            <m:r>
              <w:rPr>
                <w:rFonts w:ascii="Cambria Math" w:eastAsia="SimSun" w:hAnsi="Cambria Math" w:cs="Times New Roman"/>
              </w:rPr>
              <m:t>r</m:t>
            </m:r>
          </m:sub>
        </m:sSub>
        <m:r>
          <w:rPr>
            <w:rFonts w:ascii="Cambria Math" w:eastAsia="SimSun" w:hAnsi="Cambria Math" w:cs="Times New Roman"/>
          </w:rPr>
          <m:t>=</m:t>
        </m:r>
        <m:r>
          <m:rPr>
            <m:sty m:val="p"/>
          </m:rPr>
          <w:rPr>
            <w:rFonts w:ascii="Cambria Math" w:eastAsia="SimSun" w:hAnsi="Cambria Math" w:cs="Times New Roman"/>
          </w:rPr>
          <m:t>min</m:t>
        </m:r>
        <m:r>
          <w:rPr>
            <w:rFonts w:ascii="Cambria Math" w:eastAsia="SimSun" w:hAnsi="Cambria Math" w:cs="Times New Roman"/>
          </w:rPr>
          <m:t xml:space="preserve">{ </m:t>
        </m:r>
        <m:sSub>
          <m:sSubPr>
            <m:ctrlPr>
              <w:rPr>
                <w:rFonts w:ascii="Cambria Math" w:eastAsia="SimSun" w:hAnsi="Cambria Math" w:cs="Times New Roman"/>
              </w:rPr>
            </m:ctrlPr>
          </m:sSubPr>
          <m:e>
            <m:r>
              <w:rPr>
                <w:rFonts w:ascii="Cambria Math" w:eastAsia="SimSun" w:hAnsi="Cambria Math" w:cs="Times New Roman"/>
              </w:rPr>
              <m:t>q</m:t>
            </m:r>
          </m:e>
          <m:sub>
            <m:r>
              <w:rPr>
                <w:rFonts w:ascii="Cambria Math" w:eastAsia="SimSun" w:hAnsi="Cambria Math" w:cs="Times New Roman"/>
              </w:rPr>
              <m:t>1</m:t>
            </m:r>
          </m:sub>
        </m:sSub>
        <m:r>
          <w:rPr>
            <w:rFonts w:ascii="Cambria Math" w:eastAsia="SimSun" w:hAnsi="Cambria Math" w:cs="Times New Roman"/>
          </w:rPr>
          <m:t>,</m:t>
        </m:r>
        <m:sSub>
          <m:sSubPr>
            <m:ctrlPr>
              <w:rPr>
                <w:rFonts w:ascii="Cambria Math" w:eastAsia="SimSun" w:hAnsi="Cambria Math" w:cs="Times New Roman"/>
              </w:rPr>
            </m:ctrlPr>
          </m:sSubPr>
          <m:e>
            <m:r>
              <w:rPr>
                <w:rFonts w:ascii="Cambria Math" w:eastAsia="SimSun" w:hAnsi="Cambria Math" w:cs="Times New Roman"/>
              </w:rPr>
              <m:t>q</m:t>
            </m:r>
          </m:e>
          <m:sub>
            <m:r>
              <w:rPr>
                <w:rFonts w:ascii="Cambria Math" w:eastAsia="SimSun" w:hAnsi="Cambria Math" w:cs="Times New Roman"/>
              </w:rPr>
              <m:t>2</m:t>
            </m:r>
          </m:sub>
        </m:sSub>
        <m:r>
          <w:rPr>
            <w:rFonts w:ascii="Cambria Math" w:eastAsia="SimSun" w:hAnsi="Cambria Math" w:cs="Times New Roman"/>
          </w:rPr>
          <m:t>,…,</m:t>
        </m:r>
        <m:sSub>
          <m:sSubPr>
            <m:ctrlPr>
              <w:rPr>
                <w:rFonts w:ascii="Cambria Math" w:eastAsia="SimSun" w:hAnsi="Cambria Math" w:cs="Times New Roman"/>
              </w:rPr>
            </m:ctrlPr>
          </m:sSubPr>
          <m:e>
            <m:r>
              <w:rPr>
                <w:rFonts w:ascii="Cambria Math" w:eastAsia="SimSun" w:hAnsi="Cambria Math" w:cs="Times New Roman"/>
              </w:rPr>
              <m:t>q</m:t>
            </m:r>
          </m:e>
          <m:sub>
            <m:r>
              <w:rPr>
                <w:rFonts w:ascii="Cambria Math" w:eastAsia="SimSun" w:hAnsi="Cambria Math" w:cs="Times New Roman"/>
              </w:rPr>
              <m:t>n</m:t>
            </m:r>
          </m:sub>
        </m:sSub>
        <m:r>
          <w:rPr>
            <w:rFonts w:ascii="Cambria Math" w:eastAsia="SimSun" w:hAnsi="Cambria Math" w:cs="Times New Roman"/>
          </w:rPr>
          <m:t>}</m:t>
        </m:r>
      </m:oMath>
      <w:r>
        <w:rPr>
          <w:rFonts w:ascii="Times New Roman" w:eastAsia="SimSun" w:hAnsi="Times New Roman" w:cs="Times New Roman" w:hint="eastAsia"/>
        </w:rPr>
        <w:tab/>
      </w:r>
      <w:r>
        <w:rPr>
          <w:rFonts w:ascii="Times New Roman" w:eastAsia="SimSun" w:hAnsi="Times New Roman" w:cs="Times New Roman" w:hint="eastAsia"/>
        </w:rPr>
        <w:t>（</w:t>
      </w:r>
      <w:r>
        <w:rPr>
          <w:rFonts w:ascii="Times New Roman" w:eastAsia="SimSun" w:hAnsi="Times New Roman" w:cs="Times New Roman" w:hint="eastAsia"/>
        </w:rPr>
        <w:t>19</w:t>
      </w:r>
      <w:r>
        <w:rPr>
          <w:rFonts w:ascii="Times New Roman" w:eastAsia="SimSun" w:hAnsi="Times New Roman" w:cs="Times New Roman" w:hint="eastAsia"/>
        </w:rPr>
        <w:t>）</w:t>
      </w:r>
    </w:p>
    <w:p w14:paraId="43EC4A0D" w14:textId="77777777" w:rsidR="008C1C74" w:rsidRDefault="00CC6737">
      <w:pPr>
        <w:ind w:firstLineChars="200" w:firstLine="440"/>
        <w:rPr>
          <w:rFonts w:ascii="Times New Roman" w:eastAsia="SimSun" w:hAnsi="Times New Roman" w:cs="Times New Roman"/>
        </w:rPr>
      </w:pPr>
      <w:r>
        <w:rPr>
          <w:rFonts w:ascii="Times New Roman" w:eastAsia="SimSun" w:hAnsi="Times New Roman" w:cs="Times New Roman" w:hint="eastAsia"/>
        </w:rPr>
        <w:t>式（</w:t>
      </w:r>
      <w:r>
        <w:rPr>
          <w:rFonts w:ascii="Times New Roman" w:eastAsia="SimSun" w:hAnsi="Times New Roman" w:cs="Times New Roman" w:hint="eastAsia"/>
        </w:rPr>
        <w:t>19</w:t>
      </w:r>
      <w:r>
        <w:rPr>
          <w:rFonts w:ascii="Times New Roman" w:eastAsia="SimSun" w:hAnsi="Times New Roman" w:cs="Times New Roman" w:hint="eastAsia"/>
        </w:rPr>
        <w:t>）说明区域综合机械化能力受薄弱环节制约。例如，收获机械化水平较高但烘干能力不足，灾害年份仍可能产生较大产后损失；播种环节机械化不足，也会限制后续田间管理和收获环节的效率。</w:t>
      </w:r>
    </w:p>
    <w:p w14:paraId="5AE1A891" w14:textId="77777777" w:rsidR="008C1C74" w:rsidRDefault="00CC6737">
      <w:pPr>
        <w:ind w:firstLineChars="200" w:firstLine="440"/>
        <w:rPr>
          <w:rFonts w:ascii="Times New Roman" w:eastAsia="SimSun" w:hAnsi="Times New Roman" w:cs="Times New Roman"/>
        </w:rPr>
      </w:pPr>
      <w:r>
        <w:rPr>
          <w:rFonts w:ascii="Times New Roman" w:eastAsia="SimSun" w:hAnsi="Times New Roman" w:cs="Times New Roman" w:hint="eastAsia"/>
        </w:rPr>
        <w:t>因此，综合机械化水平提升对粮食单产和生产效率具有正向影响：</w:t>
      </w:r>
    </w:p>
    <w:p w14:paraId="1E0CA655" w14:textId="77777777" w:rsidR="008C1C74" w:rsidRDefault="00CC6737">
      <w:pPr>
        <w:tabs>
          <w:tab w:val="center" w:pos="4153"/>
          <w:tab w:val="right" w:pos="8306"/>
        </w:tabs>
        <w:rPr>
          <w:rFonts w:ascii="Times New Roman" w:eastAsia="SimSun" w:hAnsi="Times New Roman" w:cs="Times New Roman"/>
        </w:rPr>
      </w:pPr>
      <w:r>
        <w:rPr>
          <w:rFonts w:ascii="Times New Roman" w:eastAsia="SimSun" w:hAnsi="Times New Roman" w:cs="Times New Roman" w:hint="eastAsia"/>
        </w:rPr>
        <w:tab/>
      </w:r>
      <m:oMath>
        <m:r>
          <w:rPr>
            <w:rFonts w:ascii="Cambria Math" w:eastAsia="SimSun" w:hAnsi="Cambria Math" w:cs="Times New Roman"/>
          </w:rPr>
          <m:t xml:space="preserve">∂ </m:t>
        </m:r>
        <m:sSub>
          <m:sSubPr>
            <m:ctrlPr>
              <w:rPr>
                <w:rFonts w:ascii="Cambria Math" w:eastAsia="SimSun" w:hAnsi="Cambria Math" w:cs="Times New Roman"/>
              </w:rPr>
            </m:ctrlPr>
          </m:sSubPr>
          <m:e>
            <m:r>
              <w:rPr>
                <w:rFonts w:ascii="Cambria Math" w:eastAsia="SimSun" w:hAnsi="Cambria Math" w:cs="Times New Roman"/>
              </w:rPr>
              <m:t>y</m:t>
            </m:r>
          </m:e>
          <m:sub>
            <m:r>
              <w:rPr>
                <w:rFonts w:ascii="Cambria Math" w:eastAsia="SimSun" w:hAnsi="Cambria Math" w:cs="Times New Roman"/>
              </w:rPr>
              <m:t>i</m:t>
            </m:r>
          </m:sub>
        </m:sSub>
        <m:r>
          <w:rPr>
            <w:rFonts w:ascii="Cambria Math" w:eastAsia="SimSun" w:hAnsi="Cambria Math" w:cs="Times New Roman"/>
          </w:rPr>
          <m:t xml:space="preserve">/∂ </m:t>
        </m:r>
        <m:sSub>
          <m:sSubPr>
            <m:ctrlPr>
              <w:rPr>
                <w:rFonts w:ascii="Cambria Math" w:eastAsia="SimSun" w:hAnsi="Cambria Math" w:cs="Times New Roman"/>
              </w:rPr>
            </m:ctrlPr>
          </m:sSubPr>
          <m:e>
            <m:r>
              <w:rPr>
                <w:rFonts w:ascii="Cambria Math" w:eastAsia="SimSun" w:hAnsi="Cambria Math" w:cs="Times New Roman"/>
              </w:rPr>
              <m:t>Q</m:t>
            </m:r>
          </m:e>
          <m:sub>
            <m:r>
              <w:rPr>
                <w:rFonts w:ascii="Cambria Math" w:eastAsia="SimSun" w:hAnsi="Cambria Math" w:cs="Times New Roman"/>
              </w:rPr>
              <m:t>r</m:t>
            </m:r>
          </m:sub>
        </m:sSub>
        <m:r>
          <w:rPr>
            <w:rFonts w:ascii="Cambria Math" w:eastAsia="SimSun" w:hAnsi="Cambria Math" w:cs="Times New Roman"/>
          </w:rPr>
          <m:t xml:space="preserve">&gt;0,  ∂ </m:t>
        </m:r>
        <m:sSub>
          <m:sSubPr>
            <m:ctrlPr>
              <w:rPr>
                <w:rFonts w:ascii="Cambria Math" w:eastAsia="SimSun" w:hAnsi="Cambria Math" w:cs="Times New Roman"/>
              </w:rPr>
            </m:ctrlPr>
          </m:sSubPr>
          <m:e>
            <m:r>
              <w:rPr>
                <w:rFonts w:ascii="Cambria Math" w:eastAsia="SimSun" w:hAnsi="Cambria Math" w:cs="Times New Roman"/>
              </w:rPr>
              <m:t>TFP</m:t>
            </m:r>
          </m:e>
          <m:sub>
            <m:r>
              <w:rPr>
                <w:rFonts w:ascii="Cambria Math" w:eastAsia="SimSun" w:hAnsi="Cambria Math" w:cs="Times New Roman"/>
              </w:rPr>
              <m:t>i</m:t>
            </m:r>
          </m:sub>
        </m:sSub>
        <m:r>
          <w:rPr>
            <w:rFonts w:ascii="Cambria Math" w:eastAsia="SimSun" w:hAnsi="Cambria Math" w:cs="Times New Roman"/>
          </w:rPr>
          <m:t xml:space="preserve">/∂ </m:t>
        </m:r>
        <m:sSub>
          <m:sSubPr>
            <m:ctrlPr>
              <w:rPr>
                <w:rFonts w:ascii="Cambria Math" w:eastAsia="SimSun" w:hAnsi="Cambria Math" w:cs="Times New Roman"/>
              </w:rPr>
            </m:ctrlPr>
          </m:sSubPr>
          <m:e>
            <m:r>
              <w:rPr>
                <w:rFonts w:ascii="Cambria Math" w:eastAsia="SimSun" w:hAnsi="Cambria Math" w:cs="Times New Roman"/>
              </w:rPr>
              <m:t>Q</m:t>
            </m:r>
          </m:e>
          <m:sub>
            <m:r>
              <w:rPr>
                <w:rFonts w:ascii="Cambria Math" w:eastAsia="SimSun" w:hAnsi="Cambria Math" w:cs="Times New Roman"/>
              </w:rPr>
              <m:t>r</m:t>
            </m:r>
          </m:sub>
        </m:sSub>
        <m:r>
          <w:rPr>
            <w:rFonts w:ascii="Cambria Math" w:eastAsia="SimSun" w:hAnsi="Cambria Math" w:cs="Times New Roman"/>
          </w:rPr>
          <m:t>&gt;0</m:t>
        </m:r>
      </m:oMath>
      <w:r>
        <w:rPr>
          <w:rFonts w:ascii="Times New Roman" w:eastAsia="SimSun" w:hAnsi="Times New Roman" w:cs="Times New Roman" w:hint="eastAsia"/>
        </w:rPr>
        <w:tab/>
      </w:r>
      <w:r>
        <w:rPr>
          <w:rFonts w:ascii="Times New Roman" w:eastAsia="SimSun" w:hAnsi="Times New Roman" w:cs="Times New Roman" w:hint="eastAsia"/>
        </w:rPr>
        <w:t>（</w:t>
      </w:r>
      <w:r>
        <w:rPr>
          <w:rFonts w:ascii="Times New Roman" w:eastAsia="SimSun" w:hAnsi="Times New Roman" w:cs="Times New Roman" w:hint="eastAsia"/>
        </w:rPr>
        <w:t>20</w:t>
      </w:r>
      <w:r>
        <w:rPr>
          <w:rFonts w:ascii="Times New Roman" w:eastAsia="SimSun" w:hAnsi="Times New Roman" w:cs="Times New Roman" w:hint="eastAsia"/>
        </w:rPr>
        <w:t>）</w:t>
      </w:r>
    </w:p>
    <w:p w14:paraId="2C5ACE00" w14:textId="6821FCE4" w:rsidR="008C1C74" w:rsidRDefault="00CC6737">
      <w:pPr>
        <w:ind w:firstLineChars="200" w:firstLine="440"/>
        <w:rPr>
          <w:rFonts w:ascii="Times New Roman" w:eastAsia="SimSun" w:hAnsi="Times New Roman" w:cs="Times New Roman"/>
        </w:rPr>
      </w:pPr>
      <w:r>
        <w:rPr>
          <w:rFonts w:ascii="Times New Roman" w:eastAsia="SimSun" w:hAnsi="Times New Roman" w:cs="Times New Roman" w:hint="eastAsia"/>
        </w:rPr>
        <w:t>但其对粮食播种面积的影响取决于机械化扩散的作物</w:t>
      </w:r>
      <w:del w:id="60" w:author="黄圣男" w:date="2026-06-30T16:45:00Z" w16du:dateUtc="2026-06-30T08:45:00Z">
        <w:r w:rsidDel="00D244DD">
          <w:rPr>
            <w:rFonts w:ascii="Times New Roman" w:eastAsia="SimSun" w:hAnsi="Times New Roman" w:cs="Times New Roman" w:hint="eastAsia"/>
          </w:rPr>
          <w:delText>指向</w:delText>
        </w:r>
      </w:del>
      <w:ins w:id="61" w:author="黄圣男" w:date="2026-06-30T16:45:00Z" w16du:dateUtc="2026-06-30T08:45:00Z">
        <w:r w:rsidR="00D244DD">
          <w:rPr>
            <w:rFonts w:ascii="Times New Roman" w:eastAsia="SimSun" w:hAnsi="Times New Roman" w:cs="Times New Roman" w:hint="eastAsia"/>
          </w:rPr>
          <w:t>类别</w:t>
        </w:r>
      </w:ins>
      <w:r>
        <w:rPr>
          <w:rFonts w:ascii="Times New Roman" w:eastAsia="SimSun" w:hAnsi="Times New Roman" w:cs="Times New Roman" w:hint="eastAsia"/>
        </w:rPr>
        <w:t>和区域</w:t>
      </w:r>
      <w:ins w:id="62" w:author="黄圣男" w:date="2026-06-30T16:45:00Z" w16du:dateUtc="2026-06-30T08:45:00Z">
        <w:r w:rsidR="00AB3A9D">
          <w:rPr>
            <w:rFonts w:ascii="Times New Roman" w:eastAsia="SimSun" w:hAnsi="Times New Roman" w:cs="Times New Roman" w:hint="eastAsia"/>
          </w:rPr>
          <w:t>类型</w:t>
        </w:r>
      </w:ins>
      <w:del w:id="63" w:author="黄圣男" w:date="2026-06-30T16:45:00Z" w16du:dateUtc="2026-06-30T08:45:00Z">
        <w:r w:rsidDel="00D244DD">
          <w:rPr>
            <w:rFonts w:ascii="Times New Roman" w:eastAsia="SimSun" w:hAnsi="Times New Roman" w:cs="Times New Roman" w:hint="eastAsia"/>
          </w:rPr>
          <w:delText>指向</w:delText>
        </w:r>
      </w:del>
      <w:del w:id="64" w:author="黄圣男" w:date="2026-06-30T16:44:00Z" w16du:dateUtc="2026-06-30T08:44:00Z">
        <w:r w:rsidDel="00886F84">
          <w:rPr>
            <w:rFonts w:ascii="Times New Roman" w:eastAsia="SimSun" w:hAnsi="Times New Roman" w:cs="Times New Roman" w:hint="eastAsia"/>
          </w:rPr>
          <w:delText>：</w:delText>
        </w:r>
      </w:del>
      <w:ins w:id="65" w:author="黄圣男" w:date="2026-06-30T16:44:00Z" w16du:dateUtc="2026-06-30T08:44:00Z">
        <w:r w:rsidR="00886F84">
          <w:rPr>
            <w:rFonts w:ascii="Times New Roman" w:eastAsia="SimSun" w:hAnsi="Times New Roman" w:cs="Times New Roman" w:hint="eastAsia"/>
          </w:rPr>
          <w:t>。</w:t>
        </w:r>
      </w:ins>
      <w:r>
        <w:rPr>
          <w:rFonts w:ascii="Times New Roman" w:eastAsia="SimSun" w:hAnsi="Times New Roman" w:cs="Times New Roman" w:hint="eastAsia"/>
        </w:rPr>
        <w:t>若综合机械化提升主要发生在粮食主产区、丘陵山区粮食生产场景以及播种、植保、烘干等薄弱环节，则有助于提高粮食生产相对收益并稳定面积；若其同时提升经济作物生产能力，则对粮食面积的促进作用可能被削弱。</w:t>
      </w:r>
    </w:p>
    <w:p w14:paraId="329DABA5" w14:textId="063E1AE0" w:rsidR="008C1C74" w:rsidRPr="00714BE8" w:rsidDel="00714BE8" w:rsidRDefault="00CC6737">
      <w:pPr>
        <w:ind w:firstLineChars="200" w:firstLine="440"/>
        <w:outlineLvl w:val="1"/>
        <w:rPr>
          <w:del w:id="66" w:author="黄圣男" w:date="2026-06-30T16:49:00Z" w16du:dateUtc="2026-06-30T08:49:00Z"/>
          <w:rFonts w:ascii="Times New Roman" w:eastAsia="SimSun" w:hAnsi="Times New Roman" w:cs="Times New Roman"/>
          <w:rPrChange w:id="67" w:author="黄圣男" w:date="2026-06-30T16:50:00Z" w16du:dateUtc="2026-06-30T08:50:00Z">
            <w:rPr>
              <w:del w:id="68" w:author="黄圣男" w:date="2026-06-30T16:49:00Z" w16du:dateUtc="2026-06-30T08:49:00Z"/>
              <w:rFonts w:ascii="SimHei" w:eastAsia="SimHei" w:hAnsi="SimHei" w:cs="Times New Roman"/>
              <w:bCs/>
            </w:rPr>
          </w:rPrChange>
        </w:rPr>
      </w:pPr>
      <w:del w:id="69" w:author="黄圣男" w:date="2026-06-30T16:49:00Z" w16du:dateUtc="2026-06-30T08:49:00Z">
        <w:r w:rsidRPr="00714BE8" w:rsidDel="00714BE8">
          <w:rPr>
            <w:rFonts w:ascii="Times New Roman" w:eastAsia="SimSun" w:hAnsi="Times New Roman" w:cs="Times New Roman" w:hint="eastAsia"/>
            <w:rPrChange w:id="70" w:author="黄圣男" w:date="2026-06-30T16:50:00Z" w16du:dateUtc="2026-06-30T08:50:00Z">
              <w:rPr>
                <w:rFonts w:ascii="SimHei" w:eastAsia="SimHei" w:hAnsi="SimHei" w:cs="Times New Roman" w:hint="eastAsia"/>
                <w:bCs/>
              </w:rPr>
            </w:rPrChange>
          </w:rPr>
          <w:delText>（五）从理论机制到经验检验与情景模拟</w:delText>
        </w:r>
      </w:del>
    </w:p>
    <w:p w14:paraId="65CEA404" w14:textId="1EBEBC5E" w:rsidR="008C1C74" w:rsidDel="00714BE8" w:rsidRDefault="00CC6737">
      <w:pPr>
        <w:ind w:firstLineChars="200" w:firstLine="440"/>
        <w:rPr>
          <w:del w:id="71" w:author="黄圣男" w:date="2026-06-30T16:49:00Z" w16du:dateUtc="2026-06-30T08:49:00Z"/>
          <w:rFonts w:ascii="Times New Roman" w:eastAsia="SimSun" w:hAnsi="Times New Roman" w:cs="Times New Roman"/>
        </w:rPr>
      </w:pPr>
      <w:del w:id="72" w:author="黄圣男" w:date="2026-06-30T16:49:00Z" w16du:dateUtc="2026-06-30T08:49:00Z">
        <w:r w:rsidDel="00714BE8">
          <w:rPr>
            <w:rFonts w:ascii="Times New Roman" w:eastAsia="SimSun" w:hAnsi="Times New Roman" w:cs="Times New Roman" w:hint="eastAsia"/>
          </w:rPr>
          <w:delText>根据上述模型，农业机械化影响粮食综合生产能力的机制可归纳为三个层次。第一，在生产函数层面，机械化通过提高有效机械化水平</w:delText>
        </w:r>
      </w:del>
      <m:oMath>
        <m:sSub>
          <m:sSubPr>
            <m:ctrlPr>
              <w:del w:id="73" w:author="黄圣男" w:date="2026-06-30T16:49:00Z" w16du:dateUtc="2026-06-30T08:49:00Z">
                <w:rPr>
                  <w:rFonts w:ascii="Cambria Math" w:eastAsia="SimSun" w:hAnsi="Cambria Math" w:cs="Times New Roman" w:hint="eastAsia"/>
                </w:rPr>
              </w:del>
            </m:ctrlPr>
          </m:sSubPr>
          <m:e>
            <m:r>
              <w:del w:id="74" w:author="黄圣男" w:date="2026-06-30T16:49:00Z" w16du:dateUtc="2026-06-30T08:49:00Z">
                <m:rPr>
                  <m:scr m:val="script"/>
                  <m:sty m:val="p"/>
                </m:rPr>
                <w:rPr>
                  <w:rFonts w:ascii="Cambria Math" w:eastAsia="SimSun" w:hAnsi="Cambria Math" w:cs="Cambria Math"/>
                </w:rPr>
                <m:t>M</m:t>
              </w:del>
            </m:r>
          </m:e>
          <m:sub>
            <m:r>
              <w:del w:id="75" w:author="黄圣男" w:date="2026-06-30T16:49:00Z" w16du:dateUtc="2026-06-30T08:49:00Z">
                <w:rPr>
                  <w:rFonts w:ascii="Cambria Math" w:eastAsia="SimSun" w:hAnsi="Cambria Math" w:cs="Times New Roman" w:hint="eastAsia"/>
                </w:rPr>
                <m:t>i</m:t>
              </w:del>
            </m:r>
          </m:sub>
        </m:sSub>
      </m:oMath>
      <w:del w:id="76" w:author="黄圣男" w:date="2026-06-30T16:49:00Z" w16du:dateUtc="2026-06-30T08:49:00Z">
        <w:r w:rsidDel="00714BE8">
          <w:rPr>
            <w:rFonts w:ascii="Times New Roman" w:eastAsia="SimSun" w:hAnsi="Times New Roman" w:cs="Times New Roman" w:hint="eastAsia"/>
          </w:rPr>
          <w:delText>改善作业质量、减少生产损失并提升要素配置效率，因而对粮食单产和生产效率应具有较为稳定的正向影响。第二，在土地配置层面，粮食播种面积取决于粮食与非粮作物的相对净收益：农机资本投入的面积效应取决于其对两类生产收益的相对作用，方向不确定；农机社会化服务若主要面向粮食生产并降低种粮组织成本，则更可能稳定粮食面积；综合机械化水平的面积效应则取决于补短板方向和区域适配性。第三，在宏观模拟层面，不同机械化路径以不同方式进入</w:delText>
        </w:r>
        <w:r w:rsidDel="00714BE8">
          <w:rPr>
            <w:rFonts w:ascii="Times New Roman" w:eastAsia="SimSun" w:hAnsi="Times New Roman" w:cs="Times New Roman" w:hint="eastAsia"/>
          </w:rPr>
          <w:delText>CASM</w:delText>
        </w:r>
        <w:r w:rsidDel="00714BE8">
          <w:rPr>
            <w:rFonts w:ascii="Times New Roman" w:eastAsia="SimSun" w:hAnsi="Times New Roman" w:cs="Times New Roman" w:hint="eastAsia"/>
          </w:rPr>
          <w:delText>模型：主要改善作业质量和减少损失的路径，其参数应进入单产方程；能够降低种粮组织成本、缓解撂荒风险的路径，其参数还应进入播种面积方程；主要表现为效率改善而难以直接转化为面积扩张的路径，其政策含义更多体现为提高单位面积产出和降低生产成本。理论机制、经验检验与政策模拟之间的对应关系如图</w:delText>
        </w:r>
        <w:r w:rsidDel="00714BE8">
          <w:rPr>
            <w:rFonts w:ascii="Times New Roman" w:eastAsia="SimSun" w:hAnsi="Times New Roman" w:cs="Times New Roman" w:hint="eastAsia"/>
          </w:rPr>
          <w:delText>3</w:delText>
        </w:r>
        <w:r w:rsidDel="00714BE8">
          <w:rPr>
            <w:rFonts w:ascii="Times New Roman" w:eastAsia="SimSun" w:hAnsi="Times New Roman" w:cs="Times New Roman" w:hint="eastAsia"/>
          </w:rPr>
          <w:delText>所示。</w:delText>
        </w:r>
      </w:del>
    </w:p>
    <w:p w14:paraId="7E40DB97" w14:textId="408AE29B" w:rsidR="008C1C74" w:rsidDel="00714BE8" w:rsidRDefault="00CC6737">
      <w:pPr>
        <w:jc w:val="center"/>
        <w:rPr>
          <w:del w:id="77" w:author="黄圣男" w:date="2026-06-30T16:50:00Z" w16du:dateUtc="2026-06-30T08:50:00Z"/>
          <w:moveFrom w:id="78" w:author="黄圣男" w:date="2026-06-30T16:49:00Z" w16du:dateUtc="2026-06-30T08:49:00Z"/>
          <w:rFonts w:ascii="Times New Roman" w:eastAsia="SimSun" w:hAnsi="Times New Roman" w:cs="Times New Roman"/>
        </w:rPr>
      </w:pPr>
      <w:moveFromRangeStart w:id="79" w:author="黄圣男" w:date="2026-06-30T16:49:00Z" w:name="move233730609"/>
      <w:moveFrom w:id="80" w:author="黄圣男" w:date="2026-06-30T16:49:00Z" w16du:dateUtc="2026-06-30T08:49:00Z">
        <w:del w:id="81" w:author="黄圣男" w:date="2026-06-30T16:50:00Z" w16du:dateUtc="2026-06-30T08:50:00Z">
          <w:r w:rsidDel="00714BE8">
            <w:rPr>
              <w:rFonts w:ascii="Times New Roman" w:eastAsia="SimSun" w:hAnsi="Times New Roman" w:cs="Times New Roman" w:hint="eastAsia"/>
              <w:noProof/>
            </w:rPr>
            <w:drawing>
              <wp:inline distT="0" distB="0" distL="0" distR="0" wp14:anchorId="3F03C0E6" wp14:editId="0E0C05DC">
                <wp:extent cx="5212080" cy="2710281"/>
                <wp:effectExtent l="0" t="0" r="0" b="0"/>
                <wp:docPr id="1003" name="图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 name="图3"/>
                        <pic:cNvPicPr/>
                      </pic:nvPicPr>
                      <pic:blipFill>
                        <a:blip r:embed="rId10"/>
                        <a:stretch>
                          <a:fillRect/>
                        </a:stretch>
                      </pic:blipFill>
                      <pic:spPr>
                        <a:xfrm>
                          <a:off x="0" y="0"/>
                          <a:ext cx="5212080" cy="2710281"/>
                        </a:xfrm>
                        <a:prstGeom prst="rect">
                          <a:avLst/>
                        </a:prstGeom>
                      </pic:spPr>
                    </pic:pic>
                  </a:graphicData>
                </a:graphic>
              </wp:inline>
            </w:drawing>
          </w:r>
        </w:del>
      </w:moveFrom>
    </w:p>
    <w:p w14:paraId="19352D37" w14:textId="69F84231" w:rsidR="008C1C74" w:rsidRPr="00714BE8" w:rsidDel="00714BE8" w:rsidRDefault="00CC6737">
      <w:pPr>
        <w:jc w:val="center"/>
        <w:rPr>
          <w:del w:id="82" w:author="黄圣男" w:date="2026-06-30T16:50:00Z" w16du:dateUtc="2026-06-30T08:50:00Z"/>
          <w:moveFrom w:id="83" w:author="黄圣男" w:date="2026-06-30T16:49:00Z" w16du:dateUtc="2026-06-30T08:49:00Z"/>
          <w:rFonts w:ascii="Times New Roman" w:eastAsia="SimSun" w:hAnsi="Times New Roman" w:cs="Times New Roman"/>
          <w:rPrChange w:id="84" w:author="黄圣男" w:date="2026-06-30T16:50:00Z" w16du:dateUtc="2026-06-30T08:50:00Z">
            <w:rPr>
              <w:del w:id="85" w:author="黄圣男" w:date="2026-06-30T16:50:00Z" w16du:dateUtc="2026-06-30T08:50:00Z"/>
              <w:moveFrom w:id="86" w:author="黄圣男" w:date="2026-06-30T16:49:00Z" w16du:dateUtc="2026-06-30T08:49:00Z"/>
              <w:rFonts w:ascii="Times New Roman" w:eastAsia="SimHei" w:hAnsi="Times New Roman" w:cs="Times New Roman"/>
              <w:sz w:val="18"/>
              <w:szCs w:val="18"/>
            </w:rPr>
          </w:rPrChange>
        </w:rPr>
      </w:pPr>
      <w:moveFrom w:id="87" w:author="黄圣男" w:date="2026-06-30T16:49:00Z" w16du:dateUtc="2026-06-30T08:49:00Z">
        <w:del w:id="88" w:author="黄圣男" w:date="2026-06-30T16:50:00Z" w16du:dateUtc="2026-06-30T08:50:00Z">
          <w:r w:rsidRPr="00714BE8" w:rsidDel="00714BE8">
            <w:rPr>
              <w:rFonts w:ascii="Times New Roman" w:eastAsia="SimSun" w:hAnsi="Times New Roman" w:cs="Times New Roman" w:hint="eastAsia"/>
              <w:rPrChange w:id="89" w:author="黄圣男" w:date="2026-06-30T16:50:00Z" w16du:dateUtc="2026-06-30T08:50:00Z">
                <w:rPr>
                  <w:rFonts w:ascii="Times New Roman" w:eastAsia="SimHei" w:hAnsi="Times New Roman" w:cs="Times New Roman" w:hint="eastAsia"/>
                  <w:sz w:val="18"/>
                  <w:szCs w:val="18"/>
                </w:rPr>
              </w:rPrChange>
            </w:rPr>
            <w:delText>图</w:delText>
          </w:r>
          <w:r w:rsidRPr="00714BE8" w:rsidDel="00714BE8">
            <w:rPr>
              <w:rFonts w:ascii="Times New Roman" w:eastAsia="SimSun" w:hAnsi="Times New Roman" w:cs="Times New Roman"/>
              <w:rPrChange w:id="90" w:author="黄圣男" w:date="2026-06-30T16:50:00Z" w16du:dateUtc="2026-06-30T08:50:00Z">
                <w:rPr>
                  <w:rFonts w:ascii="Times New Roman" w:eastAsia="SimHei" w:hAnsi="Times New Roman" w:cs="Times New Roman"/>
                  <w:sz w:val="18"/>
                  <w:szCs w:val="18"/>
                </w:rPr>
              </w:rPrChange>
            </w:rPr>
            <w:delText xml:space="preserve">3  </w:delText>
          </w:r>
          <w:r w:rsidRPr="00714BE8" w:rsidDel="00714BE8">
            <w:rPr>
              <w:rFonts w:ascii="Times New Roman" w:eastAsia="SimSun" w:hAnsi="Times New Roman" w:cs="Times New Roman" w:hint="eastAsia"/>
              <w:rPrChange w:id="91" w:author="黄圣男" w:date="2026-06-30T16:50:00Z" w16du:dateUtc="2026-06-30T08:50:00Z">
                <w:rPr>
                  <w:rFonts w:ascii="Times New Roman" w:eastAsia="SimHei" w:hAnsi="Times New Roman" w:cs="Times New Roman" w:hint="eastAsia"/>
                  <w:sz w:val="18"/>
                  <w:szCs w:val="18"/>
                </w:rPr>
              </w:rPrChange>
            </w:rPr>
            <w:delText>理论机制、经验检验与政策模拟的对应关系</w:delText>
          </w:r>
        </w:del>
      </w:moveFrom>
    </w:p>
    <w:moveFromRangeEnd w:id="79"/>
    <w:p w14:paraId="2814461D" w14:textId="796BBE75" w:rsidR="008C1C74" w:rsidRDefault="00CC6737">
      <w:pPr>
        <w:ind w:firstLineChars="200" w:firstLine="440"/>
        <w:rPr>
          <w:rFonts w:ascii="Times New Roman" w:eastAsia="SimSun" w:hAnsi="Times New Roman" w:cs="Times New Roman"/>
        </w:rPr>
      </w:pPr>
      <w:del w:id="92" w:author="黄圣男" w:date="2026-06-30T16:50:00Z" w16du:dateUtc="2026-06-30T08:50:00Z">
        <w:r w:rsidDel="00714BE8">
          <w:rPr>
            <w:rFonts w:ascii="Times New Roman" w:eastAsia="SimSun" w:hAnsi="Times New Roman" w:cs="Times New Roman" w:hint="eastAsia"/>
          </w:rPr>
          <w:delText>据此</w:delText>
        </w:r>
      </w:del>
      <w:ins w:id="93" w:author="黄圣男" w:date="2026-06-30T16:50:00Z" w16du:dateUtc="2026-06-30T08:50:00Z">
        <w:r w:rsidR="00714BE8" w:rsidRPr="00714BE8">
          <w:rPr>
            <w:rFonts w:ascii="Times New Roman" w:eastAsia="SimSun" w:hAnsi="Times New Roman" w:cs="Times New Roman" w:hint="eastAsia"/>
            <w:rPrChange w:id="94" w:author="黄圣男" w:date="2026-06-30T16:50:00Z" w16du:dateUtc="2026-06-30T08:50:00Z">
              <w:rPr>
                <w:rFonts w:ascii="SimHei" w:eastAsia="SimHei" w:hAnsi="SimHei" w:cs="Times New Roman" w:hint="eastAsia"/>
                <w:bCs/>
              </w:rPr>
            </w:rPrChange>
          </w:rPr>
          <w:t>综上</w:t>
        </w:r>
      </w:ins>
      <w:r>
        <w:rPr>
          <w:rFonts w:ascii="Times New Roman" w:eastAsia="SimSun" w:hAnsi="Times New Roman" w:cs="Times New Roman" w:hint="eastAsia"/>
        </w:rPr>
        <w:t>，本文提出以下三个</w:t>
      </w:r>
      <w:del w:id="95" w:author="黄圣男" w:date="2026-06-30T16:48:00Z" w16du:dateUtc="2026-06-30T08:48:00Z">
        <w:r w:rsidDel="004A3C5F">
          <w:rPr>
            <w:rFonts w:ascii="Times New Roman" w:eastAsia="SimSun" w:hAnsi="Times New Roman" w:cs="Times New Roman" w:hint="eastAsia"/>
          </w:rPr>
          <w:delText>与后文经验检验直接对应的</w:delText>
        </w:r>
      </w:del>
      <w:r>
        <w:rPr>
          <w:rFonts w:ascii="Times New Roman" w:eastAsia="SimSun" w:hAnsi="Times New Roman" w:cs="Times New Roman" w:hint="eastAsia"/>
        </w:rPr>
        <w:t>研究假说</w:t>
      </w:r>
      <w:ins w:id="96" w:author="黄圣男" w:date="2026-06-30T16:49:00Z" w16du:dateUtc="2026-06-30T08:49:00Z">
        <w:r w:rsidR="00947343">
          <w:rPr>
            <w:rFonts w:ascii="Times New Roman" w:eastAsia="SimSun" w:hAnsi="Times New Roman" w:cs="Times New Roman" w:hint="eastAsia"/>
          </w:rPr>
          <w:t>，理论机制、经验检验与政策模拟之间的对应关系如图</w:t>
        </w:r>
        <w:r w:rsidR="00947343">
          <w:rPr>
            <w:rFonts w:ascii="Times New Roman" w:eastAsia="SimSun" w:hAnsi="Times New Roman" w:cs="Times New Roman" w:hint="eastAsia"/>
          </w:rPr>
          <w:t>3</w:t>
        </w:r>
        <w:r w:rsidR="00947343">
          <w:rPr>
            <w:rFonts w:ascii="Times New Roman" w:eastAsia="SimSun" w:hAnsi="Times New Roman" w:cs="Times New Roman" w:hint="eastAsia"/>
          </w:rPr>
          <w:t>所示。</w:t>
        </w:r>
      </w:ins>
      <w:del w:id="97" w:author="黄圣男" w:date="2026-06-30T16:49:00Z" w16du:dateUtc="2026-06-30T08:49:00Z">
        <w:r w:rsidDel="00947343">
          <w:rPr>
            <w:rFonts w:ascii="Times New Roman" w:eastAsia="SimSun" w:hAnsi="Times New Roman" w:cs="Times New Roman" w:hint="eastAsia"/>
          </w:rPr>
          <w:delText>。</w:delText>
        </w:r>
      </w:del>
    </w:p>
    <w:p w14:paraId="2CD283AE" w14:textId="77777777" w:rsidR="008C1C74" w:rsidRDefault="00CC6737">
      <w:pPr>
        <w:ind w:firstLineChars="200" w:firstLine="442"/>
        <w:rPr>
          <w:rFonts w:ascii="Times New Roman" w:eastAsia="SimSun" w:hAnsi="Times New Roman" w:cs="Times New Roman"/>
          <w:b/>
          <w:bCs/>
        </w:rPr>
      </w:pPr>
      <w:r>
        <w:rPr>
          <w:rFonts w:ascii="Times New Roman" w:eastAsia="SimSun" w:hAnsi="Times New Roman" w:cs="Times New Roman" w:hint="eastAsia"/>
          <w:b/>
          <w:bCs/>
        </w:rPr>
        <w:t>H1</w:t>
      </w:r>
      <w:r>
        <w:rPr>
          <w:rFonts w:ascii="Times New Roman" w:eastAsia="SimSun" w:hAnsi="Times New Roman" w:cs="Times New Roman" w:hint="eastAsia"/>
          <w:b/>
          <w:bCs/>
        </w:rPr>
        <w:t>：农业机械化总体上有助于提升粮食综合生产能力，但对不同维度的影响存在差异；相较于播种面积，其对粮食单产和生产效率的促进作用更为稳定。</w:t>
      </w:r>
    </w:p>
    <w:p w14:paraId="23126615" w14:textId="2C25B603" w:rsidR="008C1C74" w:rsidRDefault="00CC6737">
      <w:pPr>
        <w:ind w:firstLineChars="200" w:firstLine="440"/>
        <w:rPr>
          <w:rFonts w:ascii="Times New Roman" w:eastAsia="SimSun" w:hAnsi="Times New Roman" w:cs="Times New Roman"/>
        </w:rPr>
      </w:pPr>
      <w:del w:id="98" w:author="黄圣男" w:date="2026-06-30T16:50:00Z" w16du:dateUtc="2026-06-30T08:50:00Z">
        <w:r w:rsidDel="00BA38AA">
          <w:rPr>
            <w:rFonts w:ascii="Times New Roman" w:eastAsia="SimSun" w:hAnsi="Times New Roman" w:cs="Times New Roman" w:hint="eastAsia"/>
          </w:rPr>
          <w:delText>该假说对应第四部分的基准</w:delText>
        </w:r>
        <w:r w:rsidDel="00BA38AA">
          <w:rPr>
            <w:rFonts w:ascii="Times New Roman" w:eastAsia="SimSun" w:hAnsi="Times New Roman" w:cs="Times New Roman" w:hint="eastAsia"/>
          </w:rPr>
          <w:delText>Meta</w:delText>
        </w:r>
        <w:r w:rsidDel="00BA38AA">
          <w:rPr>
            <w:rFonts w:ascii="Times New Roman" w:eastAsia="SimSun" w:hAnsi="Times New Roman" w:cs="Times New Roman" w:hint="eastAsia"/>
          </w:rPr>
          <w:delText>分析。</w:delText>
        </w:r>
      </w:del>
      <w:r>
        <w:rPr>
          <w:rFonts w:ascii="Times New Roman" w:eastAsia="SimSun" w:hAnsi="Times New Roman" w:cs="Times New Roman" w:hint="eastAsia"/>
        </w:rPr>
        <w:t>本文</w:t>
      </w:r>
      <w:ins w:id="99" w:author="黄圣男" w:date="2026-06-30T16:50:00Z" w16du:dateUtc="2026-06-30T08:50:00Z">
        <w:r w:rsidR="00BA38AA">
          <w:rPr>
            <w:rFonts w:ascii="Times New Roman" w:eastAsia="SimSun" w:hAnsi="Times New Roman" w:cs="Times New Roman" w:hint="eastAsia"/>
          </w:rPr>
          <w:t>将基于基准</w:t>
        </w:r>
        <w:r w:rsidR="00BA38AA">
          <w:rPr>
            <w:rFonts w:ascii="Times New Roman" w:eastAsia="SimSun" w:hAnsi="Times New Roman" w:cs="Times New Roman" w:hint="eastAsia"/>
          </w:rPr>
          <w:t>Meta</w:t>
        </w:r>
        <w:r w:rsidR="00BA38AA">
          <w:rPr>
            <w:rFonts w:ascii="Times New Roman" w:eastAsia="SimSun" w:hAnsi="Times New Roman" w:cs="Times New Roman" w:hint="eastAsia"/>
          </w:rPr>
          <w:t>分析，</w:t>
        </w:r>
      </w:ins>
      <w:r>
        <w:rPr>
          <w:rFonts w:ascii="Times New Roman" w:eastAsia="SimSun" w:hAnsi="Times New Roman" w:cs="Times New Roman" w:hint="eastAsia"/>
        </w:rPr>
        <w:t>通过合并</w:t>
      </w:r>
      <w:r>
        <w:rPr>
          <w:rFonts w:ascii="Times New Roman" w:eastAsia="SimSun" w:hAnsi="Times New Roman" w:cs="Times New Roman" w:hint="eastAsia"/>
        </w:rPr>
        <w:t>PCC</w:t>
      </w:r>
      <w:r>
        <w:rPr>
          <w:rFonts w:ascii="Times New Roman" w:eastAsia="SimSun" w:hAnsi="Times New Roman" w:cs="Times New Roman" w:hint="eastAsia"/>
        </w:rPr>
        <w:t>比较农业机械化对粮食单产、播种面积和生产效率的总体影响，并结合发表偏倚检验判断不同维</w:t>
      </w:r>
      <w:proofErr w:type="gramStart"/>
      <w:r>
        <w:rPr>
          <w:rFonts w:ascii="Times New Roman" w:eastAsia="SimSun" w:hAnsi="Times New Roman" w:cs="Times New Roman" w:hint="eastAsia"/>
        </w:rPr>
        <w:t>度结果</w:t>
      </w:r>
      <w:proofErr w:type="gramEnd"/>
      <w:r>
        <w:rPr>
          <w:rFonts w:ascii="Times New Roman" w:eastAsia="SimSun" w:hAnsi="Times New Roman" w:cs="Times New Roman" w:hint="eastAsia"/>
        </w:rPr>
        <w:t>的稳健性。</w:t>
      </w:r>
    </w:p>
    <w:p w14:paraId="13E2EC21" w14:textId="77777777" w:rsidR="008C1C74" w:rsidRDefault="00CC6737">
      <w:pPr>
        <w:ind w:firstLineChars="200" w:firstLine="442"/>
        <w:rPr>
          <w:rFonts w:ascii="Times New Roman" w:eastAsia="SimSun" w:hAnsi="Times New Roman" w:cs="Times New Roman"/>
          <w:b/>
          <w:bCs/>
        </w:rPr>
      </w:pPr>
      <w:r>
        <w:rPr>
          <w:rFonts w:ascii="Times New Roman" w:eastAsia="SimSun" w:hAnsi="Times New Roman" w:cs="Times New Roman" w:hint="eastAsia"/>
          <w:b/>
          <w:bCs/>
        </w:rPr>
        <w:t>H2</w:t>
      </w:r>
      <w:r>
        <w:rPr>
          <w:rFonts w:ascii="Times New Roman" w:eastAsia="SimSun" w:hAnsi="Times New Roman" w:cs="Times New Roman" w:hint="eastAsia"/>
          <w:b/>
          <w:bCs/>
        </w:rPr>
        <w:t>：农业机械化影响粮食综合生产能力存在显著路径异质性；相较于农机资本投入，农机社会化服务更可能形成“提单产</w:t>
      </w:r>
      <w:r>
        <w:rPr>
          <w:rFonts w:ascii="Times New Roman" w:eastAsia="SimSun" w:hAnsi="Times New Roman" w:cs="Times New Roman" w:hint="eastAsia"/>
          <w:b/>
          <w:bCs/>
        </w:rPr>
        <w:t>+</w:t>
      </w:r>
      <w:r>
        <w:rPr>
          <w:rFonts w:ascii="Times New Roman" w:eastAsia="SimSun" w:hAnsi="Times New Roman" w:cs="Times New Roman" w:hint="eastAsia"/>
          <w:b/>
          <w:bCs/>
        </w:rPr>
        <w:t>稳面积”的复合效应。</w:t>
      </w:r>
    </w:p>
    <w:p w14:paraId="03895FD2" w14:textId="21430928" w:rsidR="008C1C74" w:rsidRDefault="00CC6737">
      <w:pPr>
        <w:ind w:firstLineChars="200" w:firstLine="440"/>
        <w:rPr>
          <w:rFonts w:ascii="Times New Roman" w:eastAsia="SimSun" w:hAnsi="Times New Roman" w:cs="Times New Roman"/>
        </w:rPr>
      </w:pPr>
      <w:del w:id="100" w:author="黄圣男" w:date="2026-06-30T16:51:00Z" w16du:dateUtc="2026-06-30T08:51:00Z">
        <w:r w:rsidDel="00BA38AA">
          <w:rPr>
            <w:rFonts w:ascii="Times New Roman" w:eastAsia="SimSun" w:hAnsi="Times New Roman" w:cs="Times New Roman" w:hint="eastAsia"/>
          </w:rPr>
          <w:delText>该假说对应第四部分的分路径</w:delText>
        </w:r>
        <w:r w:rsidDel="00BA38AA">
          <w:rPr>
            <w:rFonts w:ascii="Times New Roman" w:eastAsia="SimSun" w:hAnsi="Times New Roman" w:cs="Times New Roman" w:hint="eastAsia"/>
          </w:rPr>
          <w:delText>Meta</w:delText>
        </w:r>
        <w:r w:rsidDel="00BA38AA">
          <w:rPr>
            <w:rFonts w:ascii="Times New Roman" w:eastAsia="SimSun" w:hAnsi="Times New Roman" w:cs="Times New Roman" w:hint="eastAsia"/>
          </w:rPr>
          <w:delText>分析和</w:delText>
        </w:r>
        <w:r w:rsidDel="00BA38AA">
          <w:rPr>
            <w:rFonts w:ascii="Times New Roman" w:eastAsia="SimSun" w:hAnsi="Times New Roman" w:cs="Times New Roman" w:hint="eastAsia"/>
          </w:rPr>
          <w:delText>WLS Meta</w:delText>
        </w:r>
        <w:r w:rsidDel="00BA38AA">
          <w:rPr>
            <w:rFonts w:ascii="Times New Roman" w:eastAsia="SimSun" w:hAnsi="Times New Roman" w:cs="Times New Roman" w:hint="eastAsia"/>
          </w:rPr>
          <w:delText>回归。</w:delText>
        </w:r>
      </w:del>
      <w:r>
        <w:rPr>
          <w:rFonts w:ascii="Times New Roman" w:eastAsia="SimSun" w:hAnsi="Times New Roman" w:cs="Times New Roman" w:hint="eastAsia"/>
        </w:rPr>
        <w:t>本文</w:t>
      </w:r>
      <w:ins w:id="101" w:author="黄圣男" w:date="2026-06-30T16:50:00Z" w16du:dateUtc="2026-06-30T08:50:00Z">
        <w:r w:rsidR="00BA38AA">
          <w:rPr>
            <w:rFonts w:ascii="Times New Roman" w:eastAsia="SimSun" w:hAnsi="Times New Roman" w:cs="Times New Roman" w:hint="eastAsia"/>
          </w:rPr>
          <w:t>将</w:t>
        </w:r>
      </w:ins>
      <w:ins w:id="102" w:author="黄圣男" w:date="2026-06-30T16:51:00Z" w16du:dateUtc="2026-06-30T08:51:00Z">
        <w:r w:rsidR="00BA38AA">
          <w:rPr>
            <w:rFonts w:ascii="Times New Roman" w:eastAsia="SimSun" w:hAnsi="Times New Roman" w:cs="Times New Roman" w:hint="eastAsia"/>
          </w:rPr>
          <w:t>基于分路径</w:t>
        </w:r>
        <w:r w:rsidR="00BA38AA">
          <w:rPr>
            <w:rFonts w:ascii="Times New Roman" w:eastAsia="SimSun" w:hAnsi="Times New Roman" w:cs="Times New Roman" w:hint="eastAsia"/>
          </w:rPr>
          <w:t>Meta</w:t>
        </w:r>
        <w:r w:rsidR="00BA38AA">
          <w:rPr>
            <w:rFonts w:ascii="Times New Roman" w:eastAsia="SimSun" w:hAnsi="Times New Roman" w:cs="Times New Roman" w:hint="eastAsia"/>
          </w:rPr>
          <w:t>分析和</w:t>
        </w:r>
        <w:r w:rsidR="00BA38AA">
          <w:rPr>
            <w:rFonts w:ascii="Times New Roman" w:eastAsia="SimSun" w:hAnsi="Times New Roman" w:cs="Times New Roman" w:hint="eastAsia"/>
          </w:rPr>
          <w:t>WLS Meta</w:t>
        </w:r>
        <w:r w:rsidR="00BA38AA">
          <w:rPr>
            <w:rFonts w:ascii="Times New Roman" w:eastAsia="SimSun" w:hAnsi="Times New Roman" w:cs="Times New Roman" w:hint="eastAsia"/>
          </w:rPr>
          <w:t>回归，</w:t>
        </w:r>
      </w:ins>
      <w:r>
        <w:rPr>
          <w:rFonts w:ascii="Times New Roman" w:eastAsia="SimSun" w:hAnsi="Times New Roman" w:cs="Times New Roman" w:hint="eastAsia"/>
        </w:rPr>
        <w:t>比较农机资本投入、农机社会化服务和综合机械化水平三类路径在单产、面积和效率维度上的合并效应，并通过</w:t>
      </w:r>
      <w:r>
        <w:rPr>
          <w:rFonts w:ascii="Times New Roman" w:eastAsia="SimSun" w:hAnsi="Times New Roman" w:cs="Times New Roman" w:hint="eastAsia"/>
        </w:rPr>
        <w:t>Meta</w:t>
      </w:r>
      <w:r>
        <w:rPr>
          <w:rFonts w:ascii="Times New Roman" w:eastAsia="SimSun" w:hAnsi="Times New Roman" w:cs="Times New Roman" w:hint="eastAsia"/>
        </w:rPr>
        <w:t>回归检验路径之间的统计差异。</w:t>
      </w:r>
    </w:p>
    <w:p w14:paraId="482DA6BF" w14:textId="77777777" w:rsidR="008C1C74" w:rsidRDefault="00CC6737">
      <w:pPr>
        <w:ind w:firstLineChars="200" w:firstLine="442"/>
        <w:rPr>
          <w:rFonts w:ascii="Times New Roman" w:eastAsia="SimSun" w:hAnsi="Times New Roman" w:cs="Times New Roman"/>
          <w:b/>
          <w:bCs/>
        </w:rPr>
      </w:pPr>
      <w:r>
        <w:rPr>
          <w:rFonts w:ascii="Times New Roman" w:eastAsia="SimSun" w:hAnsi="Times New Roman" w:cs="Times New Roman" w:hint="eastAsia"/>
          <w:b/>
          <w:bCs/>
        </w:rPr>
        <w:t>H3</w:t>
      </w:r>
      <w:r>
        <w:rPr>
          <w:rFonts w:ascii="Times New Roman" w:eastAsia="SimSun" w:hAnsi="Times New Roman" w:cs="Times New Roman" w:hint="eastAsia"/>
          <w:b/>
          <w:bCs/>
        </w:rPr>
        <w:t>：在“十五五”时期不同机械化推进情景下，农机社会化服务路径的粮食综合生</w:t>
      </w:r>
      <w:r>
        <w:rPr>
          <w:rFonts w:ascii="Times New Roman" w:eastAsia="SimSun" w:hAnsi="Times New Roman" w:cs="Times New Roman" w:hint="eastAsia"/>
          <w:b/>
          <w:bCs/>
        </w:rPr>
        <w:lastRenderedPageBreak/>
        <w:t>产能力提升潜力更高，综合机械化水平路径的政策效果更依赖薄弱环节和薄弱地区补短板进展。</w:t>
      </w:r>
    </w:p>
    <w:p w14:paraId="1A62D4B7" w14:textId="2EABFF49" w:rsidR="008C1C74" w:rsidRDefault="00CC6737">
      <w:pPr>
        <w:ind w:firstLineChars="200" w:firstLine="440"/>
        <w:rPr>
          <w:ins w:id="103" w:author="黄圣男" w:date="2026-06-30T16:49:00Z" w16du:dateUtc="2026-06-30T08:49:00Z"/>
          <w:rFonts w:ascii="Times New Roman" w:eastAsia="SimSun" w:hAnsi="Times New Roman" w:cs="Times New Roman"/>
        </w:rPr>
      </w:pPr>
      <w:del w:id="104" w:author="黄圣男" w:date="2026-06-30T16:51:00Z" w16du:dateUtc="2026-06-30T08:51:00Z">
        <w:r w:rsidDel="00BA38AA">
          <w:rPr>
            <w:rFonts w:ascii="Times New Roman" w:eastAsia="SimSun" w:hAnsi="Times New Roman" w:cs="Times New Roman" w:hint="eastAsia"/>
          </w:rPr>
          <w:delText>该假说对应第五部分的</w:delText>
        </w:r>
        <w:r w:rsidDel="00BA38AA">
          <w:rPr>
            <w:rFonts w:ascii="Times New Roman" w:eastAsia="SimSun" w:hAnsi="Times New Roman" w:cs="Times New Roman" w:hint="eastAsia"/>
          </w:rPr>
          <w:delText>CASM</w:delText>
        </w:r>
        <w:r w:rsidDel="00BA38AA">
          <w:rPr>
            <w:rFonts w:ascii="Times New Roman" w:eastAsia="SimSun" w:hAnsi="Times New Roman" w:cs="Times New Roman" w:hint="eastAsia"/>
          </w:rPr>
          <w:delText>情景模拟。</w:delText>
        </w:r>
      </w:del>
      <w:r>
        <w:rPr>
          <w:rFonts w:ascii="Times New Roman" w:eastAsia="SimSun" w:hAnsi="Times New Roman" w:cs="Times New Roman" w:hint="eastAsia"/>
        </w:rPr>
        <w:t>本文将路径特异性弹性参数转化为</w:t>
      </w:r>
      <w:r>
        <w:rPr>
          <w:rFonts w:ascii="Times New Roman" w:eastAsia="SimSun" w:hAnsi="Times New Roman" w:cs="Times New Roman" w:hint="eastAsia"/>
        </w:rPr>
        <w:t>CASM</w:t>
      </w:r>
      <w:r>
        <w:rPr>
          <w:rFonts w:ascii="Times New Roman" w:eastAsia="SimSun" w:hAnsi="Times New Roman" w:cs="Times New Roman" w:hint="eastAsia"/>
        </w:rPr>
        <w:t>模型中的单产和面积冲击，比较三类机械化路径对粮食产量、净进口和自给率的政策潜力影响。</w:t>
      </w:r>
    </w:p>
    <w:p w14:paraId="3E7E751B" w14:textId="77777777" w:rsidR="00714BE8" w:rsidRDefault="00714BE8" w:rsidP="00714BE8">
      <w:pPr>
        <w:jc w:val="center"/>
        <w:rPr>
          <w:moveTo w:id="105" w:author="黄圣男" w:date="2026-06-30T16:49:00Z" w16du:dateUtc="2026-06-30T08:49:00Z"/>
          <w:rFonts w:ascii="Times New Roman" w:eastAsia="SimSun" w:hAnsi="Times New Roman" w:cs="Times New Roman"/>
        </w:rPr>
      </w:pPr>
      <w:moveToRangeStart w:id="106" w:author="黄圣男" w:date="2026-06-30T16:49:00Z" w:name="move233730609"/>
      <w:moveTo w:id="107" w:author="黄圣男" w:date="2026-06-30T16:49:00Z" w16du:dateUtc="2026-06-30T08:49:00Z">
        <w:r>
          <w:rPr>
            <w:rFonts w:ascii="Times New Roman" w:eastAsia="SimSun" w:hAnsi="Times New Roman" w:cs="Times New Roman" w:hint="eastAsia"/>
            <w:noProof/>
          </w:rPr>
          <w:drawing>
            <wp:inline distT="0" distB="0" distL="0" distR="0" wp14:anchorId="28D2786C" wp14:editId="2D6285E0">
              <wp:extent cx="5212080" cy="2710281"/>
              <wp:effectExtent l="0" t="0" r="0" b="0"/>
              <wp:docPr id="2053892140" name="图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 name="图3"/>
                      <pic:cNvPicPr/>
                    </pic:nvPicPr>
                    <pic:blipFill>
                      <a:blip r:embed="rId10"/>
                      <a:stretch>
                        <a:fillRect/>
                      </a:stretch>
                    </pic:blipFill>
                    <pic:spPr>
                      <a:xfrm>
                        <a:off x="0" y="0"/>
                        <a:ext cx="5212080" cy="2710281"/>
                      </a:xfrm>
                      <a:prstGeom prst="rect">
                        <a:avLst/>
                      </a:prstGeom>
                    </pic:spPr>
                  </pic:pic>
                </a:graphicData>
              </a:graphic>
            </wp:inline>
          </w:drawing>
        </w:r>
      </w:moveTo>
    </w:p>
    <w:p w14:paraId="145F587D" w14:textId="77777777" w:rsidR="00714BE8" w:rsidRDefault="00714BE8" w:rsidP="00714BE8">
      <w:pPr>
        <w:jc w:val="center"/>
        <w:rPr>
          <w:moveTo w:id="108" w:author="黄圣男" w:date="2026-06-30T16:49:00Z" w16du:dateUtc="2026-06-30T08:49:00Z"/>
          <w:rFonts w:ascii="Times New Roman" w:eastAsia="SimHei" w:hAnsi="Times New Roman" w:cs="Times New Roman"/>
          <w:sz w:val="18"/>
          <w:szCs w:val="18"/>
        </w:rPr>
      </w:pPr>
      <w:moveTo w:id="109" w:author="黄圣男" w:date="2026-06-30T16:49:00Z" w16du:dateUtc="2026-06-30T08:49:00Z">
        <w:r>
          <w:rPr>
            <w:rFonts w:ascii="Times New Roman" w:eastAsia="SimHei" w:hAnsi="Times New Roman" w:cs="Times New Roman" w:hint="eastAsia"/>
            <w:sz w:val="18"/>
            <w:szCs w:val="18"/>
          </w:rPr>
          <w:t>图</w:t>
        </w:r>
        <w:r>
          <w:rPr>
            <w:rFonts w:ascii="Times New Roman" w:eastAsia="SimHei" w:hAnsi="Times New Roman" w:cs="Times New Roman" w:hint="eastAsia"/>
            <w:sz w:val="18"/>
            <w:szCs w:val="18"/>
          </w:rPr>
          <w:t xml:space="preserve">3  </w:t>
        </w:r>
        <w:r>
          <w:rPr>
            <w:rFonts w:ascii="Times New Roman" w:eastAsia="SimHei" w:hAnsi="Times New Roman" w:cs="Times New Roman" w:hint="eastAsia"/>
            <w:sz w:val="18"/>
            <w:szCs w:val="18"/>
          </w:rPr>
          <w:t>理论机制、经验检验与政策模拟的对应关系</w:t>
        </w:r>
      </w:moveTo>
    </w:p>
    <w:moveToRangeEnd w:id="106"/>
    <w:p w14:paraId="032777E1" w14:textId="5FB154BA" w:rsidR="00714BE8" w:rsidRPr="00714BE8" w:rsidDel="00714BE8" w:rsidRDefault="00714BE8">
      <w:pPr>
        <w:ind w:firstLineChars="200" w:firstLine="440"/>
        <w:rPr>
          <w:del w:id="110" w:author="黄圣男" w:date="2026-06-30T16:49:00Z" w16du:dateUtc="2026-06-30T08:49:00Z"/>
          <w:rFonts w:ascii="Times New Roman" w:eastAsia="SimSun" w:hAnsi="Times New Roman" w:cs="Times New Roman"/>
        </w:rPr>
      </w:pPr>
    </w:p>
    <w:p w14:paraId="5C873676" w14:textId="77777777" w:rsidR="00A0142D" w:rsidRPr="00A96E18" w:rsidRDefault="005B1D83">
      <w:pPr>
        <w:jc w:val="center"/>
        <w:outlineLvl w:val="0"/>
        <w:rPr>
          <w:rFonts w:ascii="SimHei" w:eastAsia="SimHei" w:hAnsi="SimHei"/>
          <w:sz w:val="32"/>
          <w:szCs w:val="32"/>
        </w:rPr>
      </w:pPr>
      <w:r>
        <w:rPr>
          <w:rFonts w:ascii="SimHei" w:eastAsia="SimHei" w:hAnsi="SimHei" w:hint="eastAsia"/>
          <w:sz w:val="32"/>
          <w:szCs w:val="32"/>
        </w:rPr>
        <w:t>三、研究设计与方法</w:t>
      </w:r>
    </w:p>
    <w:p w14:paraId="4A413FBB" w14:textId="7A9B6E22" w:rsidR="00CC2E2B" w:rsidRPr="00A96E18" w:rsidDel="00EE5E25" w:rsidRDefault="00CC2E2B" w:rsidP="00A96E18">
      <w:pPr>
        <w:ind w:firstLineChars="200" w:firstLine="440"/>
        <w:rPr>
          <w:del w:id="111" w:author="黄圣男" w:date="2026-06-30T16:51:00Z" w16du:dateUtc="2026-06-30T08:51:00Z"/>
          <w:rFonts w:ascii="Times New Roman" w:eastAsia="SimSun" w:hAnsi="Times New Roman" w:cs="Times New Roman"/>
        </w:rPr>
      </w:pPr>
      <w:del w:id="112" w:author="黄圣男" w:date="2026-06-30T16:51:00Z" w16du:dateUtc="2026-06-30T08:51:00Z">
        <w:r w:rsidDel="00EE5E25">
          <w:rPr>
            <w:rFonts w:ascii="Times New Roman" w:eastAsia="SimSun" w:hAnsi="Times New Roman" w:cs="Times New Roman" w:hint="eastAsia"/>
          </w:rPr>
          <w:delText>上述理论分析表明，农机资本投入、农机社会化服务和综合机械化水平分别通过资本深化、固定成本分摊与交易成本节约、环节互补与补短板三类机制进入有效机械化水平（式（</w:delText>
        </w:r>
        <w:r w:rsidDel="00EE5E25">
          <w:rPr>
            <w:rFonts w:ascii="Times New Roman" w:eastAsia="SimSun" w:hAnsi="Times New Roman" w:cs="Times New Roman" w:hint="eastAsia"/>
          </w:rPr>
          <w:delText>3</w:delText>
        </w:r>
        <w:r w:rsidDel="00EE5E25">
          <w:rPr>
            <w:rFonts w:ascii="Times New Roman" w:eastAsia="SimSun" w:hAnsi="Times New Roman" w:cs="Times New Roman" w:hint="eastAsia"/>
          </w:rPr>
          <w:delText>）），并经由生产函数和土地配置决策作用于粮食单产、播种面积和生产效率三个维度。基于此，本文首先通过</w:delText>
        </w:r>
        <w:r w:rsidDel="00EE5E25">
          <w:rPr>
            <w:rFonts w:ascii="Times New Roman" w:eastAsia="SimSun" w:hAnsi="Times New Roman" w:cs="Times New Roman" w:hint="eastAsia"/>
          </w:rPr>
          <w:delText>Meta</w:delText>
        </w:r>
        <w:r w:rsidDel="00EE5E25">
          <w:rPr>
            <w:rFonts w:ascii="Times New Roman" w:eastAsia="SimSun" w:hAnsi="Times New Roman" w:cs="Times New Roman" w:hint="eastAsia"/>
          </w:rPr>
          <w:delText>分析检验</w:delText>
        </w:r>
        <w:r w:rsidDel="00EE5E25">
          <w:rPr>
            <w:rFonts w:ascii="Times New Roman" w:eastAsia="SimSun" w:hAnsi="Times New Roman" w:cs="Times New Roman" w:hint="eastAsia"/>
          </w:rPr>
          <w:delText>H1</w:delText>
        </w:r>
        <w:r w:rsidDel="00EE5E25">
          <w:rPr>
            <w:rFonts w:ascii="Times New Roman" w:eastAsia="SimSun" w:hAnsi="Times New Roman" w:cs="Times New Roman" w:hint="eastAsia"/>
          </w:rPr>
          <w:delText>和</w:delText>
        </w:r>
        <w:r w:rsidDel="00EE5E25">
          <w:rPr>
            <w:rFonts w:ascii="Times New Roman" w:eastAsia="SimSun" w:hAnsi="Times New Roman" w:cs="Times New Roman" w:hint="eastAsia"/>
          </w:rPr>
          <w:delText>H2</w:delText>
        </w:r>
        <w:r w:rsidDel="00EE5E25">
          <w:rPr>
            <w:rFonts w:ascii="Times New Roman" w:eastAsia="SimSun" w:hAnsi="Times New Roman" w:cs="Times New Roman" w:hint="eastAsia"/>
          </w:rPr>
          <w:delText>，再将路径特异性弹性参数转化为</w:delText>
        </w:r>
        <w:r w:rsidDel="00EE5E25">
          <w:rPr>
            <w:rFonts w:ascii="Times New Roman" w:eastAsia="SimSun" w:hAnsi="Times New Roman" w:cs="Times New Roman" w:hint="eastAsia"/>
          </w:rPr>
          <w:delText>CASM</w:delText>
        </w:r>
        <w:r w:rsidDel="00EE5E25">
          <w:rPr>
            <w:rFonts w:ascii="Times New Roman" w:eastAsia="SimSun" w:hAnsi="Times New Roman" w:cs="Times New Roman" w:hint="eastAsia"/>
          </w:rPr>
          <w:delText>情景冲击，用于检验</w:delText>
        </w:r>
        <w:r w:rsidDel="00EE5E25">
          <w:rPr>
            <w:rFonts w:ascii="Times New Roman" w:eastAsia="SimSun" w:hAnsi="Times New Roman" w:cs="Times New Roman" w:hint="eastAsia"/>
          </w:rPr>
          <w:delText>H3</w:delText>
        </w:r>
        <w:r w:rsidDel="00EE5E25">
          <w:rPr>
            <w:rFonts w:ascii="Times New Roman" w:eastAsia="SimSun" w:hAnsi="Times New Roman" w:cs="Times New Roman" w:hint="eastAsia"/>
          </w:rPr>
          <w:delText>。</w:delText>
        </w:r>
      </w:del>
    </w:p>
    <w:p w14:paraId="4436D43B" w14:textId="77777777" w:rsidR="00A0142D" w:rsidRPr="00A96E18" w:rsidRDefault="000579DA" w:rsidP="00A96E18">
      <w:pPr>
        <w:ind w:firstLineChars="200" w:firstLine="440"/>
        <w:outlineLvl w:val="1"/>
        <w:rPr>
          <w:rFonts w:ascii="SimHei" w:eastAsia="SimHei" w:hAnsi="SimHei" w:cs="Times New Roman"/>
          <w:bCs/>
        </w:rPr>
      </w:pPr>
      <w:r>
        <w:rPr>
          <w:rFonts w:ascii="SimHei" w:eastAsia="SimHei" w:hAnsi="SimHei" w:cs="Times New Roman" w:hint="eastAsia"/>
          <w:bCs/>
        </w:rPr>
        <w:t>（一）文献检索、筛选与编码</w:t>
      </w:r>
    </w:p>
    <w:p w14:paraId="0678B979" w14:textId="1ADEE545" w:rsidR="00BD0699" w:rsidRDefault="000579DA">
      <w:pPr>
        <w:ind w:firstLineChars="200" w:firstLine="440"/>
        <w:rPr>
          <w:rFonts w:ascii="Times New Roman" w:eastAsia="SimSun" w:hAnsi="Times New Roman" w:cs="Times New Roman"/>
        </w:rPr>
      </w:pPr>
      <w:r>
        <w:rPr>
          <w:rFonts w:ascii="Times New Roman" w:eastAsia="SimSun" w:hAnsi="Times New Roman" w:cs="Times New Roman" w:hint="eastAsia"/>
        </w:rPr>
        <w:t>为尽可能全面覆盖农业机械化影响中国粮食</w:t>
      </w:r>
      <w:r>
        <w:rPr>
          <w:rFonts w:ascii="Times New Roman" w:eastAsia="SimSun" w:hAnsi="Times New Roman" w:cs="Times New Roman"/>
        </w:rPr>
        <w:t>综合生产能力</w:t>
      </w:r>
      <w:r>
        <w:rPr>
          <w:rFonts w:ascii="Times New Roman" w:eastAsia="SimSun" w:hAnsi="Times New Roman" w:cs="Times New Roman" w:hint="eastAsia"/>
        </w:rPr>
        <w:t>的实证研究，本文同时使用中文和英文数据库开展系统检索。并参照</w:t>
      </w:r>
      <w:r>
        <w:rPr>
          <w:rFonts w:ascii="Times New Roman" w:eastAsia="SimSun" w:hAnsi="Times New Roman" w:cs="Times New Roman"/>
        </w:rPr>
        <w:t>PRISMA</w:t>
      </w:r>
      <w:r>
        <w:rPr>
          <w:rFonts w:ascii="Times New Roman" w:eastAsia="SimSun" w:hAnsi="Times New Roman" w:cs="Times New Roman"/>
        </w:rPr>
        <w:t>规范开展文献检索、筛选和报告</w:t>
      </w:r>
      <w:r>
        <w:rPr>
          <w:rFonts w:ascii="Times New Roman" w:eastAsia="SimSun" w:hAnsi="Times New Roman" w:cs="Times New Roman"/>
        </w:rPr>
        <w:fldChar w:fldCharType="begin"/>
      </w:r>
      <w:r>
        <w:rPr>
          <w:rFonts w:ascii="Times New Roman" w:eastAsia="SimSun" w:hAnsi="Times New Roman" w:cs="Times New Roman" w:hint="eastAsia"/>
        </w:rPr>
        <w:instrText xml:space="preserve"> ADDIN EN.CITE &lt;EndNote&gt;&lt;Cite&gt;&lt;Author&gt;Page&lt;/Author&gt;&lt;Year&gt;2021&lt;/Year&gt;&lt;RecNum&gt;646&lt;/RecNum&gt;&lt;DisplayText&gt;</w:instrText>
      </w:r>
      <w:r>
        <w:rPr>
          <w:rFonts w:ascii="Times New Roman" w:eastAsia="SimSun" w:hAnsi="Times New Roman" w:cs="Times New Roman" w:hint="eastAsia"/>
        </w:rPr>
        <w:instrText>（</w:instrText>
      </w:r>
      <w:r>
        <w:rPr>
          <w:rFonts w:ascii="Times New Roman" w:eastAsia="SimSun" w:hAnsi="Times New Roman" w:cs="Times New Roman" w:hint="eastAsia"/>
        </w:rPr>
        <w:instrText>Page</w:instrText>
      </w:r>
      <w:r>
        <w:rPr>
          <w:rFonts w:ascii="Times New Roman" w:eastAsia="SimSun" w:hAnsi="Times New Roman" w:cs="Times New Roman" w:hint="eastAsia"/>
        </w:rPr>
        <w:instrText>等，</w:instrText>
      </w:r>
      <w:r>
        <w:rPr>
          <w:rFonts w:ascii="Times New Roman" w:eastAsia="SimSun" w:hAnsi="Times New Roman" w:cs="Times New Roman" w:hint="eastAsia"/>
        </w:rPr>
        <w:instrText>2021</w:instrText>
      </w:r>
      <w:r>
        <w:rPr>
          <w:rFonts w:ascii="Times New Roman" w:eastAsia="SimSun" w:hAnsi="Times New Roman" w:cs="Times New Roman" w:hint="eastAsia"/>
        </w:rPr>
        <w:instrText>）</w:instrText>
      </w:r>
      <w:r>
        <w:rPr>
          <w:rFonts w:ascii="Times New Roman" w:eastAsia="SimSun" w:hAnsi="Times New Roman" w:cs="Times New Roman" w:hint="eastAsia"/>
        </w:rPr>
        <w:instrText>&lt;/DisplayText&gt;&lt;record&gt;&lt;rec-number&gt;646&lt;/rec-number&gt;&lt;foreign-keys&gt;&lt;key app="EN" db-id="v92vet5pxptdwtexw5dv9fzzpze5ttdvfxvd" timestamp="1775811665"&gt;646&lt;/key&gt;&lt;/foreign-keys&gt;&lt;ref-type name="</w:instrText>
      </w:r>
      <w:r>
        <w:rPr>
          <w:rFonts w:ascii="Times New Roman" w:eastAsia="SimSun" w:hAnsi="Times New Roman" w:cs="Times New Roman" w:hint="eastAsia"/>
        </w:rPr>
        <w:instrText>期刊文献</w:instrText>
      </w:r>
      <w:r>
        <w:rPr>
          <w:rFonts w:ascii="Times New Roman" w:eastAsia="SimSun" w:hAnsi="Times New Roman" w:cs="Times New Roman" w:hint="eastAsia"/>
        </w:rPr>
        <w:instrText>"&gt;17&lt;/ref-type&gt;&lt;contributors&gt;&lt;authors&gt;&lt;author&gt;Page, Matthew J.&lt;/author&gt;&lt;author&gt;McKenzie, Joanne E.&lt;/author&gt;&lt;author&gt;Bossuyt, Patrick M.&lt;/author&gt;&lt;author&gt;Boutron, Isabelle&lt;/author&gt;&lt;author&gt;Hoffmann, Tammy C.&lt;/au</w:instrText>
      </w:r>
      <w:r>
        <w:rPr>
          <w:rFonts w:ascii="Times New Roman" w:eastAsia="SimSun" w:hAnsi="Times New Roman" w:cs="Times New Roman"/>
        </w:rPr>
        <w:instrText>thor&gt;&lt;author&gt;Mulrow, Cynthia D.&lt;/author&gt;&lt;author&gt;Shamseer, Larissa&lt;/author&gt;&lt;author&gt;Tetzlaff, Jennifer M.&lt;/author&gt;&lt;author&gt;Akl, Elie A.&lt;/author&gt;&lt;author&gt;Brennan, Sue E.&lt;/author&gt;&lt;author&gt;Chou, Roger&lt;/author&gt;&lt;author&gt;Glanville, Julie&lt;/author&gt;&lt;author&gt;Grimshaw, Jeremy M.&lt;/author&gt;&lt;author&gt;Hróbjartsson, Asbjørn&lt;/author&gt;&lt;author&gt;Lalu, Manoj M.&lt;/author&gt;&lt;author&gt;Li, Tianjing&lt;/author&gt;&lt;author&gt;Loder, Elizabeth W.&lt;/author&gt;&lt;author&gt;Mayo-Wilson, Evan&lt;/author&gt;&lt;author&gt;McDonald, Steve&lt;/author&gt;&lt;author&gt;McGuinness, Luke A.&lt;/author&gt;&lt;author&gt;Stewart, Lesley A.&lt;/author&gt;&lt;author&gt;Thomas, James&lt;/author&gt;&lt;author&gt;Tricco, Andrea C.&lt;/author&gt;&lt;author&gt;Welch, Vivian A.&lt;/author&gt;&lt;author&gt;Whiting, Penny&lt;/author&gt;&lt;author&gt;Moher, David&lt;/author&gt;&lt;/authors&gt;&lt;/contributors&gt;&lt;titles&gt;&lt;title&gt;The PRISMA 2020 statement: An updated guideline for reporting systematic reviews&lt;/title&gt;&lt;secondary-title&gt;International Journal of Surgery&lt;/secondary-title&gt;&lt;/titles&gt;&lt;periodical&gt;&lt;full-title&gt;International Journal of Surgery&lt;/full-title&gt;&lt;/periodical&gt;&lt;pages&gt;105906&lt;/pages&gt;&lt;volume&gt;88&lt;/volume&gt;&lt;dates&gt;&lt;year&gt;2021&lt;/year&gt;&lt;pub-dates&gt;&lt;date&gt;2021/04/01/&lt;/date&gt;&lt;/pub-dates&gt;&lt;/dates&gt;&lt;isbn&gt;1743-9191&lt;/isbn&gt;&lt;urls&gt;&lt;related-urls&gt;&lt;url&gt;https://www.sciencedirect.com/science/article/pii/S1743919121000406&lt;/url&gt;&lt;/related-urls&gt;&lt;/urls&gt;&lt;electronic-resource-num&gt;https://doi.org/10.1016/j.ijsu.2021.105906&lt;/electronic-resource-num&gt;&lt;/record&gt;&lt;/Cite&gt;&lt;/EndNote&gt;</w:instrText>
      </w:r>
      <w:r>
        <w:rPr>
          <w:rFonts w:ascii="Times New Roman" w:eastAsia="SimSun" w:hAnsi="Times New Roman" w:cs="Times New Roman"/>
        </w:rPr>
        <w:fldChar w:fldCharType="separate"/>
      </w:r>
      <w:r>
        <w:rPr>
          <w:rFonts w:ascii="Times New Roman" w:eastAsia="SimSun" w:hAnsi="Times New Roman" w:cs="Times New Roman" w:hint="eastAsia"/>
          <w:noProof/>
        </w:rPr>
        <w:t>（</w:t>
      </w:r>
      <w:r>
        <w:rPr>
          <w:rFonts w:ascii="Times New Roman" w:eastAsia="SimSun" w:hAnsi="Times New Roman" w:cs="Times New Roman" w:hint="eastAsia"/>
          <w:noProof/>
        </w:rPr>
        <w:t>Page</w:t>
      </w:r>
      <w:r>
        <w:rPr>
          <w:rFonts w:ascii="Times New Roman" w:eastAsia="SimSun" w:hAnsi="Times New Roman" w:cs="Times New Roman" w:hint="eastAsia"/>
          <w:noProof/>
        </w:rPr>
        <w:t>等，</w:t>
      </w:r>
      <w:r>
        <w:rPr>
          <w:rFonts w:ascii="Times New Roman" w:eastAsia="SimSun" w:hAnsi="Times New Roman" w:cs="Times New Roman" w:hint="eastAsia"/>
          <w:noProof/>
        </w:rPr>
        <w:t>2021</w:t>
      </w:r>
      <w:r>
        <w:rPr>
          <w:rFonts w:ascii="Times New Roman" w:eastAsia="SimSun" w:hAnsi="Times New Roman" w:cs="Times New Roman" w:hint="eastAsia"/>
          <w:noProof/>
        </w:rPr>
        <w:t>）</w:t>
      </w:r>
      <w:r>
        <w:rPr>
          <w:rFonts w:ascii="Times New Roman" w:eastAsia="SimSun" w:hAnsi="Times New Roman" w:cs="Times New Roman"/>
        </w:rPr>
        <w:fldChar w:fldCharType="end"/>
      </w:r>
      <w:r>
        <w:rPr>
          <w:rFonts w:ascii="Times New Roman" w:eastAsia="SimSun" w:hAnsi="Times New Roman" w:cs="Times New Roman"/>
        </w:rPr>
        <w:t>。</w:t>
      </w:r>
      <w:r>
        <w:rPr>
          <w:rFonts w:ascii="Times New Roman" w:eastAsia="SimSun" w:hAnsi="Times New Roman" w:cs="Times New Roman" w:hint="eastAsia"/>
        </w:rPr>
        <w:t>中文数据库为</w:t>
      </w:r>
      <w:r>
        <w:rPr>
          <w:rFonts w:ascii="Times New Roman" w:eastAsia="SimSun" w:hAnsi="Times New Roman" w:cs="Times New Roman" w:hint="eastAsia"/>
        </w:rPr>
        <w:t>CNKI</w:t>
      </w:r>
      <w:r>
        <w:rPr>
          <w:rFonts w:ascii="Times New Roman" w:eastAsia="SimSun" w:hAnsi="Times New Roman" w:cs="Times New Roman" w:hint="eastAsia"/>
        </w:rPr>
        <w:t>，英文数据库为</w:t>
      </w:r>
      <w:r>
        <w:rPr>
          <w:rFonts w:ascii="Times New Roman" w:eastAsia="SimSun" w:hAnsi="Times New Roman" w:cs="Times New Roman" w:hint="eastAsia"/>
        </w:rPr>
        <w:t>Scopus</w:t>
      </w:r>
      <w:r>
        <w:rPr>
          <w:rFonts w:ascii="Times New Roman" w:eastAsia="SimSun" w:hAnsi="Times New Roman" w:cs="Times New Roman" w:hint="eastAsia"/>
        </w:rPr>
        <w:t>，</w:t>
      </w:r>
      <w:r>
        <w:rPr>
          <w:rFonts w:ascii="Times New Roman" w:eastAsia="SimSun" w:hAnsi="Times New Roman" w:cs="Times New Roman"/>
        </w:rPr>
        <w:t>以减少</w:t>
      </w:r>
      <w:r>
        <w:rPr>
          <w:rFonts w:ascii="Times New Roman" w:eastAsia="SimSun" w:hAnsi="Times New Roman" w:cs="Times New Roman" w:hint="eastAsia"/>
        </w:rPr>
        <w:t>单一</w:t>
      </w:r>
      <w:r>
        <w:rPr>
          <w:rFonts w:ascii="Times New Roman" w:eastAsia="SimSun" w:hAnsi="Times New Roman" w:cs="Times New Roman"/>
        </w:rPr>
        <w:t>数据库</w:t>
      </w:r>
      <w:r>
        <w:rPr>
          <w:rFonts w:ascii="Times New Roman" w:eastAsia="SimSun" w:hAnsi="Times New Roman" w:cs="Times New Roman" w:hint="eastAsia"/>
        </w:rPr>
        <w:t>带来</w:t>
      </w:r>
      <w:r>
        <w:rPr>
          <w:rFonts w:ascii="Times New Roman" w:eastAsia="SimSun" w:hAnsi="Times New Roman" w:cs="Times New Roman"/>
        </w:rPr>
        <w:t>的</w:t>
      </w:r>
      <w:r>
        <w:rPr>
          <w:rFonts w:ascii="Times New Roman" w:eastAsia="SimSun" w:hAnsi="Times New Roman" w:cs="Times New Roman" w:hint="eastAsia"/>
        </w:rPr>
        <w:t>样本遗漏</w:t>
      </w:r>
      <w:r>
        <w:rPr>
          <w:rFonts w:ascii="Times New Roman" w:eastAsia="SimSun" w:hAnsi="Times New Roman" w:cs="Times New Roman"/>
        </w:rPr>
        <w:t>。</w:t>
      </w:r>
      <w:r>
        <w:rPr>
          <w:rFonts w:ascii="Times New Roman" w:eastAsia="SimSun" w:hAnsi="Times New Roman" w:cs="Times New Roman" w:hint="eastAsia"/>
        </w:rPr>
        <w:t>在检索策略上，本文依托</w:t>
      </w:r>
      <w:r>
        <w:rPr>
          <w:rFonts w:ascii="Times New Roman" w:eastAsia="SimSun" w:hAnsi="Times New Roman" w:cs="Times New Roman" w:hint="eastAsia"/>
        </w:rPr>
        <w:t>PICOS</w:t>
      </w:r>
      <w:r>
        <w:rPr>
          <w:rFonts w:ascii="Times New Roman" w:eastAsia="SimSun" w:hAnsi="Times New Roman" w:cs="Times New Roman" w:hint="eastAsia"/>
        </w:rPr>
        <w:t>架构，采用“干预—对象—结果—地域”四维组合逻辑构建结构化检索表达式。中文检索式主要为：（“</w:t>
      </w:r>
      <w:r>
        <w:rPr>
          <w:rFonts w:ascii="Times New Roman" w:eastAsia="SimSun" w:hAnsi="Times New Roman" w:cs="Times New Roman"/>
        </w:rPr>
        <w:t>农业机械化</w:t>
      </w:r>
      <w:r>
        <w:rPr>
          <w:rFonts w:ascii="Times New Roman" w:eastAsia="SimSun" w:hAnsi="Times New Roman" w:cs="Times New Roman" w:hint="eastAsia"/>
        </w:rPr>
        <w:t>”</w:t>
      </w:r>
      <w:r>
        <w:rPr>
          <w:rFonts w:ascii="Times New Roman" w:eastAsia="SimSun" w:hAnsi="Times New Roman" w:cs="Times New Roman" w:hint="eastAsia"/>
        </w:rPr>
        <w:t>OR</w:t>
      </w:r>
      <w:r>
        <w:rPr>
          <w:rFonts w:ascii="Times New Roman" w:eastAsia="SimSun" w:hAnsi="Times New Roman" w:cs="Times New Roman" w:hint="eastAsia"/>
        </w:rPr>
        <w:t>“</w:t>
      </w:r>
      <w:r>
        <w:rPr>
          <w:rFonts w:ascii="Times New Roman" w:eastAsia="SimSun" w:hAnsi="Times New Roman" w:cs="Times New Roman"/>
        </w:rPr>
        <w:t>农机化</w:t>
      </w:r>
      <w:r>
        <w:rPr>
          <w:rFonts w:ascii="Times New Roman" w:eastAsia="SimSun" w:hAnsi="Times New Roman" w:cs="Times New Roman" w:hint="eastAsia"/>
        </w:rPr>
        <w:t>”</w:t>
      </w:r>
      <w:r>
        <w:rPr>
          <w:rFonts w:ascii="Times New Roman" w:eastAsia="SimSun" w:hAnsi="Times New Roman" w:cs="Times New Roman" w:hint="eastAsia"/>
        </w:rPr>
        <w:t>OR</w:t>
      </w:r>
      <w:r>
        <w:rPr>
          <w:rFonts w:ascii="Times New Roman" w:eastAsia="SimSun" w:hAnsi="Times New Roman" w:cs="Times New Roman" w:hint="eastAsia"/>
        </w:rPr>
        <w:t>“</w:t>
      </w:r>
      <w:r>
        <w:rPr>
          <w:rFonts w:ascii="Times New Roman" w:eastAsia="SimSun" w:hAnsi="Times New Roman" w:cs="Times New Roman"/>
        </w:rPr>
        <w:t>农机装备</w:t>
      </w:r>
      <w:r>
        <w:rPr>
          <w:rFonts w:ascii="Times New Roman" w:eastAsia="SimSun" w:hAnsi="Times New Roman" w:cs="Times New Roman" w:hint="eastAsia"/>
        </w:rPr>
        <w:t>”</w:t>
      </w:r>
      <w:r>
        <w:rPr>
          <w:rFonts w:ascii="Times New Roman" w:eastAsia="SimSun" w:hAnsi="Times New Roman" w:cs="Times New Roman" w:hint="eastAsia"/>
        </w:rPr>
        <w:t>OR</w:t>
      </w:r>
      <w:del w:id="113" w:author="黄圣男" w:date="2026-06-30T16:52:00Z" w16du:dateUtc="2026-06-30T08:52:00Z">
        <w:r w:rsidDel="0084495D">
          <w:rPr>
            <w:rFonts w:ascii="Times New Roman" w:eastAsia="SimSun" w:hAnsi="Times New Roman" w:cs="Times New Roman" w:hint="eastAsia"/>
          </w:rPr>
          <w:delText xml:space="preserve"> </w:delText>
        </w:r>
      </w:del>
      <w:r>
        <w:rPr>
          <w:rFonts w:ascii="Times New Roman" w:eastAsia="SimSun" w:hAnsi="Times New Roman" w:cs="Times New Roman" w:hint="eastAsia"/>
        </w:rPr>
        <w:t>“</w:t>
      </w:r>
      <w:r>
        <w:rPr>
          <w:rFonts w:ascii="Times New Roman" w:eastAsia="SimSun" w:hAnsi="Times New Roman" w:cs="Times New Roman"/>
        </w:rPr>
        <w:t>农机投入</w:t>
      </w:r>
      <w:r>
        <w:rPr>
          <w:rFonts w:ascii="Times New Roman" w:eastAsia="SimSun" w:hAnsi="Times New Roman" w:cs="Times New Roman" w:hint="eastAsia"/>
        </w:rPr>
        <w:t>”</w:t>
      </w:r>
      <w:r>
        <w:rPr>
          <w:rFonts w:ascii="Times New Roman" w:eastAsia="SimSun" w:hAnsi="Times New Roman" w:cs="Times New Roman" w:hint="eastAsia"/>
        </w:rPr>
        <w:t>OR</w:t>
      </w:r>
      <w:r>
        <w:rPr>
          <w:rFonts w:ascii="Times New Roman" w:eastAsia="SimSun" w:hAnsi="Times New Roman" w:cs="Times New Roman" w:hint="eastAsia"/>
        </w:rPr>
        <w:t>“</w:t>
      </w:r>
      <w:r>
        <w:rPr>
          <w:rFonts w:ascii="Times New Roman" w:eastAsia="SimSun" w:hAnsi="Times New Roman" w:cs="Times New Roman"/>
        </w:rPr>
        <w:t>农机社会化服务</w:t>
      </w:r>
      <w:r>
        <w:rPr>
          <w:rFonts w:ascii="Times New Roman" w:eastAsia="SimSun" w:hAnsi="Times New Roman" w:cs="Times New Roman" w:hint="eastAsia"/>
        </w:rPr>
        <w:t>”</w:t>
      </w:r>
      <w:r>
        <w:rPr>
          <w:rFonts w:ascii="Times New Roman" w:eastAsia="SimSun" w:hAnsi="Times New Roman" w:cs="Times New Roman" w:hint="eastAsia"/>
        </w:rPr>
        <w:t>OR</w:t>
      </w:r>
      <w:r>
        <w:rPr>
          <w:rFonts w:ascii="Times New Roman" w:eastAsia="SimSun" w:hAnsi="Times New Roman" w:cs="Times New Roman" w:hint="eastAsia"/>
        </w:rPr>
        <w:t>“</w:t>
      </w:r>
      <w:r>
        <w:rPr>
          <w:rFonts w:ascii="Times New Roman" w:eastAsia="SimSun" w:hAnsi="Times New Roman" w:cs="Times New Roman"/>
        </w:rPr>
        <w:t>农机服务</w:t>
      </w:r>
      <w:r>
        <w:rPr>
          <w:rFonts w:ascii="Times New Roman" w:eastAsia="SimSun" w:hAnsi="Times New Roman" w:cs="Times New Roman" w:hint="eastAsia"/>
        </w:rPr>
        <w:t>”</w:t>
      </w:r>
      <w:r>
        <w:rPr>
          <w:rFonts w:ascii="Times New Roman" w:eastAsia="SimSun" w:hAnsi="Times New Roman" w:cs="Times New Roman" w:hint="eastAsia"/>
        </w:rPr>
        <w:t>OR</w:t>
      </w:r>
      <w:r>
        <w:rPr>
          <w:rFonts w:ascii="Times New Roman" w:eastAsia="SimSun" w:hAnsi="Times New Roman" w:cs="Times New Roman" w:hint="eastAsia"/>
        </w:rPr>
        <w:t>“</w:t>
      </w:r>
      <w:r>
        <w:rPr>
          <w:rFonts w:ascii="Times New Roman" w:eastAsia="SimSun" w:hAnsi="Times New Roman" w:cs="Times New Roman"/>
        </w:rPr>
        <w:t>跨区作业</w:t>
      </w:r>
      <w:r>
        <w:rPr>
          <w:rFonts w:ascii="Times New Roman" w:eastAsia="SimSun" w:hAnsi="Times New Roman" w:cs="Times New Roman" w:hint="eastAsia"/>
        </w:rPr>
        <w:t>”</w:t>
      </w:r>
      <w:r>
        <w:rPr>
          <w:rFonts w:ascii="Times New Roman" w:eastAsia="SimSun" w:hAnsi="Times New Roman" w:cs="Times New Roman" w:hint="eastAsia"/>
        </w:rPr>
        <w:t>OR</w:t>
      </w:r>
      <w:r>
        <w:rPr>
          <w:rFonts w:ascii="Times New Roman" w:eastAsia="SimSun" w:hAnsi="Times New Roman" w:cs="Times New Roman" w:hint="eastAsia"/>
        </w:rPr>
        <w:t>“</w:t>
      </w:r>
      <w:r>
        <w:rPr>
          <w:rFonts w:ascii="Times New Roman" w:eastAsia="SimSun" w:hAnsi="Times New Roman" w:cs="Times New Roman"/>
        </w:rPr>
        <w:t>机械化水平</w:t>
      </w:r>
      <w:r>
        <w:rPr>
          <w:rFonts w:ascii="Times New Roman" w:eastAsia="SimSun" w:hAnsi="Times New Roman" w:cs="Times New Roman" w:hint="eastAsia"/>
        </w:rPr>
        <w:t>”</w:t>
      </w:r>
      <w:r>
        <w:rPr>
          <w:rFonts w:ascii="Times New Roman" w:eastAsia="SimSun" w:hAnsi="Times New Roman" w:cs="Times New Roman" w:hint="eastAsia"/>
        </w:rPr>
        <w:t>OR</w:t>
      </w:r>
      <w:r>
        <w:rPr>
          <w:rFonts w:ascii="Times New Roman" w:eastAsia="SimSun" w:hAnsi="Times New Roman" w:cs="Times New Roman" w:hint="eastAsia"/>
        </w:rPr>
        <w:t>“</w:t>
      </w:r>
      <w:r>
        <w:rPr>
          <w:rFonts w:ascii="Times New Roman" w:eastAsia="SimSun" w:hAnsi="Times New Roman" w:cs="Times New Roman"/>
        </w:rPr>
        <w:t>农机总动力</w:t>
      </w:r>
      <w:r>
        <w:rPr>
          <w:rFonts w:ascii="Times New Roman" w:eastAsia="SimSun" w:hAnsi="Times New Roman" w:cs="Times New Roman" w:hint="eastAsia"/>
        </w:rPr>
        <w:t>”</w:t>
      </w:r>
      <w:r>
        <w:rPr>
          <w:rFonts w:ascii="Times New Roman" w:eastAsia="SimSun" w:hAnsi="Times New Roman" w:cs="Times New Roman" w:hint="eastAsia"/>
        </w:rPr>
        <w:t>OR</w:t>
      </w:r>
      <w:r>
        <w:rPr>
          <w:rFonts w:ascii="Times New Roman" w:eastAsia="SimSun" w:hAnsi="Times New Roman" w:cs="Times New Roman" w:hint="eastAsia"/>
        </w:rPr>
        <w:t>“</w:t>
      </w:r>
      <w:r>
        <w:rPr>
          <w:rFonts w:ascii="Times New Roman" w:eastAsia="SimSun" w:hAnsi="Times New Roman" w:cs="Times New Roman"/>
        </w:rPr>
        <w:t>农业机械</w:t>
      </w:r>
      <w:r>
        <w:rPr>
          <w:rFonts w:ascii="Times New Roman" w:eastAsia="SimSun" w:hAnsi="Times New Roman" w:cs="Times New Roman" w:hint="eastAsia"/>
        </w:rPr>
        <w:t>”</w:t>
      </w:r>
      <w:r>
        <w:rPr>
          <w:rFonts w:ascii="Times New Roman" w:eastAsia="SimSun" w:hAnsi="Times New Roman" w:cs="Times New Roman" w:hint="eastAsia"/>
        </w:rPr>
        <w:t>OR</w:t>
      </w:r>
      <w:r>
        <w:rPr>
          <w:rFonts w:ascii="Times New Roman" w:eastAsia="SimSun" w:hAnsi="Times New Roman" w:cs="Times New Roman" w:hint="eastAsia"/>
        </w:rPr>
        <w:t>“</w:t>
      </w:r>
      <w:r>
        <w:rPr>
          <w:rFonts w:ascii="Times New Roman" w:eastAsia="SimSun" w:hAnsi="Times New Roman" w:cs="Times New Roman"/>
        </w:rPr>
        <w:t>机耕</w:t>
      </w:r>
      <w:r>
        <w:rPr>
          <w:rFonts w:ascii="Times New Roman" w:eastAsia="SimSun" w:hAnsi="Times New Roman" w:cs="Times New Roman" w:hint="eastAsia"/>
        </w:rPr>
        <w:t>”</w:t>
      </w:r>
      <w:r>
        <w:rPr>
          <w:rFonts w:ascii="Times New Roman" w:eastAsia="SimSun" w:hAnsi="Times New Roman" w:cs="Times New Roman" w:hint="eastAsia"/>
        </w:rPr>
        <w:t>OR</w:t>
      </w:r>
      <w:r>
        <w:rPr>
          <w:rFonts w:ascii="Times New Roman" w:eastAsia="SimSun" w:hAnsi="Times New Roman" w:cs="Times New Roman" w:hint="eastAsia"/>
        </w:rPr>
        <w:t>“</w:t>
      </w:r>
      <w:r>
        <w:rPr>
          <w:rFonts w:ascii="Times New Roman" w:eastAsia="SimSun" w:hAnsi="Times New Roman" w:cs="Times New Roman"/>
        </w:rPr>
        <w:t>机播</w:t>
      </w:r>
      <w:r>
        <w:rPr>
          <w:rFonts w:ascii="Times New Roman" w:eastAsia="SimSun" w:hAnsi="Times New Roman" w:cs="Times New Roman" w:hint="eastAsia"/>
        </w:rPr>
        <w:t>”</w:t>
      </w:r>
      <w:r>
        <w:rPr>
          <w:rFonts w:ascii="Times New Roman" w:eastAsia="SimSun" w:hAnsi="Times New Roman" w:cs="Times New Roman" w:hint="eastAsia"/>
        </w:rPr>
        <w:t>OR</w:t>
      </w:r>
      <w:r>
        <w:rPr>
          <w:rFonts w:ascii="Times New Roman" w:eastAsia="SimSun" w:hAnsi="Times New Roman" w:cs="Times New Roman" w:hint="eastAsia"/>
        </w:rPr>
        <w:t>“</w:t>
      </w:r>
      <w:r>
        <w:rPr>
          <w:rFonts w:ascii="Times New Roman" w:eastAsia="SimSun" w:hAnsi="Times New Roman" w:cs="Times New Roman"/>
        </w:rPr>
        <w:t>机收</w:t>
      </w:r>
      <w:r>
        <w:rPr>
          <w:rFonts w:ascii="Times New Roman" w:eastAsia="SimSun" w:hAnsi="Times New Roman" w:cs="Times New Roman" w:hint="eastAsia"/>
        </w:rPr>
        <w:t>”</w:t>
      </w:r>
      <w:r>
        <w:rPr>
          <w:rFonts w:ascii="Times New Roman" w:eastAsia="SimSun" w:hAnsi="Times New Roman" w:cs="Times New Roman" w:hint="eastAsia"/>
        </w:rPr>
        <w:t>OR</w:t>
      </w:r>
      <w:r>
        <w:rPr>
          <w:rFonts w:ascii="Times New Roman" w:eastAsia="SimSun" w:hAnsi="Times New Roman" w:cs="Times New Roman" w:hint="eastAsia"/>
        </w:rPr>
        <w:t>“</w:t>
      </w:r>
      <w:r>
        <w:rPr>
          <w:rFonts w:ascii="Times New Roman" w:eastAsia="SimSun" w:hAnsi="Times New Roman" w:cs="Times New Roman"/>
        </w:rPr>
        <w:t>机械作业</w:t>
      </w:r>
      <w:r>
        <w:rPr>
          <w:rFonts w:ascii="Times New Roman" w:eastAsia="SimSun" w:hAnsi="Times New Roman" w:cs="Times New Roman" w:hint="eastAsia"/>
        </w:rPr>
        <w:t>”</w:t>
      </w:r>
      <w:r>
        <w:rPr>
          <w:rFonts w:ascii="Times New Roman" w:eastAsia="SimSun" w:hAnsi="Times New Roman" w:cs="Times New Roman" w:hint="eastAsia"/>
        </w:rPr>
        <w:t>OR</w:t>
      </w:r>
      <w:r>
        <w:rPr>
          <w:rFonts w:ascii="Times New Roman" w:eastAsia="SimSun" w:hAnsi="Times New Roman" w:cs="Times New Roman" w:hint="eastAsia"/>
        </w:rPr>
        <w:t>“</w:t>
      </w:r>
      <w:r>
        <w:rPr>
          <w:rFonts w:ascii="Times New Roman" w:eastAsia="SimSun" w:hAnsi="Times New Roman" w:cs="Times New Roman"/>
        </w:rPr>
        <w:t>农机具</w:t>
      </w:r>
      <w:r>
        <w:rPr>
          <w:rFonts w:ascii="Times New Roman" w:eastAsia="SimSun" w:hAnsi="Times New Roman" w:cs="Times New Roman"/>
        </w:rPr>
        <w:t>”</w:t>
      </w:r>
      <w:r>
        <w:rPr>
          <w:rFonts w:ascii="Times New Roman" w:eastAsia="SimSun" w:hAnsi="Times New Roman" w:cs="Times New Roman" w:hint="eastAsia"/>
        </w:rPr>
        <w:t>）</w:t>
      </w:r>
      <w:r>
        <w:rPr>
          <w:rFonts w:ascii="Times New Roman" w:eastAsia="SimSun" w:hAnsi="Times New Roman" w:cs="Times New Roman"/>
        </w:rPr>
        <w:t>AND</w:t>
      </w:r>
      <w:r>
        <w:rPr>
          <w:rFonts w:ascii="Times New Roman" w:eastAsia="SimSun" w:hAnsi="Times New Roman" w:cs="Times New Roman" w:hint="eastAsia"/>
        </w:rPr>
        <w:t>（“</w:t>
      </w:r>
      <w:r>
        <w:rPr>
          <w:rFonts w:ascii="Times New Roman" w:eastAsia="SimSun" w:hAnsi="Times New Roman" w:cs="Times New Roman"/>
        </w:rPr>
        <w:t>粮食</w:t>
      </w:r>
      <w:r>
        <w:rPr>
          <w:rFonts w:ascii="Times New Roman" w:eastAsia="SimSun" w:hAnsi="Times New Roman" w:cs="Times New Roman" w:hint="eastAsia"/>
        </w:rPr>
        <w:t>”</w:t>
      </w:r>
      <w:r>
        <w:rPr>
          <w:rFonts w:ascii="Times New Roman" w:eastAsia="SimSun" w:hAnsi="Times New Roman" w:cs="Times New Roman" w:hint="eastAsia"/>
        </w:rPr>
        <w:t>OR</w:t>
      </w:r>
      <w:r>
        <w:rPr>
          <w:rFonts w:ascii="Times New Roman" w:eastAsia="SimSun" w:hAnsi="Times New Roman" w:cs="Times New Roman" w:hint="eastAsia"/>
        </w:rPr>
        <w:t>“</w:t>
      </w:r>
      <w:r>
        <w:rPr>
          <w:rFonts w:ascii="Times New Roman" w:eastAsia="SimSun" w:hAnsi="Times New Roman" w:cs="Times New Roman"/>
        </w:rPr>
        <w:t>粮食安全</w:t>
      </w:r>
      <w:r>
        <w:rPr>
          <w:rFonts w:ascii="Times New Roman" w:eastAsia="SimSun" w:hAnsi="Times New Roman" w:cs="Times New Roman" w:hint="eastAsia"/>
        </w:rPr>
        <w:t>”</w:t>
      </w:r>
      <w:r>
        <w:rPr>
          <w:rFonts w:ascii="Times New Roman" w:eastAsia="SimSun" w:hAnsi="Times New Roman" w:cs="Times New Roman" w:hint="eastAsia"/>
        </w:rPr>
        <w:t>OR</w:t>
      </w:r>
      <w:r>
        <w:rPr>
          <w:rFonts w:ascii="Times New Roman" w:eastAsia="SimSun" w:hAnsi="Times New Roman" w:cs="Times New Roman" w:hint="eastAsia"/>
        </w:rPr>
        <w:t>“</w:t>
      </w:r>
      <w:r>
        <w:rPr>
          <w:rFonts w:ascii="Times New Roman" w:eastAsia="SimSun" w:hAnsi="Times New Roman" w:cs="Times New Roman"/>
        </w:rPr>
        <w:t>稻谷</w:t>
      </w:r>
      <w:r>
        <w:rPr>
          <w:rFonts w:ascii="Times New Roman" w:eastAsia="SimSun" w:hAnsi="Times New Roman" w:cs="Times New Roman" w:hint="eastAsia"/>
        </w:rPr>
        <w:t>”</w:t>
      </w:r>
      <w:r>
        <w:rPr>
          <w:rFonts w:ascii="Times New Roman" w:eastAsia="SimSun" w:hAnsi="Times New Roman" w:cs="Times New Roman" w:hint="eastAsia"/>
        </w:rPr>
        <w:t>OR</w:t>
      </w:r>
      <w:r>
        <w:rPr>
          <w:rFonts w:ascii="Times New Roman" w:eastAsia="SimSun" w:hAnsi="Times New Roman" w:cs="Times New Roman" w:hint="eastAsia"/>
        </w:rPr>
        <w:t>“</w:t>
      </w:r>
      <w:r>
        <w:rPr>
          <w:rFonts w:ascii="Times New Roman" w:eastAsia="SimSun" w:hAnsi="Times New Roman" w:cs="Times New Roman"/>
        </w:rPr>
        <w:t>水稻</w:t>
      </w:r>
      <w:r>
        <w:rPr>
          <w:rFonts w:ascii="Times New Roman" w:eastAsia="SimSun" w:hAnsi="Times New Roman" w:cs="Times New Roman" w:hint="eastAsia"/>
        </w:rPr>
        <w:t>”</w:t>
      </w:r>
      <w:r>
        <w:rPr>
          <w:rFonts w:ascii="Times New Roman" w:eastAsia="SimSun" w:hAnsi="Times New Roman" w:cs="Times New Roman" w:hint="eastAsia"/>
        </w:rPr>
        <w:t>OR</w:t>
      </w:r>
      <w:r>
        <w:rPr>
          <w:rFonts w:ascii="Times New Roman" w:eastAsia="SimSun" w:hAnsi="Times New Roman" w:cs="Times New Roman" w:hint="eastAsia"/>
        </w:rPr>
        <w:t>“</w:t>
      </w:r>
      <w:r>
        <w:rPr>
          <w:rFonts w:ascii="Times New Roman" w:eastAsia="SimSun" w:hAnsi="Times New Roman" w:cs="Times New Roman"/>
        </w:rPr>
        <w:t>早稻</w:t>
      </w:r>
      <w:r>
        <w:rPr>
          <w:rFonts w:ascii="Times New Roman" w:eastAsia="SimSun" w:hAnsi="Times New Roman" w:cs="Times New Roman" w:hint="eastAsia"/>
        </w:rPr>
        <w:t>”</w:t>
      </w:r>
      <w:r>
        <w:rPr>
          <w:rFonts w:ascii="Times New Roman" w:eastAsia="SimSun" w:hAnsi="Times New Roman" w:cs="Times New Roman" w:hint="eastAsia"/>
        </w:rPr>
        <w:t>OR</w:t>
      </w:r>
      <w:r>
        <w:rPr>
          <w:rFonts w:ascii="Times New Roman" w:eastAsia="SimSun" w:hAnsi="Times New Roman" w:cs="Times New Roman" w:hint="eastAsia"/>
        </w:rPr>
        <w:t>“</w:t>
      </w:r>
      <w:r>
        <w:rPr>
          <w:rFonts w:ascii="Times New Roman" w:eastAsia="SimSun" w:hAnsi="Times New Roman" w:cs="Times New Roman"/>
        </w:rPr>
        <w:t>晚稻</w:t>
      </w:r>
      <w:r>
        <w:rPr>
          <w:rFonts w:ascii="Times New Roman" w:eastAsia="SimSun" w:hAnsi="Times New Roman" w:cs="Times New Roman" w:hint="eastAsia"/>
        </w:rPr>
        <w:t>”</w:t>
      </w:r>
      <w:r>
        <w:rPr>
          <w:rFonts w:ascii="Times New Roman" w:eastAsia="SimSun" w:hAnsi="Times New Roman" w:cs="Times New Roman" w:hint="eastAsia"/>
        </w:rPr>
        <w:t>OR</w:t>
      </w:r>
      <w:r>
        <w:rPr>
          <w:rFonts w:ascii="Times New Roman" w:eastAsia="SimSun" w:hAnsi="Times New Roman" w:cs="Times New Roman" w:hint="eastAsia"/>
        </w:rPr>
        <w:t>“</w:t>
      </w:r>
      <w:r>
        <w:rPr>
          <w:rFonts w:ascii="Times New Roman" w:eastAsia="SimSun" w:hAnsi="Times New Roman" w:cs="Times New Roman"/>
        </w:rPr>
        <w:t>小麦</w:t>
      </w:r>
      <w:r>
        <w:rPr>
          <w:rFonts w:ascii="Times New Roman" w:eastAsia="SimSun" w:hAnsi="Times New Roman" w:cs="Times New Roman" w:hint="eastAsia"/>
        </w:rPr>
        <w:t>”</w:t>
      </w:r>
      <w:r>
        <w:rPr>
          <w:rFonts w:ascii="Times New Roman" w:eastAsia="SimSun" w:hAnsi="Times New Roman" w:cs="Times New Roman" w:hint="eastAsia"/>
        </w:rPr>
        <w:t>OR</w:t>
      </w:r>
      <w:r>
        <w:rPr>
          <w:rFonts w:ascii="Times New Roman" w:eastAsia="SimSun" w:hAnsi="Times New Roman" w:cs="Times New Roman" w:hint="eastAsia"/>
        </w:rPr>
        <w:t>“</w:t>
      </w:r>
      <w:r>
        <w:rPr>
          <w:rFonts w:ascii="Times New Roman" w:eastAsia="SimSun" w:hAnsi="Times New Roman" w:cs="Times New Roman"/>
        </w:rPr>
        <w:t>玉米</w:t>
      </w:r>
      <w:r>
        <w:rPr>
          <w:rFonts w:ascii="Times New Roman" w:eastAsia="SimSun" w:hAnsi="Times New Roman" w:cs="Times New Roman" w:hint="eastAsia"/>
        </w:rPr>
        <w:t>”</w:t>
      </w:r>
      <w:r>
        <w:rPr>
          <w:rFonts w:ascii="Times New Roman" w:eastAsia="SimSun" w:hAnsi="Times New Roman" w:cs="Times New Roman" w:hint="eastAsia"/>
        </w:rPr>
        <w:t>OR</w:t>
      </w:r>
      <w:r>
        <w:rPr>
          <w:rFonts w:ascii="Times New Roman" w:eastAsia="SimSun" w:hAnsi="Times New Roman" w:cs="Times New Roman" w:hint="eastAsia"/>
        </w:rPr>
        <w:t>“</w:t>
      </w:r>
      <w:r>
        <w:rPr>
          <w:rFonts w:ascii="Times New Roman" w:eastAsia="SimSun" w:hAnsi="Times New Roman" w:cs="Times New Roman"/>
        </w:rPr>
        <w:t>大豆</w:t>
      </w:r>
      <w:r>
        <w:rPr>
          <w:rFonts w:ascii="Times New Roman" w:eastAsia="SimSun" w:hAnsi="Times New Roman" w:cs="Times New Roman" w:hint="eastAsia"/>
        </w:rPr>
        <w:t>”</w:t>
      </w:r>
      <w:r>
        <w:rPr>
          <w:rFonts w:ascii="Times New Roman" w:eastAsia="SimSun" w:hAnsi="Times New Roman" w:cs="Times New Roman" w:hint="eastAsia"/>
        </w:rPr>
        <w:t>OR</w:t>
      </w:r>
      <w:r>
        <w:rPr>
          <w:rFonts w:ascii="Times New Roman" w:eastAsia="SimSun" w:hAnsi="Times New Roman" w:cs="Times New Roman" w:hint="eastAsia"/>
        </w:rPr>
        <w:t>“</w:t>
      </w:r>
      <w:r>
        <w:rPr>
          <w:rFonts w:ascii="Times New Roman" w:eastAsia="SimSun" w:hAnsi="Times New Roman" w:cs="Times New Roman"/>
        </w:rPr>
        <w:t>谷物</w:t>
      </w:r>
      <w:r>
        <w:rPr>
          <w:rFonts w:ascii="Times New Roman" w:eastAsia="SimSun" w:hAnsi="Times New Roman" w:cs="Times New Roman" w:hint="eastAsia"/>
        </w:rPr>
        <w:t>”</w:t>
      </w:r>
      <w:r>
        <w:rPr>
          <w:rFonts w:ascii="Times New Roman" w:eastAsia="SimSun" w:hAnsi="Times New Roman" w:cs="Times New Roman" w:hint="eastAsia"/>
        </w:rPr>
        <w:t>OR</w:t>
      </w:r>
      <w:r>
        <w:rPr>
          <w:rFonts w:ascii="Times New Roman" w:eastAsia="SimSun" w:hAnsi="Times New Roman" w:cs="Times New Roman" w:hint="eastAsia"/>
        </w:rPr>
        <w:t>“</w:t>
      </w:r>
      <w:r>
        <w:rPr>
          <w:rFonts w:ascii="Times New Roman" w:eastAsia="SimSun" w:hAnsi="Times New Roman" w:cs="Times New Roman"/>
        </w:rPr>
        <w:t>秋粮</w:t>
      </w:r>
      <w:r>
        <w:rPr>
          <w:rFonts w:ascii="Times New Roman" w:eastAsia="SimSun" w:hAnsi="Times New Roman" w:cs="Times New Roman" w:hint="eastAsia"/>
        </w:rPr>
        <w:t>”</w:t>
      </w:r>
      <w:r>
        <w:rPr>
          <w:rFonts w:ascii="Times New Roman" w:eastAsia="SimSun" w:hAnsi="Times New Roman" w:cs="Times New Roman" w:hint="eastAsia"/>
        </w:rPr>
        <w:t>OR</w:t>
      </w:r>
      <w:r>
        <w:rPr>
          <w:rFonts w:ascii="Times New Roman" w:eastAsia="SimSun" w:hAnsi="Times New Roman" w:cs="Times New Roman" w:hint="eastAsia"/>
        </w:rPr>
        <w:t>“</w:t>
      </w:r>
      <w:r>
        <w:rPr>
          <w:rFonts w:ascii="Times New Roman" w:eastAsia="SimSun" w:hAnsi="Times New Roman" w:cs="Times New Roman"/>
        </w:rPr>
        <w:t>夏粮</w:t>
      </w:r>
      <w:r>
        <w:rPr>
          <w:rFonts w:ascii="Times New Roman" w:eastAsia="SimSun" w:hAnsi="Times New Roman" w:cs="Times New Roman" w:hint="eastAsia"/>
        </w:rPr>
        <w:t>”）</w:t>
      </w:r>
      <w:r>
        <w:rPr>
          <w:rFonts w:ascii="Times New Roman" w:eastAsia="SimSun" w:hAnsi="Times New Roman" w:cs="Times New Roman"/>
        </w:rPr>
        <w:t>AND</w:t>
      </w:r>
      <w:r>
        <w:rPr>
          <w:rFonts w:ascii="Times New Roman" w:eastAsia="SimSun" w:hAnsi="Times New Roman" w:cs="Times New Roman" w:hint="eastAsia"/>
        </w:rPr>
        <w:t>（“</w:t>
      </w:r>
      <w:r>
        <w:rPr>
          <w:rFonts w:ascii="Times New Roman" w:eastAsia="SimSun" w:hAnsi="Times New Roman" w:cs="Times New Roman"/>
        </w:rPr>
        <w:t>播种面积</w:t>
      </w:r>
      <w:r>
        <w:rPr>
          <w:rFonts w:ascii="Times New Roman" w:eastAsia="SimSun" w:hAnsi="Times New Roman" w:cs="Times New Roman" w:hint="eastAsia"/>
        </w:rPr>
        <w:t>”</w:t>
      </w:r>
      <w:r>
        <w:rPr>
          <w:rFonts w:ascii="Times New Roman" w:eastAsia="SimSun" w:hAnsi="Times New Roman" w:cs="Times New Roman" w:hint="eastAsia"/>
        </w:rPr>
        <w:t>OR</w:t>
      </w:r>
      <w:r>
        <w:rPr>
          <w:rFonts w:ascii="Times New Roman" w:eastAsia="SimSun" w:hAnsi="Times New Roman" w:cs="Times New Roman" w:hint="eastAsia"/>
        </w:rPr>
        <w:t>“</w:t>
      </w:r>
      <w:r>
        <w:rPr>
          <w:rFonts w:ascii="Times New Roman" w:eastAsia="SimSun" w:hAnsi="Times New Roman" w:cs="Times New Roman"/>
        </w:rPr>
        <w:t>种植面积</w:t>
      </w:r>
      <w:r>
        <w:rPr>
          <w:rFonts w:ascii="Times New Roman" w:eastAsia="SimSun" w:hAnsi="Times New Roman" w:cs="Times New Roman" w:hint="eastAsia"/>
        </w:rPr>
        <w:t>”</w:t>
      </w:r>
      <w:r>
        <w:rPr>
          <w:rFonts w:ascii="Times New Roman" w:eastAsia="SimSun" w:hAnsi="Times New Roman" w:cs="Times New Roman" w:hint="eastAsia"/>
        </w:rPr>
        <w:t>OR</w:t>
      </w:r>
      <w:r>
        <w:rPr>
          <w:rFonts w:ascii="Times New Roman" w:eastAsia="SimSun" w:hAnsi="Times New Roman" w:cs="Times New Roman" w:hint="eastAsia"/>
        </w:rPr>
        <w:t>“</w:t>
      </w:r>
      <w:r>
        <w:rPr>
          <w:rFonts w:ascii="Times New Roman" w:eastAsia="SimSun" w:hAnsi="Times New Roman" w:cs="Times New Roman"/>
        </w:rPr>
        <w:t>单产</w:t>
      </w:r>
      <w:r>
        <w:rPr>
          <w:rFonts w:ascii="Times New Roman" w:eastAsia="SimSun" w:hAnsi="Times New Roman" w:cs="Times New Roman" w:hint="eastAsia"/>
        </w:rPr>
        <w:t>”</w:t>
      </w:r>
      <w:r>
        <w:rPr>
          <w:rFonts w:ascii="Times New Roman" w:eastAsia="SimSun" w:hAnsi="Times New Roman" w:cs="Times New Roman" w:hint="eastAsia"/>
        </w:rPr>
        <w:t>OR</w:t>
      </w:r>
      <w:r>
        <w:rPr>
          <w:rFonts w:ascii="Times New Roman" w:eastAsia="SimSun" w:hAnsi="Times New Roman" w:cs="Times New Roman" w:hint="eastAsia"/>
        </w:rPr>
        <w:t>“</w:t>
      </w:r>
      <w:r>
        <w:rPr>
          <w:rFonts w:ascii="Times New Roman" w:eastAsia="SimSun" w:hAnsi="Times New Roman" w:cs="Times New Roman"/>
        </w:rPr>
        <w:t>单位面积产量</w:t>
      </w:r>
      <w:r>
        <w:rPr>
          <w:rFonts w:ascii="Times New Roman" w:eastAsia="SimSun" w:hAnsi="Times New Roman" w:cs="Times New Roman" w:hint="eastAsia"/>
        </w:rPr>
        <w:t>”</w:t>
      </w:r>
      <w:r>
        <w:rPr>
          <w:rFonts w:ascii="Times New Roman" w:eastAsia="SimSun" w:hAnsi="Times New Roman" w:cs="Times New Roman" w:hint="eastAsia"/>
        </w:rPr>
        <w:t>OR</w:t>
      </w:r>
      <w:r>
        <w:rPr>
          <w:rFonts w:ascii="Times New Roman" w:eastAsia="SimSun" w:hAnsi="Times New Roman" w:cs="Times New Roman" w:hint="eastAsia"/>
        </w:rPr>
        <w:t>“</w:t>
      </w:r>
      <w:r>
        <w:rPr>
          <w:rFonts w:ascii="Times New Roman" w:eastAsia="SimSun" w:hAnsi="Times New Roman" w:cs="Times New Roman"/>
        </w:rPr>
        <w:t>亩产</w:t>
      </w:r>
      <w:r>
        <w:rPr>
          <w:rFonts w:ascii="Times New Roman" w:eastAsia="SimSun" w:hAnsi="Times New Roman" w:cs="Times New Roman" w:hint="eastAsia"/>
        </w:rPr>
        <w:t>”</w:t>
      </w:r>
      <w:r>
        <w:rPr>
          <w:rFonts w:ascii="Times New Roman" w:eastAsia="SimSun" w:hAnsi="Times New Roman" w:cs="Times New Roman" w:hint="eastAsia"/>
        </w:rPr>
        <w:t>OR</w:t>
      </w:r>
      <w:r>
        <w:rPr>
          <w:rFonts w:ascii="Times New Roman" w:eastAsia="SimSun" w:hAnsi="Times New Roman" w:cs="Times New Roman" w:hint="eastAsia"/>
        </w:rPr>
        <w:t>“</w:t>
      </w:r>
      <w:r>
        <w:rPr>
          <w:rFonts w:ascii="Times New Roman" w:eastAsia="SimSun" w:hAnsi="Times New Roman" w:cs="Times New Roman"/>
        </w:rPr>
        <w:t>效率</w:t>
      </w:r>
      <w:r>
        <w:rPr>
          <w:rFonts w:ascii="Times New Roman" w:eastAsia="SimSun" w:hAnsi="Times New Roman" w:cs="Times New Roman" w:hint="eastAsia"/>
        </w:rPr>
        <w:t>”）；英文检索式主要为：</w:t>
      </w:r>
      <w:r w:rsidRPr="0084495D">
        <w:rPr>
          <w:rFonts w:ascii="Times New Roman" w:eastAsia="SimSun" w:hAnsi="Times New Roman" w:cs="Times New Roman"/>
        </w:rPr>
        <w:t>(</w:t>
      </w:r>
      <w:del w:id="114" w:author="黄圣男" w:date="2026-06-30T16:52:00Z" w16du:dateUtc="2026-06-30T08:52:00Z">
        <w:r w:rsidRPr="0084495D" w:rsidDel="0084495D">
          <w:rPr>
            <w:rFonts w:ascii="Times New Roman" w:eastAsia="SimSun" w:hAnsi="Times New Roman" w:cs="Times New Roman" w:hint="eastAsia"/>
          </w:rPr>
          <w:delText xml:space="preserve"> </w:delText>
        </w:r>
        <w:r w:rsidR="00C66172" w:rsidRPr="0084495D" w:rsidDel="00C66172">
          <w:rPr>
            <w:rFonts w:ascii="Times New Roman" w:eastAsia="SimSun" w:hAnsi="Times New Roman" w:cs="Times New Roman" w:hint="eastAsia"/>
          </w:rPr>
          <w:delText>"</w:delText>
        </w:r>
      </w:del>
      <w:ins w:id="115" w:author="黄圣男" w:date="2026-06-30T16:52:00Z" w16du:dateUtc="2026-06-30T08:52:00Z">
        <w:r w:rsidR="00C66172">
          <w:rPr>
            <w:rFonts w:ascii="Times New Roman" w:eastAsia="SimSun" w:hAnsi="Times New Roman" w:cs="Times New Roman"/>
          </w:rPr>
          <w:t>“</w:t>
        </w:r>
      </w:ins>
      <w:r w:rsidRPr="0084495D">
        <w:rPr>
          <w:rFonts w:ascii="Times New Roman" w:eastAsia="SimSun" w:hAnsi="Times New Roman" w:cs="Times New Roman"/>
        </w:rPr>
        <w:t>agricultural mechaniz</w:t>
      </w:r>
      <w:del w:id="116" w:author="黄圣男" w:date="2026-06-30T16:52:00Z" w16du:dateUtc="2026-06-30T08:52:00Z">
        <w:r w:rsidRPr="0084495D" w:rsidDel="00C66172">
          <w:rPr>
            <w:rFonts w:ascii="Times New Roman" w:eastAsia="SimSun" w:hAnsi="Times New Roman" w:cs="Times New Roman"/>
          </w:rPr>
          <w:delText xml:space="preserve">*" </w:delText>
        </w:r>
      </w:del>
      <w:ins w:id="117" w:author="黄圣男" w:date="2026-06-30T16:52:00Z" w16du:dateUtc="2026-06-30T08:52:00Z">
        <w:r w:rsidR="00C66172" w:rsidRPr="0084495D">
          <w:rPr>
            <w:rFonts w:ascii="Times New Roman" w:eastAsia="SimSun" w:hAnsi="Times New Roman" w:cs="Times New Roman"/>
          </w:rPr>
          <w:t>*</w:t>
        </w:r>
        <w:r w:rsidR="00C66172">
          <w:rPr>
            <w:rFonts w:ascii="Times New Roman" w:eastAsia="SimSun" w:hAnsi="Times New Roman" w:cs="Times New Roman"/>
          </w:rPr>
          <w:t>”</w:t>
        </w:r>
        <w:r w:rsidR="00C66172" w:rsidRPr="0084495D">
          <w:rPr>
            <w:rFonts w:ascii="Times New Roman" w:eastAsia="SimSun" w:hAnsi="Times New Roman" w:cs="Times New Roman"/>
          </w:rPr>
          <w:t xml:space="preserve"> </w:t>
        </w:r>
      </w:ins>
      <w:r w:rsidRPr="0084495D">
        <w:rPr>
          <w:rFonts w:ascii="Times New Roman" w:eastAsia="SimSun" w:hAnsi="Times New Roman" w:cs="Times New Roman"/>
        </w:rPr>
        <w:t xml:space="preserve">OR </w:t>
      </w:r>
      <w:del w:id="118" w:author="黄圣男" w:date="2026-06-30T16:52:00Z" w16du:dateUtc="2026-06-30T08:52:00Z">
        <w:r w:rsidRPr="0084495D" w:rsidDel="00C66172">
          <w:rPr>
            <w:rFonts w:ascii="Times New Roman" w:eastAsia="SimSun" w:hAnsi="Times New Roman" w:cs="Times New Roman"/>
          </w:rPr>
          <w:delText>"</w:delText>
        </w:r>
      </w:del>
      <w:ins w:id="119" w:author="黄圣男" w:date="2026-06-30T16:52:00Z" w16du:dateUtc="2026-06-30T08:52:00Z">
        <w:r w:rsidR="00C66172">
          <w:rPr>
            <w:rFonts w:ascii="Times New Roman" w:eastAsia="SimSun" w:hAnsi="Times New Roman" w:cs="Times New Roman"/>
          </w:rPr>
          <w:t>“</w:t>
        </w:r>
      </w:ins>
      <w:r w:rsidRPr="0084495D">
        <w:rPr>
          <w:rFonts w:ascii="Times New Roman" w:eastAsia="SimSun" w:hAnsi="Times New Roman" w:cs="Times New Roman"/>
        </w:rPr>
        <w:t>farm mechaniz</w:t>
      </w:r>
      <w:del w:id="120" w:author="黄圣男" w:date="2026-06-30T16:52:00Z" w16du:dateUtc="2026-06-30T08:52:00Z">
        <w:r w:rsidRPr="0084495D" w:rsidDel="00C66172">
          <w:rPr>
            <w:rFonts w:ascii="Times New Roman" w:eastAsia="SimSun" w:hAnsi="Times New Roman" w:cs="Times New Roman"/>
          </w:rPr>
          <w:delText xml:space="preserve">*" </w:delText>
        </w:r>
      </w:del>
      <w:ins w:id="121" w:author="黄圣男" w:date="2026-06-30T16:52:00Z" w16du:dateUtc="2026-06-30T08:52:00Z">
        <w:r w:rsidR="00C66172" w:rsidRPr="0084495D">
          <w:rPr>
            <w:rFonts w:ascii="Times New Roman" w:eastAsia="SimSun" w:hAnsi="Times New Roman" w:cs="Times New Roman"/>
          </w:rPr>
          <w:t>*</w:t>
        </w:r>
        <w:r w:rsidR="00C66172">
          <w:rPr>
            <w:rFonts w:ascii="Times New Roman" w:eastAsia="SimSun" w:hAnsi="Times New Roman" w:cs="Times New Roman"/>
          </w:rPr>
          <w:t>”</w:t>
        </w:r>
        <w:r w:rsidR="00C66172" w:rsidRPr="0084495D">
          <w:rPr>
            <w:rFonts w:ascii="Times New Roman" w:eastAsia="SimSun" w:hAnsi="Times New Roman" w:cs="Times New Roman"/>
          </w:rPr>
          <w:t xml:space="preserve"> </w:t>
        </w:r>
      </w:ins>
      <w:r w:rsidRPr="0084495D">
        <w:rPr>
          <w:rFonts w:ascii="Times New Roman" w:eastAsia="SimSun" w:hAnsi="Times New Roman" w:cs="Times New Roman"/>
        </w:rPr>
        <w:t xml:space="preserve">OR </w:t>
      </w:r>
      <w:del w:id="122" w:author="黄圣男" w:date="2026-06-30T16:52:00Z" w16du:dateUtc="2026-06-30T08:52:00Z">
        <w:r w:rsidRPr="0084495D" w:rsidDel="00C66172">
          <w:rPr>
            <w:rFonts w:ascii="Times New Roman" w:eastAsia="SimSun" w:hAnsi="Times New Roman" w:cs="Times New Roman"/>
          </w:rPr>
          <w:delText>"</w:delText>
        </w:r>
      </w:del>
      <w:ins w:id="123" w:author="黄圣男" w:date="2026-06-30T16:52:00Z" w16du:dateUtc="2026-06-30T08:52:00Z">
        <w:r w:rsidR="00C66172">
          <w:rPr>
            <w:rFonts w:ascii="Times New Roman" w:eastAsia="SimSun" w:hAnsi="Times New Roman" w:cs="Times New Roman"/>
          </w:rPr>
          <w:t>“</w:t>
        </w:r>
      </w:ins>
      <w:r w:rsidRPr="0084495D">
        <w:rPr>
          <w:rFonts w:ascii="Times New Roman" w:eastAsia="SimSun" w:hAnsi="Times New Roman" w:cs="Times New Roman"/>
        </w:rPr>
        <w:t>agricultural machinery</w:t>
      </w:r>
      <w:del w:id="124" w:author="黄圣男" w:date="2026-06-30T16:52:00Z" w16du:dateUtc="2026-06-30T08:52:00Z">
        <w:r w:rsidRPr="0084495D" w:rsidDel="00C66172">
          <w:rPr>
            <w:rFonts w:ascii="Times New Roman" w:eastAsia="SimSun" w:hAnsi="Times New Roman" w:cs="Times New Roman"/>
          </w:rPr>
          <w:delText xml:space="preserve">" </w:delText>
        </w:r>
      </w:del>
      <w:ins w:id="125" w:author="黄圣男" w:date="2026-06-30T16:52:00Z" w16du:dateUtc="2026-06-30T08:52:00Z">
        <w:r w:rsidR="00C66172">
          <w:rPr>
            <w:rFonts w:ascii="Times New Roman" w:eastAsia="SimSun" w:hAnsi="Times New Roman" w:cs="Times New Roman"/>
          </w:rPr>
          <w:t>”</w:t>
        </w:r>
        <w:r w:rsidR="00C66172" w:rsidRPr="0084495D">
          <w:rPr>
            <w:rFonts w:ascii="Times New Roman" w:eastAsia="SimSun" w:hAnsi="Times New Roman" w:cs="Times New Roman"/>
          </w:rPr>
          <w:t xml:space="preserve"> </w:t>
        </w:r>
      </w:ins>
      <w:r w:rsidRPr="0084495D">
        <w:rPr>
          <w:rFonts w:ascii="Times New Roman" w:eastAsia="SimSun" w:hAnsi="Times New Roman" w:cs="Times New Roman"/>
        </w:rPr>
        <w:t xml:space="preserve">OR </w:t>
      </w:r>
      <w:del w:id="126" w:author="黄圣男" w:date="2026-06-30T16:52:00Z" w16du:dateUtc="2026-06-30T08:52:00Z">
        <w:r w:rsidRPr="0084495D" w:rsidDel="00C66172">
          <w:rPr>
            <w:rFonts w:ascii="Times New Roman" w:eastAsia="SimSun" w:hAnsi="Times New Roman" w:cs="Times New Roman"/>
          </w:rPr>
          <w:delText>"</w:delText>
        </w:r>
      </w:del>
      <w:ins w:id="127" w:author="黄圣男" w:date="2026-06-30T16:52:00Z" w16du:dateUtc="2026-06-30T08:52:00Z">
        <w:r w:rsidR="00C66172">
          <w:rPr>
            <w:rFonts w:ascii="Times New Roman" w:eastAsia="SimSun" w:hAnsi="Times New Roman" w:cs="Times New Roman"/>
          </w:rPr>
          <w:t>“</w:t>
        </w:r>
      </w:ins>
      <w:r w:rsidRPr="0084495D">
        <w:rPr>
          <w:rFonts w:ascii="Times New Roman" w:eastAsia="SimSun" w:hAnsi="Times New Roman" w:cs="Times New Roman"/>
        </w:rPr>
        <w:t>farm machinery</w:t>
      </w:r>
      <w:del w:id="128" w:author="黄圣男" w:date="2026-06-30T16:53:00Z" w16du:dateUtc="2026-06-30T08:53:00Z">
        <w:r w:rsidRPr="0084495D" w:rsidDel="00C66172">
          <w:rPr>
            <w:rFonts w:ascii="Times New Roman" w:eastAsia="SimSun" w:hAnsi="Times New Roman" w:cs="Times New Roman"/>
          </w:rPr>
          <w:delText xml:space="preserve">" </w:delText>
        </w:r>
      </w:del>
      <w:ins w:id="129" w:author="黄圣男" w:date="2026-06-30T16:53:00Z" w16du:dateUtc="2026-06-30T08:53:00Z">
        <w:r w:rsidR="00C66172">
          <w:rPr>
            <w:rFonts w:ascii="Times New Roman" w:eastAsia="SimSun" w:hAnsi="Times New Roman" w:cs="Times New Roman"/>
          </w:rPr>
          <w:t>”</w:t>
        </w:r>
        <w:r w:rsidR="00C66172" w:rsidRPr="0084495D">
          <w:rPr>
            <w:rFonts w:ascii="Times New Roman" w:eastAsia="SimSun" w:hAnsi="Times New Roman" w:cs="Times New Roman"/>
          </w:rPr>
          <w:t xml:space="preserve"> </w:t>
        </w:r>
      </w:ins>
      <w:r w:rsidRPr="0084495D">
        <w:rPr>
          <w:rFonts w:ascii="Times New Roman" w:eastAsia="SimSun" w:hAnsi="Times New Roman" w:cs="Times New Roman"/>
        </w:rPr>
        <w:t xml:space="preserve">OR </w:t>
      </w:r>
      <w:del w:id="130" w:author="黄圣男" w:date="2026-06-30T16:53:00Z" w16du:dateUtc="2026-06-30T08:53:00Z">
        <w:r w:rsidRPr="0084495D" w:rsidDel="00C66172">
          <w:rPr>
            <w:rFonts w:ascii="Times New Roman" w:eastAsia="SimSun" w:hAnsi="Times New Roman" w:cs="Times New Roman"/>
          </w:rPr>
          <w:delText>"</w:delText>
        </w:r>
      </w:del>
      <w:ins w:id="131" w:author="黄圣男" w:date="2026-06-30T16:53:00Z" w16du:dateUtc="2026-06-30T08:53:00Z">
        <w:r w:rsidR="00C66172">
          <w:rPr>
            <w:rFonts w:ascii="Times New Roman" w:eastAsia="SimSun" w:hAnsi="Times New Roman" w:cs="Times New Roman"/>
          </w:rPr>
          <w:t>“</w:t>
        </w:r>
      </w:ins>
      <w:r w:rsidRPr="0084495D">
        <w:rPr>
          <w:rFonts w:ascii="Times New Roman" w:eastAsia="SimSun" w:hAnsi="Times New Roman" w:cs="Times New Roman"/>
        </w:rPr>
        <w:t>agricultural equipment</w:t>
      </w:r>
      <w:del w:id="132" w:author="黄圣男" w:date="2026-06-30T16:53:00Z" w16du:dateUtc="2026-06-30T08:53:00Z">
        <w:r w:rsidRPr="0084495D" w:rsidDel="00C66172">
          <w:rPr>
            <w:rFonts w:ascii="Times New Roman" w:eastAsia="SimSun" w:hAnsi="Times New Roman" w:cs="Times New Roman"/>
          </w:rPr>
          <w:delText xml:space="preserve">" </w:delText>
        </w:r>
      </w:del>
      <w:ins w:id="133" w:author="黄圣男" w:date="2026-06-30T16:53:00Z" w16du:dateUtc="2026-06-30T08:53:00Z">
        <w:r w:rsidR="00C66172">
          <w:rPr>
            <w:rFonts w:ascii="Times New Roman" w:eastAsia="SimSun" w:hAnsi="Times New Roman" w:cs="Times New Roman"/>
          </w:rPr>
          <w:t>”</w:t>
        </w:r>
        <w:r w:rsidR="00C66172" w:rsidRPr="0084495D">
          <w:rPr>
            <w:rFonts w:ascii="Times New Roman" w:eastAsia="SimSun" w:hAnsi="Times New Roman" w:cs="Times New Roman"/>
          </w:rPr>
          <w:t xml:space="preserve"> </w:t>
        </w:r>
      </w:ins>
      <w:r w:rsidRPr="0084495D">
        <w:rPr>
          <w:rFonts w:ascii="Times New Roman" w:eastAsia="SimSun" w:hAnsi="Times New Roman" w:cs="Times New Roman"/>
        </w:rPr>
        <w:t xml:space="preserve">OR </w:t>
      </w:r>
      <w:del w:id="134" w:author="黄圣男" w:date="2026-06-30T16:53:00Z" w16du:dateUtc="2026-06-30T08:53:00Z">
        <w:r w:rsidRPr="0084495D" w:rsidDel="00C66172">
          <w:rPr>
            <w:rFonts w:ascii="Times New Roman" w:eastAsia="SimSun" w:hAnsi="Times New Roman" w:cs="Times New Roman"/>
          </w:rPr>
          <w:delText>"</w:delText>
        </w:r>
      </w:del>
      <w:ins w:id="135" w:author="黄圣男" w:date="2026-06-30T16:53:00Z" w16du:dateUtc="2026-06-30T08:53:00Z">
        <w:r w:rsidR="00C66172">
          <w:rPr>
            <w:rFonts w:ascii="Times New Roman" w:eastAsia="SimSun" w:hAnsi="Times New Roman" w:cs="Times New Roman"/>
          </w:rPr>
          <w:t>“</w:t>
        </w:r>
      </w:ins>
      <w:r w:rsidRPr="0084495D">
        <w:rPr>
          <w:rFonts w:ascii="Times New Roman" w:eastAsia="SimSun" w:hAnsi="Times New Roman" w:cs="Times New Roman"/>
        </w:rPr>
        <w:t>machinery input</w:t>
      </w:r>
      <w:del w:id="136" w:author="黄圣男" w:date="2026-06-30T16:53:00Z" w16du:dateUtc="2026-06-30T08:53:00Z">
        <w:r w:rsidRPr="0084495D" w:rsidDel="00C66172">
          <w:rPr>
            <w:rFonts w:ascii="Times New Roman" w:eastAsia="SimSun" w:hAnsi="Times New Roman" w:cs="Times New Roman"/>
          </w:rPr>
          <w:delText xml:space="preserve">*" </w:delText>
        </w:r>
      </w:del>
      <w:ins w:id="137" w:author="黄圣男" w:date="2026-06-30T16:53:00Z" w16du:dateUtc="2026-06-30T08:53:00Z">
        <w:r w:rsidR="00C66172" w:rsidRPr="0084495D">
          <w:rPr>
            <w:rFonts w:ascii="Times New Roman" w:eastAsia="SimSun" w:hAnsi="Times New Roman" w:cs="Times New Roman"/>
          </w:rPr>
          <w:t>*</w:t>
        </w:r>
        <w:r w:rsidR="00C66172">
          <w:rPr>
            <w:rFonts w:ascii="Times New Roman" w:eastAsia="SimSun" w:hAnsi="Times New Roman" w:cs="Times New Roman"/>
          </w:rPr>
          <w:t>”</w:t>
        </w:r>
        <w:r w:rsidR="00C66172" w:rsidRPr="0084495D">
          <w:rPr>
            <w:rFonts w:ascii="Times New Roman" w:eastAsia="SimSun" w:hAnsi="Times New Roman" w:cs="Times New Roman"/>
          </w:rPr>
          <w:t xml:space="preserve"> </w:t>
        </w:r>
      </w:ins>
      <w:r w:rsidRPr="0084495D">
        <w:rPr>
          <w:rFonts w:ascii="Times New Roman" w:eastAsia="SimSun" w:hAnsi="Times New Roman" w:cs="Times New Roman"/>
        </w:rPr>
        <w:t xml:space="preserve">OR </w:t>
      </w:r>
      <w:del w:id="138" w:author="黄圣男" w:date="2026-06-30T16:53:00Z" w16du:dateUtc="2026-06-30T08:53:00Z">
        <w:r w:rsidRPr="0084495D" w:rsidDel="00C66172">
          <w:rPr>
            <w:rFonts w:ascii="Times New Roman" w:eastAsia="SimSun" w:hAnsi="Times New Roman" w:cs="Times New Roman"/>
          </w:rPr>
          <w:delText>"</w:delText>
        </w:r>
      </w:del>
      <w:ins w:id="139" w:author="黄圣男" w:date="2026-06-30T16:53:00Z" w16du:dateUtc="2026-06-30T08:53:00Z">
        <w:r w:rsidR="00C66172">
          <w:rPr>
            <w:rFonts w:ascii="Times New Roman" w:eastAsia="SimSun" w:hAnsi="Times New Roman" w:cs="Times New Roman"/>
          </w:rPr>
          <w:t>“</w:t>
        </w:r>
      </w:ins>
      <w:r w:rsidRPr="0084495D">
        <w:rPr>
          <w:rFonts w:ascii="Times New Roman" w:eastAsia="SimSun" w:hAnsi="Times New Roman" w:cs="Times New Roman"/>
        </w:rPr>
        <w:t>machinery service</w:t>
      </w:r>
      <w:del w:id="140" w:author="黄圣男" w:date="2026-06-30T16:53:00Z" w16du:dateUtc="2026-06-30T08:53:00Z">
        <w:r w:rsidRPr="0084495D" w:rsidDel="00C66172">
          <w:rPr>
            <w:rFonts w:ascii="Times New Roman" w:eastAsia="SimSun" w:hAnsi="Times New Roman" w:cs="Times New Roman"/>
          </w:rPr>
          <w:delText xml:space="preserve">*" </w:delText>
        </w:r>
      </w:del>
      <w:ins w:id="141" w:author="黄圣男" w:date="2026-06-30T16:53:00Z" w16du:dateUtc="2026-06-30T08:53:00Z">
        <w:r w:rsidR="00C66172" w:rsidRPr="0084495D">
          <w:rPr>
            <w:rFonts w:ascii="Times New Roman" w:eastAsia="SimSun" w:hAnsi="Times New Roman" w:cs="Times New Roman"/>
          </w:rPr>
          <w:t>*</w:t>
        </w:r>
        <w:r w:rsidR="00C66172">
          <w:rPr>
            <w:rFonts w:ascii="Times New Roman" w:eastAsia="SimSun" w:hAnsi="Times New Roman" w:cs="Times New Roman"/>
          </w:rPr>
          <w:t>”</w:t>
        </w:r>
        <w:r w:rsidR="00C66172" w:rsidRPr="0084495D">
          <w:rPr>
            <w:rFonts w:ascii="Times New Roman" w:eastAsia="SimSun" w:hAnsi="Times New Roman" w:cs="Times New Roman"/>
          </w:rPr>
          <w:t xml:space="preserve"> </w:t>
        </w:r>
      </w:ins>
      <w:r w:rsidRPr="0084495D">
        <w:rPr>
          <w:rFonts w:ascii="Times New Roman" w:eastAsia="SimSun" w:hAnsi="Times New Roman" w:cs="Times New Roman"/>
        </w:rPr>
        <w:t xml:space="preserve">OR </w:t>
      </w:r>
      <w:del w:id="142" w:author="黄圣男" w:date="2026-06-30T16:53:00Z" w16du:dateUtc="2026-06-30T08:53:00Z">
        <w:r w:rsidRPr="0084495D" w:rsidDel="00C66172">
          <w:rPr>
            <w:rFonts w:ascii="Times New Roman" w:eastAsia="SimSun" w:hAnsi="Times New Roman" w:cs="Times New Roman"/>
          </w:rPr>
          <w:delText>"</w:delText>
        </w:r>
      </w:del>
      <w:ins w:id="143" w:author="黄圣男" w:date="2026-06-30T16:53:00Z" w16du:dateUtc="2026-06-30T08:53:00Z">
        <w:r w:rsidR="00C66172">
          <w:rPr>
            <w:rFonts w:ascii="Times New Roman" w:eastAsia="SimSun" w:hAnsi="Times New Roman" w:cs="Times New Roman"/>
          </w:rPr>
          <w:t>“</w:t>
        </w:r>
      </w:ins>
      <w:r w:rsidRPr="0084495D">
        <w:rPr>
          <w:rFonts w:ascii="Times New Roman" w:eastAsia="SimSun" w:hAnsi="Times New Roman" w:cs="Times New Roman"/>
        </w:rPr>
        <w:t>cross-regional operation</w:t>
      </w:r>
      <w:del w:id="144" w:author="黄圣男" w:date="2026-06-30T16:53:00Z" w16du:dateUtc="2026-06-30T08:53:00Z">
        <w:r w:rsidRPr="0084495D" w:rsidDel="00C66172">
          <w:rPr>
            <w:rFonts w:ascii="Times New Roman" w:eastAsia="SimSun" w:hAnsi="Times New Roman" w:cs="Times New Roman"/>
          </w:rPr>
          <w:delText xml:space="preserve">*" </w:delText>
        </w:r>
      </w:del>
      <w:ins w:id="145" w:author="黄圣男" w:date="2026-06-30T16:53:00Z" w16du:dateUtc="2026-06-30T08:53:00Z">
        <w:r w:rsidR="00C66172" w:rsidRPr="0084495D">
          <w:rPr>
            <w:rFonts w:ascii="Times New Roman" w:eastAsia="SimSun" w:hAnsi="Times New Roman" w:cs="Times New Roman"/>
          </w:rPr>
          <w:t>*</w:t>
        </w:r>
        <w:r w:rsidR="00C66172">
          <w:rPr>
            <w:rFonts w:ascii="Times New Roman" w:eastAsia="SimSun" w:hAnsi="Times New Roman" w:cs="Times New Roman"/>
          </w:rPr>
          <w:t>”</w:t>
        </w:r>
        <w:r w:rsidR="00C66172" w:rsidRPr="0084495D">
          <w:rPr>
            <w:rFonts w:ascii="Times New Roman" w:eastAsia="SimSun" w:hAnsi="Times New Roman" w:cs="Times New Roman"/>
          </w:rPr>
          <w:t xml:space="preserve"> </w:t>
        </w:r>
      </w:ins>
      <w:r w:rsidRPr="0084495D">
        <w:rPr>
          <w:rFonts w:ascii="Times New Roman" w:eastAsia="SimSun" w:hAnsi="Times New Roman" w:cs="Times New Roman"/>
        </w:rPr>
        <w:t xml:space="preserve">OR </w:t>
      </w:r>
      <w:del w:id="146" w:author="黄圣男" w:date="2026-06-30T16:53:00Z" w16du:dateUtc="2026-06-30T08:53:00Z">
        <w:r w:rsidRPr="0084495D" w:rsidDel="00C66172">
          <w:rPr>
            <w:rFonts w:ascii="Times New Roman" w:eastAsia="SimSun" w:hAnsi="Times New Roman" w:cs="Times New Roman"/>
          </w:rPr>
          <w:delText>"</w:delText>
        </w:r>
      </w:del>
      <w:ins w:id="147" w:author="黄圣男" w:date="2026-06-30T16:53:00Z" w16du:dateUtc="2026-06-30T08:53:00Z">
        <w:r w:rsidR="00C66172">
          <w:rPr>
            <w:rFonts w:ascii="Times New Roman" w:eastAsia="SimSun" w:hAnsi="Times New Roman" w:cs="Times New Roman"/>
          </w:rPr>
          <w:t>“</w:t>
        </w:r>
      </w:ins>
      <w:r w:rsidRPr="0084495D">
        <w:rPr>
          <w:rFonts w:ascii="Times New Roman" w:eastAsia="SimSun" w:hAnsi="Times New Roman" w:cs="Times New Roman"/>
        </w:rPr>
        <w:t>mechanized farming</w:t>
      </w:r>
      <w:del w:id="148" w:author="黄圣男" w:date="2026-06-30T16:53:00Z" w16du:dateUtc="2026-06-30T08:53:00Z">
        <w:r w:rsidRPr="0084495D" w:rsidDel="00C66172">
          <w:rPr>
            <w:rFonts w:ascii="Times New Roman" w:eastAsia="SimSun" w:hAnsi="Times New Roman" w:cs="Times New Roman"/>
          </w:rPr>
          <w:delText xml:space="preserve">" </w:delText>
        </w:r>
      </w:del>
      <w:ins w:id="149" w:author="黄圣男" w:date="2026-06-30T16:53:00Z" w16du:dateUtc="2026-06-30T08:53:00Z">
        <w:r w:rsidR="00C66172">
          <w:rPr>
            <w:rFonts w:ascii="Times New Roman" w:eastAsia="SimSun" w:hAnsi="Times New Roman" w:cs="Times New Roman"/>
          </w:rPr>
          <w:t>”</w:t>
        </w:r>
        <w:r w:rsidR="00C66172" w:rsidRPr="0084495D">
          <w:rPr>
            <w:rFonts w:ascii="Times New Roman" w:eastAsia="SimSun" w:hAnsi="Times New Roman" w:cs="Times New Roman"/>
          </w:rPr>
          <w:t xml:space="preserve"> </w:t>
        </w:r>
      </w:ins>
      <w:r w:rsidRPr="0084495D">
        <w:rPr>
          <w:rFonts w:ascii="Times New Roman" w:eastAsia="SimSun" w:hAnsi="Times New Roman" w:cs="Times New Roman"/>
        </w:rPr>
        <w:t xml:space="preserve">OR </w:t>
      </w:r>
      <w:del w:id="150" w:author="黄圣男" w:date="2026-06-30T16:53:00Z" w16du:dateUtc="2026-06-30T08:53:00Z">
        <w:r w:rsidRPr="0084495D" w:rsidDel="00C66172">
          <w:rPr>
            <w:rFonts w:ascii="Times New Roman" w:eastAsia="SimSun" w:hAnsi="Times New Roman" w:cs="Times New Roman"/>
          </w:rPr>
          <w:delText>"</w:delText>
        </w:r>
      </w:del>
      <w:ins w:id="151" w:author="黄圣男" w:date="2026-06-30T16:53:00Z" w16du:dateUtc="2026-06-30T08:53:00Z">
        <w:r w:rsidR="00C66172">
          <w:rPr>
            <w:rFonts w:ascii="Times New Roman" w:eastAsia="SimSun" w:hAnsi="Times New Roman" w:cs="Times New Roman"/>
          </w:rPr>
          <w:t>“</w:t>
        </w:r>
      </w:ins>
      <w:r w:rsidRPr="0084495D">
        <w:rPr>
          <w:rFonts w:ascii="Times New Roman" w:eastAsia="SimSun" w:hAnsi="Times New Roman" w:cs="Times New Roman"/>
        </w:rPr>
        <w:t>mechanization level</w:t>
      </w:r>
      <w:del w:id="152" w:author="黄圣男" w:date="2026-06-30T16:53:00Z" w16du:dateUtc="2026-06-30T08:53:00Z">
        <w:r w:rsidRPr="0084495D" w:rsidDel="00C66172">
          <w:rPr>
            <w:rFonts w:ascii="Times New Roman" w:eastAsia="SimSun" w:hAnsi="Times New Roman" w:cs="Times New Roman"/>
          </w:rPr>
          <w:delText xml:space="preserve">" </w:delText>
        </w:r>
      </w:del>
      <w:ins w:id="153" w:author="黄圣男" w:date="2026-06-30T16:53:00Z" w16du:dateUtc="2026-06-30T08:53:00Z">
        <w:r w:rsidR="00C66172">
          <w:rPr>
            <w:rFonts w:ascii="Times New Roman" w:eastAsia="SimSun" w:hAnsi="Times New Roman" w:cs="Times New Roman"/>
          </w:rPr>
          <w:t>”</w:t>
        </w:r>
        <w:r w:rsidR="00C66172" w:rsidRPr="0084495D">
          <w:rPr>
            <w:rFonts w:ascii="Times New Roman" w:eastAsia="SimSun" w:hAnsi="Times New Roman" w:cs="Times New Roman"/>
          </w:rPr>
          <w:t xml:space="preserve"> </w:t>
        </w:r>
      </w:ins>
      <w:r w:rsidRPr="0084495D">
        <w:rPr>
          <w:rFonts w:ascii="Times New Roman" w:eastAsia="SimSun" w:hAnsi="Times New Roman" w:cs="Times New Roman"/>
        </w:rPr>
        <w:t xml:space="preserve">OR </w:t>
      </w:r>
      <w:del w:id="154" w:author="黄圣男" w:date="2026-06-30T16:53:00Z" w16du:dateUtc="2026-06-30T08:53:00Z">
        <w:r w:rsidRPr="0084495D" w:rsidDel="00C66172">
          <w:rPr>
            <w:rFonts w:ascii="Times New Roman" w:eastAsia="SimSun" w:hAnsi="Times New Roman" w:cs="Times New Roman"/>
          </w:rPr>
          <w:delText>"</w:delText>
        </w:r>
      </w:del>
      <w:ins w:id="155" w:author="黄圣男" w:date="2026-06-30T16:53:00Z" w16du:dateUtc="2026-06-30T08:53:00Z">
        <w:r w:rsidR="00C66172">
          <w:rPr>
            <w:rFonts w:ascii="Times New Roman" w:eastAsia="SimSun" w:hAnsi="Times New Roman" w:cs="Times New Roman"/>
          </w:rPr>
          <w:t>“</w:t>
        </w:r>
      </w:ins>
      <w:r w:rsidRPr="0084495D">
        <w:rPr>
          <w:rFonts w:ascii="Times New Roman" w:eastAsia="SimSun" w:hAnsi="Times New Roman" w:cs="Times New Roman"/>
        </w:rPr>
        <w:t>machine power</w:t>
      </w:r>
      <w:del w:id="156" w:author="黄圣男" w:date="2026-06-30T16:53:00Z" w16du:dateUtc="2026-06-30T08:53:00Z">
        <w:r w:rsidRPr="0084495D" w:rsidDel="00C66172">
          <w:rPr>
            <w:rFonts w:ascii="Times New Roman" w:eastAsia="SimSun" w:hAnsi="Times New Roman" w:cs="Times New Roman"/>
          </w:rPr>
          <w:delText xml:space="preserve">" </w:delText>
        </w:r>
      </w:del>
      <w:ins w:id="157" w:author="黄圣男" w:date="2026-06-30T16:53:00Z" w16du:dateUtc="2026-06-30T08:53:00Z">
        <w:r w:rsidR="00C66172">
          <w:rPr>
            <w:rFonts w:ascii="Times New Roman" w:eastAsia="SimSun" w:hAnsi="Times New Roman" w:cs="Times New Roman"/>
          </w:rPr>
          <w:t>”</w:t>
        </w:r>
        <w:r w:rsidR="00C66172" w:rsidRPr="0084495D">
          <w:rPr>
            <w:rFonts w:ascii="Times New Roman" w:eastAsia="SimSun" w:hAnsi="Times New Roman" w:cs="Times New Roman"/>
          </w:rPr>
          <w:t xml:space="preserve"> </w:t>
        </w:r>
      </w:ins>
      <w:r w:rsidRPr="0084495D">
        <w:rPr>
          <w:rFonts w:ascii="Times New Roman" w:eastAsia="SimSun" w:hAnsi="Times New Roman" w:cs="Times New Roman"/>
        </w:rPr>
        <w:t>) AND (</w:t>
      </w:r>
      <w:del w:id="158" w:author="黄圣男" w:date="2026-06-30T16:53:00Z" w16du:dateUtc="2026-06-30T08:53:00Z">
        <w:r w:rsidRPr="0084495D" w:rsidDel="00C66172">
          <w:rPr>
            <w:rFonts w:ascii="Times New Roman" w:eastAsia="SimSun" w:hAnsi="Times New Roman" w:cs="Times New Roman"/>
          </w:rPr>
          <w:delText xml:space="preserve"> "</w:delText>
        </w:r>
      </w:del>
      <w:ins w:id="159" w:author="黄圣男" w:date="2026-06-30T16:53:00Z" w16du:dateUtc="2026-06-30T08:53:00Z">
        <w:r w:rsidR="00C66172">
          <w:rPr>
            <w:rFonts w:ascii="Times New Roman" w:eastAsia="SimSun" w:hAnsi="Times New Roman" w:cs="Times New Roman"/>
          </w:rPr>
          <w:t>“</w:t>
        </w:r>
      </w:ins>
      <w:r w:rsidRPr="0084495D">
        <w:rPr>
          <w:rFonts w:ascii="Times New Roman" w:eastAsia="SimSun" w:hAnsi="Times New Roman" w:cs="Times New Roman"/>
        </w:rPr>
        <w:t>food security</w:t>
      </w:r>
      <w:del w:id="160" w:author="黄圣男" w:date="2026-06-30T16:53:00Z" w16du:dateUtc="2026-06-30T08:53:00Z">
        <w:r w:rsidRPr="0084495D" w:rsidDel="00C66172">
          <w:rPr>
            <w:rFonts w:ascii="Times New Roman" w:eastAsia="SimSun" w:hAnsi="Times New Roman" w:cs="Times New Roman"/>
          </w:rPr>
          <w:delText xml:space="preserve">" </w:delText>
        </w:r>
      </w:del>
      <w:ins w:id="161" w:author="黄圣男" w:date="2026-06-30T16:53:00Z" w16du:dateUtc="2026-06-30T08:53:00Z">
        <w:r w:rsidR="00C66172">
          <w:rPr>
            <w:rFonts w:ascii="Times New Roman" w:eastAsia="SimSun" w:hAnsi="Times New Roman" w:cs="Times New Roman"/>
          </w:rPr>
          <w:t>”</w:t>
        </w:r>
        <w:r w:rsidR="00C66172" w:rsidRPr="0084495D">
          <w:rPr>
            <w:rFonts w:ascii="Times New Roman" w:eastAsia="SimSun" w:hAnsi="Times New Roman" w:cs="Times New Roman"/>
          </w:rPr>
          <w:t xml:space="preserve"> </w:t>
        </w:r>
      </w:ins>
      <w:r w:rsidRPr="0084495D">
        <w:rPr>
          <w:rFonts w:ascii="Times New Roman" w:eastAsia="SimSun" w:hAnsi="Times New Roman" w:cs="Times New Roman"/>
        </w:rPr>
        <w:t xml:space="preserve">OR </w:t>
      </w:r>
      <w:del w:id="162" w:author="黄圣男" w:date="2026-06-30T16:53:00Z" w16du:dateUtc="2026-06-30T08:53:00Z">
        <w:r w:rsidRPr="0084495D" w:rsidDel="00C66172">
          <w:rPr>
            <w:rFonts w:ascii="Times New Roman" w:eastAsia="SimSun" w:hAnsi="Times New Roman" w:cs="Times New Roman"/>
          </w:rPr>
          <w:delText>"</w:delText>
        </w:r>
      </w:del>
      <w:ins w:id="163" w:author="黄圣男" w:date="2026-06-30T16:53:00Z" w16du:dateUtc="2026-06-30T08:53:00Z">
        <w:r w:rsidR="00C66172">
          <w:rPr>
            <w:rFonts w:ascii="Times New Roman" w:eastAsia="SimSun" w:hAnsi="Times New Roman" w:cs="Times New Roman"/>
          </w:rPr>
          <w:t>“</w:t>
        </w:r>
      </w:ins>
      <w:r w:rsidRPr="0084495D">
        <w:rPr>
          <w:rFonts w:ascii="Times New Roman" w:eastAsia="SimSun" w:hAnsi="Times New Roman" w:cs="Times New Roman"/>
        </w:rPr>
        <w:t>grain</w:t>
      </w:r>
      <w:del w:id="164" w:author="黄圣男" w:date="2026-06-30T16:53:00Z" w16du:dateUtc="2026-06-30T08:53:00Z">
        <w:r w:rsidRPr="0084495D" w:rsidDel="00C66172">
          <w:rPr>
            <w:rFonts w:ascii="Times New Roman" w:eastAsia="SimSun" w:hAnsi="Times New Roman" w:cs="Times New Roman"/>
          </w:rPr>
          <w:delText xml:space="preserve">*" </w:delText>
        </w:r>
      </w:del>
      <w:ins w:id="165" w:author="黄圣男" w:date="2026-06-30T16:53:00Z" w16du:dateUtc="2026-06-30T08:53:00Z">
        <w:r w:rsidR="00C66172" w:rsidRPr="0084495D">
          <w:rPr>
            <w:rFonts w:ascii="Times New Roman" w:eastAsia="SimSun" w:hAnsi="Times New Roman" w:cs="Times New Roman"/>
          </w:rPr>
          <w:t>*</w:t>
        </w:r>
        <w:r w:rsidR="00C66172">
          <w:rPr>
            <w:rFonts w:ascii="Times New Roman" w:eastAsia="SimSun" w:hAnsi="Times New Roman" w:cs="Times New Roman"/>
          </w:rPr>
          <w:t>”</w:t>
        </w:r>
        <w:r w:rsidR="00C66172" w:rsidRPr="0084495D">
          <w:rPr>
            <w:rFonts w:ascii="Times New Roman" w:eastAsia="SimSun" w:hAnsi="Times New Roman" w:cs="Times New Roman"/>
          </w:rPr>
          <w:t xml:space="preserve"> </w:t>
        </w:r>
      </w:ins>
      <w:r w:rsidRPr="0084495D">
        <w:rPr>
          <w:rFonts w:ascii="Times New Roman" w:eastAsia="SimSun" w:hAnsi="Times New Roman" w:cs="Times New Roman"/>
        </w:rPr>
        <w:t xml:space="preserve">OR </w:t>
      </w:r>
      <w:del w:id="166" w:author="黄圣男" w:date="2026-06-30T16:53:00Z" w16du:dateUtc="2026-06-30T08:53:00Z">
        <w:r w:rsidRPr="0084495D" w:rsidDel="00C66172">
          <w:rPr>
            <w:rFonts w:ascii="Times New Roman" w:eastAsia="SimSun" w:hAnsi="Times New Roman" w:cs="Times New Roman"/>
          </w:rPr>
          <w:delText>"</w:delText>
        </w:r>
      </w:del>
      <w:ins w:id="167" w:author="黄圣男" w:date="2026-06-30T16:53:00Z" w16du:dateUtc="2026-06-30T08:53:00Z">
        <w:r w:rsidR="00C66172">
          <w:rPr>
            <w:rFonts w:ascii="Times New Roman" w:eastAsia="SimSun" w:hAnsi="Times New Roman" w:cs="Times New Roman"/>
          </w:rPr>
          <w:t>“</w:t>
        </w:r>
      </w:ins>
      <w:r w:rsidRPr="0084495D">
        <w:rPr>
          <w:rFonts w:ascii="Times New Roman" w:eastAsia="SimSun" w:hAnsi="Times New Roman" w:cs="Times New Roman"/>
        </w:rPr>
        <w:t>rice</w:t>
      </w:r>
      <w:del w:id="168" w:author="黄圣男" w:date="2026-06-30T16:53:00Z" w16du:dateUtc="2026-06-30T08:53:00Z">
        <w:r w:rsidRPr="0084495D" w:rsidDel="00C66172">
          <w:rPr>
            <w:rFonts w:ascii="Times New Roman" w:eastAsia="SimSun" w:hAnsi="Times New Roman" w:cs="Times New Roman"/>
          </w:rPr>
          <w:delText xml:space="preserve">" </w:delText>
        </w:r>
      </w:del>
      <w:ins w:id="169" w:author="黄圣男" w:date="2026-06-30T16:53:00Z" w16du:dateUtc="2026-06-30T08:53:00Z">
        <w:r w:rsidR="00C66172">
          <w:rPr>
            <w:rFonts w:ascii="Times New Roman" w:eastAsia="SimSun" w:hAnsi="Times New Roman" w:cs="Times New Roman"/>
          </w:rPr>
          <w:t>”</w:t>
        </w:r>
        <w:r w:rsidR="00C66172" w:rsidRPr="0084495D">
          <w:rPr>
            <w:rFonts w:ascii="Times New Roman" w:eastAsia="SimSun" w:hAnsi="Times New Roman" w:cs="Times New Roman"/>
          </w:rPr>
          <w:t xml:space="preserve"> </w:t>
        </w:r>
      </w:ins>
      <w:r w:rsidRPr="0084495D">
        <w:rPr>
          <w:rFonts w:ascii="Times New Roman" w:eastAsia="SimSun" w:hAnsi="Times New Roman" w:cs="Times New Roman"/>
        </w:rPr>
        <w:t xml:space="preserve">OR </w:t>
      </w:r>
      <w:del w:id="170" w:author="黄圣男" w:date="2026-06-30T16:53:00Z" w16du:dateUtc="2026-06-30T08:53:00Z">
        <w:r w:rsidRPr="0084495D" w:rsidDel="00C66172">
          <w:rPr>
            <w:rFonts w:ascii="Times New Roman" w:eastAsia="SimSun" w:hAnsi="Times New Roman" w:cs="Times New Roman"/>
          </w:rPr>
          <w:delText>"</w:delText>
        </w:r>
      </w:del>
      <w:ins w:id="171" w:author="黄圣男" w:date="2026-06-30T16:53:00Z" w16du:dateUtc="2026-06-30T08:53:00Z">
        <w:r w:rsidR="00C66172">
          <w:rPr>
            <w:rFonts w:ascii="Times New Roman" w:eastAsia="SimSun" w:hAnsi="Times New Roman" w:cs="Times New Roman"/>
          </w:rPr>
          <w:t>“</w:t>
        </w:r>
      </w:ins>
      <w:r w:rsidRPr="0084495D">
        <w:rPr>
          <w:rFonts w:ascii="Times New Roman" w:eastAsia="SimSun" w:hAnsi="Times New Roman" w:cs="Times New Roman"/>
        </w:rPr>
        <w:t>wheat</w:t>
      </w:r>
      <w:del w:id="172" w:author="黄圣男" w:date="2026-06-30T16:53:00Z" w16du:dateUtc="2026-06-30T08:53:00Z">
        <w:r w:rsidRPr="0084495D" w:rsidDel="00C66172">
          <w:rPr>
            <w:rFonts w:ascii="Times New Roman" w:eastAsia="SimSun" w:hAnsi="Times New Roman" w:cs="Times New Roman"/>
          </w:rPr>
          <w:delText xml:space="preserve">" </w:delText>
        </w:r>
      </w:del>
      <w:ins w:id="173" w:author="黄圣男" w:date="2026-06-30T16:53:00Z" w16du:dateUtc="2026-06-30T08:53:00Z">
        <w:r w:rsidR="00C66172">
          <w:rPr>
            <w:rFonts w:ascii="Times New Roman" w:eastAsia="SimSun" w:hAnsi="Times New Roman" w:cs="Times New Roman"/>
          </w:rPr>
          <w:t>”</w:t>
        </w:r>
        <w:r w:rsidR="00C66172" w:rsidRPr="0084495D">
          <w:rPr>
            <w:rFonts w:ascii="Times New Roman" w:eastAsia="SimSun" w:hAnsi="Times New Roman" w:cs="Times New Roman"/>
          </w:rPr>
          <w:t xml:space="preserve"> </w:t>
        </w:r>
      </w:ins>
      <w:r w:rsidRPr="0084495D">
        <w:rPr>
          <w:rFonts w:ascii="Times New Roman" w:eastAsia="SimSun" w:hAnsi="Times New Roman" w:cs="Times New Roman"/>
        </w:rPr>
        <w:t xml:space="preserve">OR </w:t>
      </w:r>
      <w:del w:id="174" w:author="黄圣男" w:date="2026-06-30T16:53:00Z" w16du:dateUtc="2026-06-30T08:53:00Z">
        <w:r w:rsidRPr="0084495D" w:rsidDel="00C66172">
          <w:rPr>
            <w:rFonts w:ascii="Times New Roman" w:eastAsia="SimSun" w:hAnsi="Times New Roman" w:cs="Times New Roman"/>
          </w:rPr>
          <w:delText>"</w:delText>
        </w:r>
      </w:del>
      <w:ins w:id="175" w:author="黄圣男" w:date="2026-06-30T16:53:00Z" w16du:dateUtc="2026-06-30T08:53:00Z">
        <w:r w:rsidR="00C66172">
          <w:rPr>
            <w:rFonts w:ascii="Times New Roman" w:eastAsia="SimSun" w:hAnsi="Times New Roman" w:cs="Times New Roman"/>
          </w:rPr>
          <w:t>“</w:t>
        </w:r>
      </w:ins>
      <w:r w:rsidRPr="0084495D">
        <w:rPr>
          <w:rFonts w:ascii="Times New Roman" w:eastAsia="SimSun" w:hAnsi="Times New Roman" w:cs="Times New Roman"/>
        </w:rPr>
        <w:t>corn</w:t>
      </w:r>
      <w:del w:id="176" w:author="黄圣男" w:date="2026-06-30T16:53:00Z" w16du:dateUtc="2026-06-30T08:53:00Z">
        <w:r w:rsidRPr="0084495D" w:rsidDel="00C66172">
          <w:rPr>
            <w:rFonts w:ascii="Times New Roman" w:eastAsia="SimSun" w:hAnsi="Times New Roman" w:cs="Times New Roman"/>
          </w:rPr>
          <w:delText xml:space="preserve">" </w:delText>
        </w:r>
      </w:del>
      <w:ins w:id="177" w:author="黄圣男" w:date="2026-06-30T16:53:00Z" w16du:dateUtc="2026-06-30T08:53:00Z">
        <w:r w:rsidR="00C66172">
          <w:rPr>
            <w:rFonts w:ascii="Times New Roman" w:eastAsia="SimSun" w:hAnsi="Times New Roman" w:cs="Times New Roman"/>
          </w:rPr>
          <w:t>”</w:t>
        </w:r>
        <w:r w:rsidR="00C66172" w:rsidRPr="0084495D">
          <w:rPr>
            <w:rFonts w:ascii="Times New Roman" w:eastAsia="SimSun" w:hAnsi="Times New Roman" w:cs="Times New Roman"/>
          </w:rPr>
          <w:t xml:space="preserve"> </w:t>
        </w:r>
      </w:ins>
      <w:r w:rsidRPr="0084495D">
        <w:rPr>
          <w:rFonts w:ascii="Times New Roman" w:eastAsia="SimSun" w:hAnsi="Times New Roman" w:cs="Times New Roman"/>
        </w:rPr>
        <w:t xml:space="preserve">OR </w:t>
      </w:r>
      <w:del w:id="178" w:author="黄圣男" w:date="2026-06-30T16:53:00Z" w16du:dateUtc="2026-06-30T08:53:00Z">
        <w:r w:rsidRPr="0084495D" w:rsidDel="00C66172">
          <w:rPr>
            <w:rFonts w:ascii="Times New Roman" w:eastAsia="SimSun" w:hAnsi="Times New Roman" w:cs="Times New Roman"/>
          </w:rPr>
          <w:delText>"</w:delText>
        </w:r>
      </w:del>
      <w:ins w:id="179" w:author="黄圣男" w:date="2026-06-30T16:53:00Z" w16du:dateUtc="2026-06-30T08:53:00Z">
        <w:r w:rsidR="00C66172">
          <w:rPr>
            <w:rFonts w:ascii="Times New Roman" w:eastAsia="SimSun" w:hAnsi="Times New Roman" w:cs="Times New Roman"/>
          </w:rPr>
          <w:t>“</w:t>
        </w:r>
      </w:ins>
      <w:r w:rsidRPr="0084495D">
        <w:rPr>
          <w:rFonts w:ascii="Times New Roman" w:eastAsia="SimSun" w:hAnsi="Times New Roman" w:cs="Times New Roman"/>
        </w:rPr>
        <w:t>maize</w:t>
      </w:r>
      <w:del w:id="180" w:author="黄圣男" w:date="2026-06-30T16:53:00Z" w16du:dateUtc="2026-06-30T08:53:00Z">
        <w:r w:rsidRPr="0084495D" w:rsidDel="00C66172">
          <w:rPr>
            <w:rFonts w:ascii="Times New Roman" w:eastAsia="SimSun" w:hAnsi="Times New Roman" w:cs="Times New Roman"/>
          </w:rPr>
          <w:delText xml:space="preserve">" </w:delText>
        </w:r>
      </w:del>
      <w:ins w:id="181" w:author="黄圣男" w:date="2026-06-30T16:54:00Z" w16du:dateUtc="2026-06-30T08:54:00Z">
        <w:r w:rsidR="00C66172">
          <w:rPr>
            <w:rFonts w:ascii="Times New Roman" w:eastAsia="SimSun" w:hAnsi="Times New Roman" w:cs="Times New Roman"/>
          </w:rPr>
          <w:t>”</w:t>
        </w:r>
      </w:ins>
      <w:ins w:id="182" w:author="黄圣男" w:date="2026-06-30T16:53:00Z" w16du:dateUtc="2026-06-30T08:53:00Z">
        <w:r w:rsidR="00C66172" w:rsidRPr="0084495D">
          <w:rPr>
            <w:rFonts w:ascii="Times New Roman" w:eastAsia="SimSun" w:hAnsi="Times New Roman" w:cs="Times New Roman"/>
          </w:rPr>
          <w:t xml:space="preserve"> </w:t>
        </w:r>
      </w:ins>
      <w:r w:rsidRPr="0084495D">
        <w:rPr>
          <w:rFonts w:ascii="Times New Roman" w:eastAsia="SimSun" w:hAnsi="Times New Roman" w:cs="Times New Roman"/>
        </w:rPr>
        <w:t xml:space="preserve">OR </w:t>
      </w:r>
      <w:del w:id="183" w:author="黄圣男" w:date="2026-06-30T16:54:00Z" w16du:dateUtc="2026-06-30T08:54:00Z">
        <w:r w:rsidRPr="0084495D" w:rsidDel="00C66172">
          <w:rPr>
            <w:rFonts w:ascii="Times New Roman" w:eastAsia="SimSun" w:hAnsi="Times New Roman" w:cs="Times New Roman"/>
          </w:rPr>
          <w:delText>"</w:delText>
        </w:r>
      </w:del>
      <w:ins w:id="184" w:author="黄圣男" w:date="2026-06-30T16:54:00Z" w16du:dateUtc="2026-06-30T08:54:00Z">
        <w:r w:rsidR="00C66172">
          <w:rPr>
            <w:rFonts w:ascii="Times New Roman" w:eastAsia="SimSun" w:hAnsi="Times New Roman" w:cs="Times New Roman"/>
          </w:rPr>
          <w:t>“</w:t>
        </w:r>
      </w:ins>
      <w:r w:rsidRPr="0084495D">
        <w:rPr>
          <w:rFonts w:ascii="Times New Roman" w:eastAsia="SimSun" w:hAnsi="Times New Roman" w:cs="Times New Roman"/>
        </w:rPr>
        <w:t>soybean</w:t>
      </w:r>
      <w:del w:id="185" w:author="黄圣男" w:date="2026-06-30T16:54:00Z" w16du:dateUtc="2026-06-30T08:54:00Z">
        <w:r w:rsidRPr="0084495D" w:rsidDel="00C66172">
          <w:rPr>
            <w:rFonts w:ascii="Times New Roman" w:eastAsia="SimSun" w:hAnsi="Times New Roman" w:cs="Times New Roman"/>
          </w:rPr>
          <w:delText xml:space="preserve">*" </w:delText>
        </w:r>
      </w:del>
      <w:ins w:id="186" w:author="黄圣男" w:date="2026-06-30T16:54:00Z" w16du:dateUtc="2026-06-30T08:54:00Z">
        <w:r w:rsidR="00C66172" w:rsidRPr="0084495D">
          <w:rPr>
            <w:rFonts w:ascii="Times New Roman" w:eastAsia="SimSun" w:hAnsi="Times New Roman" w:cs="Times New Roman"/>
          </w:rPr>
          <w:t>*</w:t>
        </w:r>
        <w:r w:rsidR="00C66172">
          <w:rPr>
            <w:rFonts w:ascii="Times New Roman" w:eastAsia="SimSun" w:hAnsi="Times New Roman" w:cs="Times New Roman"/>
          </w:rPr>
          <w:t>”</w:t>
        </w:r>
        <w:r w:rsidR="00C66172" w:rsidRPr="0084495D">
          <w:rPr>
            <w:rFonts w:ascii="Times New Roman" w:eastAsia="SimSun" w:hAnsi="Times New Roman" w:cs="Times New Roman"/>
          </w:rPr>
          <w:t xml:space="preserve"> </w:t>
        </w:r>
      </w:ins>
      <w:r w:rsidRPr="0084495D">
        <w:rPr>
          <w:rFonts w:ascii="Times New Roman" w:eastAsia="SimSun" w:hAnsi="Times New Roman" w:cs="Times New Roman"/>
        </w:rPr>
        <w:t xml:space="preserve">OR </w:t>
      </w:r>
      <w:del w:id="187" w:author="黄圣男" w:date="2026-06-30T16:54:00Z" w16du:dateUtc="2026-06-30T08:54:00Z">
        <w:r w:rsidRPr="0084495D" w:rsidDel="00C66172">
          <w:rPr>
            <w:rFonts w:ascii="Times New Roman" w:eastAsia="SimSun" w:hAnsi="Times New Roman" w:cs="Times New Roman"/>
          </w:rPr>
          <w:delText>"</w:delText>
        </w:r>
      </w:del>
      <w:ins w:id="188" w:author="黄圣男" w:date="2026-06-30T16:54:00Z" w16du:dateUtc="2026-06-30T08:54:00Z">
        <w:r w:rsidR="00C66172">
          <w:rPr>
            <w:rFonts w:ascii="Times New Roman" w:eastAsia="SimSun" w:hAnsi="Times New Roman" w:cs="Times New Roman"/>
          </w:rPr>
          <w:t>“</w:t>
        </w:r>
      </w:ins>
      <w:r w:rsidRPr="0084495D">
        <w:rPr>
          <w:rFonts w:ascii="Times New Roman" w:eastAsia="SimSun" w:hAnsi="Times New Roman" w:cs="Times New Roman"/>
        </w:rPr>
        <w:t>cereal</w:t>
      </w:r>
      <w:del w:id="189" w:author="黄圣男" w:date="2026-06-30T16:54:00Z" w16du:dateUtc="2026-06-30T08:54:00Z">
        <w:r w:rsidRPr="0084495D" w:rsidDel="00C66172">
          <w:rPr>
            <w:rFonts w:ascii="Times New Roman" w:eastAsia="SimSun" w:hAnsi="Times New Roman" w:cs="Times New Roman"/>
          </w:rPr>
          <w:delText xml:space="preserve">*" </w:delText>
        </w:r>
      </w:del>
      <w:ins w:id="190" w:author="黄圣男" w:date="2026-06-30T16:54:00Z" w16du:dateUtc="2026-06-30T08:54:00Z">
        <w:r w:rsidR="00C66172" w:rsidRPr="0084495D">
          <w:rPr>
            <w:rFonts w:ascii="Times New Roman" w:eastAsia="SimSun" w:hAnsi="Times New Roman" w:cs="Times New Roman"/>
          </w:rPr>
          <w:t>*</w:t>
        </w:r>
        <w:r w:rsidR="00C66172">
          <w:rPr>
            <w:rFonts w:ascii="Times New Roman" w:eastAsia="SimSun" w:hAnsi="Times New Roman" w:cs="Times New Roman"/>
          </w:rPr>
          <w:t>”</w:t>
        </w:r>
        <w:r w:rsidR="00C66172" w:rsidRPr="0084495D">
          <w:rPr>
            <w:rFonts w:ascii="Times New Roman" w:eastAsia="SimSun" w:hAnsi="Times New Roman" w:cs="Times New Roman"/>
          </w:rPr>
          <w:t xml:space="preserve"> </w:t>
        </w:r>
      </w:ins>
      <w:r w:rsidRPr="0084495D">
        <w:rPr>
          <w:rFonts w:ascii="Times New Roman" w:eastAsia="SimSun" w:hAnsi="Times New Roman" w:cs="Times New Roman"/>
        </w:rPr>
        <w:t xml:space="preserve">OR </w:t>
      </w:r>
      <w:del w:id="191" w:author="黄圣男" w:date="2026-06-30T16:54:00Z" w16du:dateUtc="2026-06-30T08:54:00Z">
        <w:r w:rsidRPr="0084495D" w:rsidDel="00C66172">
          <w:rPr>
            <w:rFonts w:ascii="Times New Roman" w:eastAsia="SimSun" w:hAnsi="Times New Roman" w:cs="Times New Roman"/>
          </w:rPr>
          <w:delText>"</w:delText>
        </w:r>
      </w:del>
      <w:ins w:id="192" w:author="黄圣男" w:date="2026-06-30T16:54:00Z" w16du:dateUtc="2026-06-30T08:54:00Z">
        <w:r w:rsidR="00C66172">
          <w:rPr>
            <w:rFonts w:ascii="Times New Roman" w:eastAsia="SimSun" w:hAnsi="Times New Roman" w:cs="Times New Roman"/>
          </w:rPr>
          <w:t>“</w:t>
        </w:r>
      </w:ins>
      <w:r w:rsidRPr="0084495D">
        <w:rPr>
          <w:rFonts w:ascii="Times New Roman" w:eastAsia="SimSun" w:hAnsi="Times New Roman" w:cs="Times New Roman"/>
        </w:rPr>
        <w:t>crop</w:t>
      </w:r>
      <w:del w:id="193" w:author="黄圣男" w:date="2026-06-30T16:54:00Z" w16du:dateUtc="2026-06-30T08:54:00Z">
        <w:r w:rsidRPr="0084495D" w:rsidDel="00C66172">
          <w:rPr>
            <w:rFonts w:ascii="Times New Roman" w:eastAsia="SimSun" w:hAnsi="Times New Roman" w:cs="Times New Roman"/>
          </w:rPr>
          <w:delText xml:space="preserve">*" </w:delText>
        </w:r>
      </w:del>
      <w:ins w:id="194" w:author="黄圣男" w:date="2026-06-30T16:54:00Z" w16du:dateUtc="2026-06-30T08:54:00Z">
        <w:r w:rsidR="00C66172" w:rsidRPr="0084495D">
          <w:rPr>
            <w:rFonts w:ascii="Times New Roman" w:eastAsia="SimSun" w:hAnsi="Times New Roman" w:cs="Times New Roman"/>
          </w:rPr>
          <w:t>*</w:t>
        </w:r>
        <w:r w:rsidR="00C66172">
          <w:rPr>
            <w:rFonts w:ascii="Times New Roman" w:eastAsia="SimSun" w:hAnsi="Times New Roman" w:cs="Times New Roman"/>
          </w:rPr>
          <w:t>”</w:t>
        </w:r>
        <w:r w:rsidR="00C66172" w:rsidRPr="0084495D">
          <w:rPr>
            <w:rFonts w:ascii="Times New Roman" w:eastAsia="SimSun" w:hAnsi="Times New Roman" w:cs="Times New Roman"/>
          </w:rPr>
          <w:t xml:space="preserve"> </w:t>
        </w:r>
      </w:ins>
      <w:r w:rsidRPr="0084495D">
        <w:rPr>
          <w:rFonts w:ascii="Times New Roman" w:eastAsia="SimSun" w:hAnsi="Times New Roman" w:cs="Times New Roman"/>
        </w:rPr>
        <w:t>) AND (</w:t>
      </w:r>
      <w:del w:id="195" w:author="黄圣男" w:date="2026-06-30T16:54:00Z" w16du:dateUtc="2026-06-30T08:54:00Z">
        <w:r w:rsidRPr="0084495D" w:rsidDel="00C66172">
          <w:rPr>
            <w:rFonts w:ascii="Times New Roman" w:eastAsia="SimSun" w:hAnsi="Times New Roman" w:cs="Times New Roman"/>
          </w:rPr>
          <w:delText xml:space="preserve"> "</w:delText>
        </w:r>
      </w:del>
      <w:ins w:id="196" w:author="黄圣男" w:date="2026-06-30T16:54:00Z" w16du:dateUtc="2026-06-30T08:54:00Z">
        <w:r w:rsidR="00C66172">
          <w:rPr>
            <w:rFonts w:ascii="Times New Roman" w:eastAsia="SimSun" w:hAnsi="Times New Roman" w:cs="Times New Roman"/>
          </w:rPr>
          <w:t>“</w:t>
        </w:r>
      </w:ins>
      <w:r w:rsidRPr="0084495D">
        <w:rPr>
          <w:rFonts w:ascii="Times New Roman" w:eastAsia="SimSun" w:hAnsi="Times New Roman" w:cs="Times New Roman"/>
        </w:rPr>
        <w:t>sown area</w:t>
      </w:r>
      <w:del w:id="197" w:author="黄圣男" w:date="2026-06-30T16:54:00Z" w16du:dateUtc="2026-06-30T08:54:00Z">
        <w:r w:rsidRPr="0084495D" w:rsidDel="00C66172">
          <w:rPr>
            <w:rFonts w:ascii="Times New Roman" w:eastAsia="SimSun" w:hAnsi="Times New Roman" w:cs="Times New Roman"/>
          </w:rPr>
          <w:delText xml:space="preserve">" </w:delText>
        </w:r>
      </w:del>
      <w:ins w:id="198" w:author="黄圣男" w:date="2026-06-30T16:54:00Z" w16du:dateUtc="2026-06-30T08:54:00Z">
        <w:r w:rsidR="00C66172">
          <w:rPr>
            <w:rFonts w:ascii="Times New Roman" w:eastAsia="SimSun" w:hAnsi="Times New Roman" w:cs="Times New Roman"/>
          </w:rPr>
          <w:t>”</w:t>
        </w:r>
        <w:r w:rsidR="00C66172" w:rsidRPr="0084495D">
          <w:rPr>
            <w:rFonts w:ascii="Times New Roman" w:eastAsia="SimSun" w:hAnsi="Times New Roman" w:cs="Times New Roman"/>
          </w:rPr>
          <w:t xml:space="preserve"> </w:t>
        </w:r>
      </w:ins>
      <w:r w:rsidRPr="0084495D">
        <w:rPr>
          <w:rFonts w:ascii="Times New Roman" w:eastAsia="SimSun" w:hAnsi="Times New Roman" w:cs="Times New Roman"/>
        </w:rPr>
        <w:t xml:space="preserve">OR </w:t>
      </w:r>
      <w:del w:id="199" w:author="黄圣男" w:date="2026-06-30T16:54:00Z" w16du:dateUtc="2026-06-30T08:54:00Z">
        <w:r w:rsidRPr="0084495D" w:rsidDel="007D35F7">
          <w:rPr>
            <w:rFonts w:ascii="Times New Roman" w:eastAsia="SimSun" w:hAnsi="Times New Roman" w:cs="Times New Roman"/>
          </w:rPr>
          <w:delText>"</w:delText>
        </w:r>
      </w:del>
      <w:ins w:id="200" w:author="黄圣男" w:date="2026-06-30T16:54:00Z" w16du:dateUtc="2026-06-30T08:54:00Z">
        <w:r w:rsidR="007D35F7">
          <w:rPr>
            <w:rFonts w:ascii="Times New Roman" w:eastAsia="SimSun" w:hAnsi="Times New Roman" w:cs="Times New Roman"/>
          </w:rPr>
          <w:t>“</w:t>
        </w:r>
      </w:ins>
      <w:r w:rsidRPr="0084495D">
        <w:rPr>
          <w:rFonts w:ascii="Times New Roman" w:eastAsia="SimSun" w:hAnsi="Times New Roman" w:cs="Times New Roman"/>
        </w:rPr>
        <w:t>crop yield</w:t>
      </w:r>
      <w:del w:id="201" w:author="黄圣男" w:date="2026-06-30T16:54:00Z" w16du:dateUtc="2026-06-30T08:54:00Z">
        <w:r w:rsidRPr="0084495D" w:rsidDel="007D35F7">
          <w:rPr>
            <w:rFonts w:ascii="Times New Roman" w:eastAsia="SimSun" w:hAnsi="Times New Roman" w:cs="Times New Roman"/>
          </w:rPr>
          <w:delText xml:space="preserve">" </w:delText>
        </w:r>
      </w:del>
      <w:ins w:id="202" w:author="黄圣男" w:date="2026-06-30T16:54:00Z" w16du:dateUtc="2026-06-30T08:54:00Z">
        <w:r w:rsidR="007D35F7">
          <w:rPr>
            <w:rFonts w:ascii="Times New Roman" w:eastAsia="SimSun" w:hAnsi="Times New Roman" w:cs="Times New Roman"/>
          </w:rPr>
          <w:t>”</w:t>
        </w:r>
        <w:r w:rsidR="007D35F7" w:rsidRPr="0084495D">
          <w:rPr>
            <w:rFonts w:ascii="Times New Roman" w:eastAsia="SimSun" w:hAnsi="Times New Roman" w:cs="Times New Roman"/>
          </w:rPr>
          <w:t xml:space="preserve"> </w:t>
        </w:r>
      </w:ins>
      <w:r w:rsidRPr="0084495D">
        <w:rPr>
          <w:rFonts w:ascii="Times New Roman" w:eastAsia="SimSun" w:hAnsi="Times New Roman" w:cs="Times New Roman"/>
        </w:rPr>
        <w:t>OR</w:t>
      </w:r>
      <w:del w:id="203" w:author="黄圣男" w:date="2026-06-30T16:54:00Z" w16du:dateUtc="2026-06-30T08:54:00Z">
        <w:r w:rsidRPr="0084495D" w:rsidDel="007D35F7">
          <w:rPr>
            <w:rFonts w:ascii="Times New Roman" w:eastAsia="SimSun" w:hAnsi="Times New Roman" w:cs="Times New Roman" w:hint="eastAsia"/>
          </w:rPr>
          <w:delText xml:space="preserve"> "</w:delText>
        </w:r>
        <w:r w:rsidRPr="007D35F7" w:rsidDel="007D35F7">
          <w:rPr>
            <w:rFonts w:ascii="Times New Roman" w:eastAsia="SimSun" w:hAnsi="Times New Roman" w:cs="Times New Roman" w:hint="eastAsia"/>
          </w:rPr>
          <w:delText xml:space="preserve"> </w:delText>
        </w:r>
      </w:del>
      <w:ins w:id="204" w:author="黄圣男" w:date="2026-06-30T16:54:00Z" w16du:dateUtc="2026-06-30T08:54:00Z">
        <w:r w:rsidR="007D35F7">
          <w:rPr>
            <w:rFonts w:ascii="Times New Roman" w:eastAsia="SimSun" w:hAnsi="Times New Roman" w:cs="Times New Roman" w:hint="eastAsia"/>
          </w:rPr>
          <w:t xml:space="preserve"> </w:t>
        </w:r>
        <w:r w:rsidR="007D35F7">
          <w:rPr>
            <w:rFonts w:ascii="Times New Roman" w:eastAsia="SimSun" w:hAnsi="Times New Roman" w:cs="Times New Roman"/>
          </w:rPr>
          <w:t>“</w:t>
        </w:r>
      </w:ins>
      <w:r w:rsidRPr="0084495D">
        <w:rPr>
          <w:rFonts w:ascii="Times New Roman" w:eastAsia="SimSun" w:hAnsi="Times New Roman" w:cs="Times New Roman"/>
        </w:rPr>
        <w:t>productivity</w:t>
      </w:r>
      <w:del w:id="205" w:author="黄圣男" w:date="2026-06-30T16:54:00Z" w16du:dateUtc="2026-06-30T08:54:00Z">
        <w:r w:rsidRPr="0084495D" w:rsidDel="007D35F7">
          <w:rPr>
            <w:rFonts w:ascii="Times New Roman" w:eastAsia="SimSun" w:hAnsi="Times New Roman" w:cs="Times New Roman"/>
          </w:rPr>
          <w:delText xml:space="preserve"> "</w:delText>
        </w:r>
      </w:del>
      <w:ins w:id="206" w:author="黄圣男" w:date="2026-06-30T16:54:00Z" w16du:dateUtc="2026-06-30T08:54:00Z">
        <w:r w:rsidR="007D35F7">
          <w:rPr>
            <w:rFonts w:ascii="Times New Roman" w:eastAsia="SimSun" w:hAnsi="Times New Roman" w:cs="Times New Roman"/>
          </w:rPr>
          <w:t>”</w:t>
        </w:r>
      </w:ins>
      <w:r w:rsidRPr="0084495D">
        <w:rPr>
          <w:rFonts w:ascii="Times New Roman" w:eastAsia="SimSun" w:hAnsi="Times New Roman" w:cs="Times New Roman"/>
        </w:rPr>
        <w:t xml:space="preserve"> OR </w:t>
      </w:r>
      <w:del w:id="207" w:author="黄圣男" w:date="2026-06-30T16:54:00Z" w16du:dateUtc="2026-06-30T08:54:00Z">
        <w:r w:rsidRPr="0084495D" w:rsidDel="007D35F7">
          <w:rPr>
            <w:rFonts w:ascii="Times New Roman" w:eastAsia="SimSun" w:hAnsi="Times New Roman" w:cs="Times New Roman"/>
          </w:rPr>
          <w:delText xml:space="preserve">" </w:delText>
        </w:r>
      </w:del>
      <w:ins w:id="208" w:author="黄圣男" w:date="2026-06-30T16:54:00Z" w16du:dateUtc="2026-06-30T08:54:00Z">
        <w:r w:rsidR="007D35F7">
          <w:rPr>
            <w:rFonts w:ascii="Times New Roman" w:eastAsia="SimSun" w:hAnsi="Times New Roman" w:cs="Times New Roman"/>
          </w:rPr>
          <w:t>“</w:t>
        </w:r>
      </w:ins>
      <w:r w:rsidRPr="0084495D">
        <w:rPr>
          <w:rFonts w:ascii="Times New Roman" w:eastAsia="SimSun" w:hAnsi="Times New Roman" w:cs="Times New Roman"/>
        </w:rPr>
        <w:t>total factor productivity</w:t>
      </w:r>
      <w:del w:id="209" w:author="黄圣男" w:date="2026-06-30T16:55:00Z" w16du:dateUtc="2026-06-30T08:55:00Z">
        <w:r w:rsidRPr="0084495D" w:rsidDel="007D35F7">
          <w:rPr>
            <w:rFonts w:ascii="Times New Roman" w:eastAsia="SimSun" w:hAnsi="Times New Roman" w:cs="Times New Roman"/>
          </w:rPr>
          <w:delText xml:space="preserve"> "</w:delText>
        </w:r>
      </w:del>
      <w:ins w:id="210" w:author="黄圣男" w:date="2026-06-30T16:55:00Z" w16du:dateUtc="2026-06-30T08:55:00Z">
        <w:r w:rsidR="007D35F7">
          <w:rPr>
            <w:rFonts w:ascii="Times New Roman" w:eastAsia="SimSun" w:hAnsi="Times New Roman" w:cs="Times New Roman"/>
          </w:rPr>
          <w:t>”</w:t>
        </w:r>
      </w:ins>
      <w:r w:rsidRPr="0084495D">
        <w:rPr>
          <w:rFonts w:ascii="Times New Roman" w:eastAsia="SimSun" w:hAnsi="Times New Roman" w:cs="Times New Roman"/>
        </w:rPr>
        <w:t xml:space="preserve">) AND </w:t>
      </w:r>
      <w:del w:id="211" w:author="黄圣男" w:date="2026-06-30T16:55:00Z" w16du:dateUtc="2026-06-30T08:55:00Z">
        <w:r w:rsidRPr="0084495D" w:rsidDel="007D35F7">
          <w:rPr>
            <w:rFonts w:ascii="Times New Roman" w:eastAsia="SimSun" w:hAnsi="Times New Roman" w:cs="Times New Roman"/>
          </w:rPr>
          <w:delText>("</w:delText>
        </w:r>
      </w:del>
      <w:ins w:id="212" w:author="黄圣男" w:date="2026-06-30T16:55:00Z" w16du:dateUtc="2026-06-30T08:55:00Z">
        <w:r w:rsidR="007D35F7" w:rsidRPr="0084495D">
          <w:rPr>
            <w:rFonts w:ascii="Times New Roman" w:eastAsia="SimSun" w:hAnsi="Times New Roman" w:cs="Times New Roman"/>
          </w:rPr>
          <w:t>(</w:t>
        </w:r>
        <w:r w:rsidR="007D35F7">
          <w:rPr>
            <w:rFonts w:ascii="Times New Roman" w:eastAsia="SimSun" w:hAnsi="Times New Roman" w:cs="Times New Roman"/>
          </w:rPr>
          <w:t>“</w:t>
        </w:r>
      </w:ins>
      <w:r w:rsidRPr="0084495D">
        <w:rPr>
          <w:rFonts w:ascii="Times New Roman" w:eastAsia="SimSun" w:hAnsi="Times New Roman" w:cs="Times New Roman"/>
        </w:rPr>
        <w:t>China</w:t>
      </w:r>
      <w:del w:id="213" w:author="黄圣男" w:date="2026-06-30T16:55:00Z" w16du:dateUtc="2026-06-30T08:55:00Z">
        <w:r w:rsidRPr="0084495D" w:rsidDel="007D35F7">
          <w:rPr>
            <w:rFonts w:ascii="Times New Roman" w:eastAsia="SimSun" w:hAnsi="Times New Roman" w:cs="Times New Roman"/>
          </w:rPr>
          <w:delText>")</w:delText>
        </w:r>
      </w:del>
      <w:ins w:id="214" w:author="黄圣男" w:date="2026-06-30T16:55:00Z" w16du:dateUtc="2026-06-30T08:55:00Z">
        <w:r w:rsidR="007D35F7">
          <w:rPr>
            <w:rFonts w:ascii="Times New Roman" w:eastAsia="SimSun" w:hAnsi="Times New Roman" w:cs="Times New Roman"/>
          </w:rPr>
          <w:t>”</w:t>
        </w:r>
        <w:r w:rsidR="007D35F7" w:rsidRPr="0084495D">
          <w:rPr>
            <w:rFonts w:ascii="Times New Roman" w:eastAsia="SimSun" w:hAnsi="Times New Roman" w:cs="Times New Roman"/>
          </w:rPr>
          <w:t>)</w:t>
        </w:r>
      </w:ins>
      <w:r>
        <w:rPr>
          <w:rFonts w:ascii="Times New Roman" w:eastAsia="SimSun" w:hAnsi="Times New Roman" w:cs="Times New Roman" w:hint="eastAsia"/>
        </w:rPr>
        <w:t>。同时，在数据库层面加入文献类型限制，</w:t>
      </w:r>
      <w:r>
        <w:rPr>
          <w:rFonts w:ascii="Times New Roman" w:eastAsia="SimSun" w:hAnsi="Times New Roman" w:cs="Times New Roman"/>
        </w:rPr>
        <w:t>CNKI</w:t>
      </w:r>
      <w:r>
        <w:rPr>
          <w:rFonts w:ascii="Times New Roman" w:eastAsia="SimSun" w:hAnsi="Times New Roman" w:cs="Times New Roman"/>
        </w:rPr>
        <w:t>仅保留</w:t>
      </w:r>
      <w:r>
        <w:rPr>
          <w:rFonts w:ascii="Times New Roman" w:eastAsia="SimSun" w:hAnsi="Times New Roman" w:cs="Times New Roman"/>
        </w:rPr>
        <w:t>CSSCI</w:t>
      </w:r>
      <w:r>
        <w:rPr>
          <w:rFonts w:ascii="Times New Roman" w:eastAsia="SimSun" w:hAnsi="Times New Roman" w:cs="Times New Roman"/>
        </w:rPr>
        <w:t>来源期刊，</w:t>
      </w:r>
      <w:r>
        <w:rPr>
          <w:rFonts w:ascii="Times New Roman" w:eastAsia="SimSun" w:hAnsi="Times New Roman" w:cs="Times New Roman"/>
        </w:rPr>
        <w:t>Scopus</w:t>
      </w:r>
      <w:r>
        <w:rPr>
          <w:rFonts w:ascii="Times New Roman" w:eastAsia="SimSun" w:hAnsi="Times New Roman" w:cs="Times New Roman"/>
        </w:rPr>
        <w:t>仅保留</w:t>
      </w:r>
      <w:r>
        <w:rPr>
          <w:rFonts w:ascii="Times New Roman" w:eastAsia="SimSun" w:hAnsi="Times New Roman" w:cs="Times New Roman"/>
        </w:rPr>
        <w:t>Article</w:t>
      </w:r>
      <w:r>
        <w:rPr>
          <w:rFonts w:ascii="Times New Roman" w:eastAsia="SimSun" w:hAnsi="Times New Roman" w:cs="Times New Roman"/>
        </w:rPr>
        <w:t>类型文献。</w:t>
      </w:r>
      <w:r>
        <w:rPr>
          <w:rFonts w:ascii="Times New Roman" w:eastAsia="SimSun" w:hAnsi="Times New Roman" w:cs="Times New Roman"/>
        </w:rPr>
        <w:t>CNKI</w:t>
      </w:r>
      <w:r>
        <w:rPr>
          <w:rFonts w:ascii="Times New Roman" w:eastAsia="SimSun" w:hAnsi="Times New Roman" w:cs="Times New Roman"/>
        </w:rPr>
        <w:t>初始获得中文文献</w:t>
      </w:r>
      <w:r>
        <w:rPr>
          <w:rFonts w:ascii="Times New Roman" w:eastAsia="SimSun" w:hAnsi="Times New Roman" w:cs="Times New Roman"/>
        </w:rPr>
        <w:t>155</w:t>
      </w:r>
      <w:r>
        <w:rPr>
          <w:rFonts w:ascii="Times New Roman" w:eastAsia="SimSun" w:hAnsi="Times New Roman" w:cs="Times New Roman"/>
        </w:rPr>
        <w:t>篇，</w:t>
      </w:r>
      <w:r>
        <w:rPr>
          <w:rFonts w:ascii="Times New Roman" w:eastAsia="SimSun" w:hAnsi="Times New Roman" w:cs="Times New Roman"/>
        </w:rPr>
        <w:t>Scopus</w:t>
      </w:r>
      <w:r>
        <w:rPr>
          <w:rFonts w:ascii="Times New Roman" w:eastAsia="SimSun" w:hAnsi="Times New Roman" w:cs="Times New Roman"/>
        </w:rPr>
        <w:t>初始获得英文文献</w:t>
      </w:r>
      <w:r>
        <w:rPr>
          <w:rFonts w:ascii="Times New Roman" w:eastAsia="SimSun" w:hAnsi="Times New Roman" w:cs="Times New Roman"/>
        </w:rPr>
        <w:t>367</w:t>
      </w:r>
      <w:r>
        <w:rPr>
          <w:rFonts w:ascii="Times New Roman" w:eastAsia="SimSun" w:hAnsi="Times New Roman" w:cs="Times New Roman"/>
        </w:rPr>
        <w:t>篇。</w:t>
      </w:r>
    </w:p>
    <w:p w14:paraId="607008DC" w14:textId="696742AF" w:rsidR="00360239" w:rsidRDefault="00360239">
      <w:pPr>
        <w:ind w:firstLineChars="200" w:firstLine="440"/>
        <w:rPr>
          <w:rFonts w:ascii="Times New Roman" w:eastAsia="SimSun" w:hAnsi="Times New Roman" w:cs="Times New Roman"/>
        </w:rPr>
      </w:pPr>
      <w:r>
        <w:rPr>
          <w:rFonts w:ascii="Times New Roman" w:eastAsia="SimSun" w:hAnsi="Times New Roman" w:cs="Times New Roman" w:hint="eastAsia"/>
        </w:rPr>
        <w:t>文献筛选遵循以下标准：一是研究对象必须与中国粮食生产或粮食作物生产直接相关；二是核心解释变量必须为农业机械化、农机资本投入、综合机械化水平或农机社会化服务；三是研究必须报告可用于计算偏相关系数或经济学弹性的统计量，如回归系数、</w:t>
      </w:r>
      <w:r>
        <w:rPr>
          <w:rFonts w:ascii="Times New Roman" w:eastAsia="SimSun" w:hAnsi="Times New Roman" w:cs="Times New Roman" w:hint="eastAsia"/>
        </w:rPr>
        <w:lastRenderedPageBreak/>
        <w:t>标准误、</w:t>
      </w:r>
      <m:oMath>
        <m:r>
          <w:rPr>
            <w:rFonts w:ascii="Cambria Math" w:eastAsia="SimSun" w:hAnsi="Cambria Math" w:cs="Times New Roman" w:hint="eastAsia"/>
          </w:rPr>
          <m:t>t</m:t>
        </m:r>
      </m:oMath>
      <w:r>
        <w:rPr>
          <w:rFonts w:ascii="Times New Roman" w:eastAsia="SimSun" w:hAnsi="Times New Roman" w:cs="Times New Roman" w:hint="eastAsia"/>
        </w:rPr>
        <w:t>值、</w:t>
      </w:r>
      <w:r>
        <w:rPr>
          <w:rFonts w:ascii="Times New Roman" w:eastAsia="SimSun" w:hAnsi="Times New Roman" w:cs="Times New Roman" w:hint="eastAsia"/>
        </w:rPr>
        <w:t>p</w:t>
      </w:r>
      <w:r>
        <w:rPr>
          <w:rFonts w:ascii="Times New Roman" w:eastAsia="SimSun" w:hAnsi="Times New Roman" w:cs="Times New Roman" w:hint="eastAsia"/>
        </w:rPr>
        <w:t>值、样本量或自由度；四是对数据源高度重叠或重复发表的研究，仅保留识别策略更清晰、统计信息更完整的版本。</w:t>
      </w:r>
      <w:r>
        <w:rPr>
          <w:rFonts w:ascii="SimSun" w:eastAsia="SimSun" w:hAnsi="SimSun"/>
        </w:rPr>
        <w:t>效应量提取采用“一文</w:t>
      </w:r>
      <w:proofErr w:type="gramStart"/>
      <w:r>
        <w:rPr>
          <w:rFonts w:ascii="SimSun" w:eastAsia="SimSun" w:hAnsi="SimSun"/>
        </w:rPr>
        <w:t>一</w:t>
      </w:r>
      <w:proofErr w:type="gramEnd"/>
      <w:r>
        <w:rPr>
          <w:rFonts w:ascii="SimSun" w:eastAsia="SimSun" w:hAnsi="SimSun"/>
        </w:rPr>
        <w:t>主效应量”的原则</w:t>
      </w:r>
      <w:del w:id="215" w:author="黄圣男" w:date="2026-06-30T16:59:00Z" w16du:dateUtc="2026-06-30T08:59:00Z">
        <w:r w:rsidDel="00525E68">
          <w:rPr>
            <w:rFonts w:ascii="SimSun" w:eastAsia="SimSun" w:hAnsi="SimSun"/>
          </w:rPr>
          <w:delText>：</w:delText>
        </w:r>
      </w:del>
      <w:ins w:id="216" w:author="黄圣男" w:date="2026-06-30T16:59:00Z" w16du:dateUtc="2026-06-30T08:59:00Z">
        <w:r w:rsidR="00525E68">
          <w:rPr>
            <w:rFonts w:ascii="SimSun" w:eastAsia="SimSun" w:hAnsi="SimSun" w:hint="eastAsia"/>
          </w:rPr>
          <w:t>，</w:t>
        </w:r>
        <w:proofErr w:type="gramStart"/>
        <w:r w:rsidR="00525E68">
          <w:rPr>
            <w:rFonts w:ascii="SimSun" w:eastAsia="SimSun" w:hAnsi="SimSun" w:hint="eastAsia"/>
          </w:rPr>
          <w:t>即</w:t>
        </w:r>
      </w:ins>
      <w:r>
        <w:rPr>
          <w:rFonts w:ascii="SimSun" w:eastAsia="SimSun" w:hAnsi="SimSun"/>
        </w:rPr>
        <w:t>若同</w:t>
      </w:r>
      <w:proofErr w:type="gramEnd"/>
      <w:r>
        <w:rPr>
          <w:rFonts w:ascii="SimSun" w:eastAsia="SimSun" w:hAnsi="SimSun"/>
        </w:rPr>
        <w:t>一文献报告多个模型，优先提取作者</w:t>
      </w:r>
      <w:proofErr w:type="gramStart"/>
      <w:r>
        <w:rPr>
          <w:rFonts w:ascii="SimSun" w:eastAsia="SimSun" w:hAnsi="SimSun"/>
        </w:rPr>
        <w:t>主回归</w:t>
      </w:r>
      <w:proofErr w:type="gramEnd"/>
      <w:r>
        <w:rPr>
          <w:rFonts w:ascii="SimSun" w:eastAsia="SimSun" w:hAnsi="SimSun"/>
        </w:rPr>
        <w:t>中控制变量最完整、识别策略最严格且与粮食生产最直接相关的估计结果；若同一文献报告多个作物或多个机械化变量，则按照本文预设的MCI、AMS和AML路径分类提取最匹配的主估计。</w:t>
      </w:r>
      <w:r>
        <w:rPr>
          <w:rFonts w:ascii="Times New Roman" w:eastAsia="SimSun" w:hAnsi="Times New Roman" w:cs="Times New Roman" w:hint="eastAsia"/>
        </w:rPr>
        <w:t>最终纳入</w:t>
      </w:r>
      <w:r>
        <w:rPr>
          <w:rFonts w:ascii="Times New Roman" w:eastAsia="SimSun" w:hAnsi="Times New Roman" w:cs="Times New Roman"/>
        </w:rPr>
        <w:t>56</w:t>
      </w:r>
      <w:r>
        <w:rPr>
          <w:rFonts w:ascii="Times New Roman" w:eastAsia="SimSun" w:hAnsi="Times New Roman" w:cs="Times New Roman"/>
        </w:rPr>
        <w:t>篇实证文献，并提取</w:t>
      </w:r>
      <w:r>
        <w:rPr>
          <w:rFonts w:ascii="Times New Roman" w:eastAsia="SimSun" w:hAnsi="Times New Roman" w:cs="Times New Roman"/>
        </w:rPr>
        <w:t>56</w:t>
      </w:r>
      <w:r>
        <w:rPr>
          <w:rFonts w:ascii="Times New Roman" w:eastAsia="SimSun" w:hAnsi="Times New Roman" w:cs="Times New Roman"/>
        </w:rPr>
        <w:t>个独立效应量。为增强可重复性，本文在编码过程中记录文献来源、样本层级、样本规模、模型类型、是否处理内生性、机械化路径、结果变量维度、系数方向和统计显著性等信息。</w:t>
      </w:r>
    </w:p>
    <w:p w14:paraId="4510B8B6" w14:textId="77777777" w:rsidR="00A0142D" w:rsidRDefault="000579DA" w:rsidP="00A96E18">
      <w:pPr>
        <w:ind w:firstLineChars="200" w:firstLine="440"/>
        <w:outlineLvl w:val="1"/>
        <w:rPr>
          <w:rFonts w:ascii="Times New Roman" w:eastAsia="SimSun" w:hAnsi="Times New Roman" w:cs="Times New Roman"/>
          <w:b/>
        </w:rPr>
      </w:pPr>
      <w:r>
        <w:rPr>
          <w:rFonts w:ascii="SimHei" w:eastAsia="SimHei" w:hAnsi="SimHei" w:cs="Times New Roman" w:hint="eastAsia"/>
          <w:bCs/>
        </w:rPr>
        <w:t>（二）效应量构造与“双轨制”标准化</w:t>
      </w:r>
    </w:p>
    <w:p w14:paraId="2D8B0153" w14:textId="77777777" w:rsidR="005C46A4" w:rsidRDefault="005C46A4">
      <w:pPr>
        <w:ind w:firstLineChars="200" w:firstLine="440"/>
        <w:rPr>
          <w:rFonts w:ascii="Times New Roman" w:eastAsia="SimSun" w:hAnsi="Times New Roman" w:cs="Times New Roman"/>
        </w:rPr>
      </w:pPr>
      <w:r>
        <w:rPr>
          <w:rFonts w:ascii="Times New Roman" w:eastAsia="SimSun" w:hAnsi="Times New Roman" w:cs="Times New Roman" w:hint="eastAsia"/>
        </w:rPr>
        <w:t>由于纳入文献在变量口径、计量模型和数据层级上存在较强异质性，原始回归系数不能直接合并。本文采用“双轨制”标准化处理：第一轨为偏相关系数（</w:t>
      </w:r>
      <w:r>
        <w:rPr>
          <w:rFonts w:ascii="Times New Roman" w:eastAsia="SimSun" w:hAnsi="Times New Roman" w:cs="Times New Roman"/>
        </w:rPr>
        <w:t>Partial Correlation Coefficient, PCC</w:t>
      </w:r>
      <w:r>
        <w:rPr>
          <w:rFonts w:ascii="Times New Roman" w:eastAsia="SimSun" w:hAnsi="Times New Roman" w:cs="Times New Roman" w:hint="eastAsia"/>
        </w:rPr>
        <w:t>），用于合并不同研究的标准化效应，并开展异质性和发表偏倚检验</w:t>
      </w:r>
      <w:r>
        <w:rPr>
          <w:rFonts w:ascii="Times New Roman" w:eastAsia="SimSun" w:hAnsi="Times New Roman" w:cs="Times New Roman"/>
        </w:rPr>
        <w:fldChar w:fldCharType="begin"/>
      </w:r>
      <w:r>
        <w:rPr>
          <w:rFonts w:ascii="Times New Roman" w:eastAsia="SimSun" w:hAnsi="Times New Roman" w:cs="Times New Roman" w:hint="eastAsia"/>
        </w:rPr>
        <w:instrText xml:space="preserve"> ADDIN EN.CITE &lt;EndNote&gt;&lt;Cite&gt;&lt;Author&gt;Card&lt;/Author&gt;&lt;Year&gt;2012&lt;/Year&gt;&lt;RecNum&gt;648&lt;/RecNum&gt;&lt;DisplayText&gt;</w:instrText>
      </w:r>
      <w:r>
        <w:rPr>
          <w:rFonts w:ascii="Times New Roman" w:eastAsia="SimSun" w:hAnsi="Times New Roman" w:cs="Times New Roman" w:hint="eastAsia"/>
        </w:rPr>
        <w:instrText>（</w:instrText>
      </w:r>
      <w:r>
        <w:rPr>
          <w:rFonts w:ascii="Times New Roman" w:eastAsia="SimSun" w:hAnsi="Times New Roman" w:cs="Times New Roman" w:hint="eastAsia"/>
        </w:rPr>
        <w:instrText>Lipsey</w:instrText>
      </w:r>
      <w:r>
        <w:rPr>
          <w:rFonts w:ascii="Times New Roman" w:eastAsia="SimSun" w:hAnsi="Times New Roman" w:cs="Times New Roman" w:hint="eastAsia"/>
        </w:rPr>
        <w:instrText>和</w:instrText>
      </w:r>
      <w:r>
        <w:rPr>
          <w:rFonts w:ascii="Times New Roman" w:eastAsia="SimSun" w:hAnsi="Times New Roman" w:cs="Times New Roman" w:hint="eastAsia"/>
        </w:rPr>
        <w:instrText>Wilson</w:instrText>
      </w:r>
      <w:r>
        <w:rPr>
          <w:rFonts w:ascii="Times New Roman" w:eastAsia="SimSun" w:hAnsi="Times New Roman" w:cs="Times New Roman" w:hint="eastAsia"/>
        </w:rPr>
        <w:instrText>，</w:instrText>
      </w:r>
      <w:r>
        <w:rPr>
          <w:rFonts w:ascii="Times New Roman" w:eastAsia="SimSun" w:hAnsi="Times New Roman" w:cs="Times New Roman" w:hint="eastAsia"/>
        </w:rPr>
        <w:instrText>2001</w:instrText>
      </w:r>
      <w:r>
        <w:rPr>
          <w:rFonts w:ascii="Times New Roman" w:eastAsia="SimSun" w:hAnsi="Times New Roman" w:cs="Times New Roman" w:hint="eastAsia"/>
        </w:rPr>
        <w:instrText>；</w:instrText>
      </w:r>
      <w:r>
        <w:rPr>
          <w:rFonts w:ascii="Times New Roman" w:eastAsia="SimSun" w:hAnsi="Times New Roman" w:cs="Times New Roman" w:hint="eastAsia"/>
        </w:rPr>
        <w:instrText>Card</w:instrText>
      </w:r>
      <w:r>
        <w:rPr>
          <w:rFonts w:ascii="Times New Roman" w:eastAsia="SimSun" w:hAnsi="Times New Roman" w:cs="Times New Roman" w:hint="eastAsia"/>
        </w:rPr>
        <w:instrText>，</w:instrText>
      </w:r>
      <w:r>
        <w:rPr>
          <w:rFonts w:ascii="Times New Roman" w:eastAsia="SimSun" w:hAnsi="Times New Roman" w:cs="Times New Roman" w:hint="eastAsia"/>
        </w:rPr>
        <w:instrText>2012</w:instrText>
      </w:r>
      <w:r>
        <w:rPr>
          <w:rFonts w:ascii="Times New Roman" w:eastAsia="SimSun" w:hAnsi="Times New Roman" w:cs="Times New Roman" w:hint="eastAsia"/>
        </w:rPr>
        <w:instrText>）</w:instrText>
      </w:r>
      <w:r>
        <w:rPr>
          <w:rFonts w:ascii="Times New Roman" w:eastAsia="SimSun" w:hAnsi="Times New Roman" w:cs="Times New Roman" w:hint="eastAsia"/>
        </w:rPr>
        <w:instrText>&lt;/DisplayText&gt;&lt;record&gt;&lt;rec-number&gt;648&lt;/rec-number&gt;&lt;foreign-keys&gt;&lt;key app="EN" db-id="v92vet5pxptdwtexw5dv9fzzpze5ttdvfxvd" timestamp="1775812128"&gt;648&lt;/key&gt;&lt;/foreign-keys&gt;&lt;ref-type name="</w:instrText>
      </w:r>
      <w:r>
        <w:rPr>
          <w:rFonts w:ascii="Times New Roman" w:eastAsia="SimSun" w:hAnsi="Times New Roman" w:cs="Times New Roman" w:hint="eastAsia"/>
        </w:rPr>
        <w:instrText>书籍</w:instrText>
      </w:r>
      <w:r>
        <w:rPr>
          <w:rFonts w:ascii="Times New Roman" w:eastAsia="SimSun" w:hAnsi="Times New Roman" w:cs="Times New Roman" w:hint="eastAsia"/>
        </w:rPr>
        <w:instrText>"&gt;6&lt;/ref-type&gt;&lt;contributors&gt;&lt;authors&gt;&lt;author&gt;Card, Noel A.&lt;/author&gt;&lt;/authors&gt;&lt;/contributors&gt;&lt;titles&gt;&lt;title&gt;Applied meta-analysis for social science research&lt;/title&gt;&lt;secondary-title&gt;Applied me</w:instrText>
      </w:r>
      <w:r>
        <w:rPr>
          <w:rFonts w:ascii="Times New Roman" w:eastAsia="SimSun" w:hAnsi="Times New Roman" w:cs="Times New Roman"/>
        </w:rPr>
        <w:instrText>ta-analysis for social science research.&lt;/secondary-title&gt;&lt;/titles&gt;&lt;pages&gt;xvi, 377-xvi, 377&lt;/pages&gt;&lt;keywords&gt;&lt;keyword&gt;*Experimentation&lt;/keyword&gt;&lt;keyword&gt;*Meta Analysis&lt;/keyword&gt;&lt;keyword&gt;Social Sciences&lt;/keyword&gt;&lt;/keywords&gt;&lt;dates&gt;&lt;year&gt;2012&lt;/year&gt;&lt;/dates&gt;&lt;pub-location&gt;New York, NY, US&lt;/pub-location&gt;&lt;publisher&gt;The Guilford Press&lt;/publisher&gt;&lt;isbn&gt;978-1-60918-499-5 (Hardcover); 978-1-60918-501-5 (PDF)&lt;/isbn&gt;&lt;urls&gt;&lt;/urls&gt;&lt;/record&gt;&lt;/Cite&gt;&lt;Cite&gt;&lt;Author&gt;Lipsey&lt;/Author&gt;&lt;Year&gt;2001&lt;/Year&gt;&lt;RecNum&gt;647&lt;/RecNum&gt;&lt;record&gt;</w:instrText>
      </w:r>
      <w:r>
        <w:rPr>
          <w:rFonts w:ascii="Times New Roman" w:eastAsia="SimSun" w:hAnsi="Times New Roman" w:cs="Times New Roman" w:hint="eastAsia"/>
        </w:rPr>
        <w:instrText>&lt;rec-number&gt;647&lt;/rec-number&gt;&lt;foreign-keys&gt;&lt;key app="EN" db-id="v92vet5pxptdwtexw5dv9fzzpze5ttdvfxvd" timestamp="1775812098"&gt;647&lt;/key&gt;&lt;/foreign-keys&gt;&lt;ref-type name="</w:instrText>
      </w:r>
      <w:r>
        <w:rPr>
          <w:rFonts w:ascii="Times New Roman" w:eastAsia="SimSun" w:hAnsi="Times New Roman" w:cs="Times New Roman" w:hint="eastAsia"/>
        </w:rPr>
        <w:instrText>书籍</w:instrText>
      </w:r>
      <w:r>
        <w:rPr>
          <w:rFonts w:ascii="Times New Roman" w:eastAsia="SimSun" w:hAnsi="Times New Roman" w:cs="Times New Roman" w:hint="eastAsia"/>
        </w:rPr>
        <w:instrText>"&gt;6&lt;/ref-type&gt;&lt;contributors&gt;&lt;authors&gt;&lt;author&gt;Lipsey, Mark W.&lt;/author&gt;&lt;author&gt;Wilson, Davi</w:instrText>
      </w:r>
      <w:r>
        <w:rPr>
          <w:rFonts w:ascii="Times New Roman" w:eastAsia="SimSun" w:hAnsi="Times New Roman" w:cs="Times New Roman"/>
        </w:rPr>
        <w:instrText>d B.&lt;/author&gt;&lt;/authors&gt;&lt;/contributors&gt;&lt;titles&gt;&lt;title&gt;Practical meta-analysis&lt;/title&gt;&lt;secondary-title&gt;Practical meta-analysis.&lt;/secondary-title&gt;&lt;/titles&gt;&lt;pages&gt;ix, 247-ix, 247&lt;/pages&gt;&lt;keywords&gt;&lt;keyword&gt;*Experimental Methods&lt;/keyword&gt;&lt;keyword&gt;Meta Analysis&lt;/keyword&gt;&lt;/keywords&gt;&lt;dates&gt;&lt;year&gt;2001&lt;/year&gt;&lt;/dates&gt;&lt;pub-location&gt;Thousand Oaks, CA, US&lt;/pub-location&gt;&lt;publisher&gt;Sage Publications, Inc&lt;/publisher&gt;&lt;isbn&gt;0-7619-2167-2 (Hardcover); 0-7619-2168-0 (Paperback)&lt;/isbn&gt;&lt;urls&gt;&lt;/urls&gt;&lt;/record&gt;&lt;/Cite&gt;&lt;/EndNote&gt;</w:instrText>
      </w:r>
      <w:r>
        <w:rPr>
          <w:rFonts w:ascii="Times New Roman" w:eastAsia="SimSun" w:hAnsi="Times New Roman" w:cs="Times New Roman"/>
        </w:rPr>
        <w:fldChar w:fldCharType="separate"/>
      </w:r>
      <w:r>
        <w:rPr>
          <w:rFonts w:ascii="Times New Roman" w:eastAsia="SimSun" w:hAnsi="Times New Roman" w:cs="Times New Roman" w:hint="eastAsia"/>
          <w:noProof/>
        </w:rPr>
        <w:t>（</w:t>
      </w:r>
      <w:r>
        <w:rPr>
          <w:rFonts w:ascii="Times New Roman" w:eastAsia="SimSun" w:hAnsi="Times New Roman" w:cs="Times New Roman" w:hint="eastAsia"/>
          <w:noProof/>
        </w:rPr>
        <w:t>Lipsey</w:t>
      </w:r>
      <w:r>
        <w:rPr>
          <w:rFonts w:ascii="Times New Roman" w:eastAsia="SimSun" w:hAnsi="Times New Roman" w:cs="Times New Roman" w:hint="eastAsia"/>
          <w:noProof/>
        </w:rPr>
        <w:t>和</w:t>
      </w:r>
      <w:r>
        <w:rPr>
          <w:rFonts w:ascii="Times New Roman" w:eastAsia="SimSun" w:hAnsi="Times New Roman" w:cs="Times New Roman" w:hint="eastAsia"/>
          <w:noProof/>
        </w:rPr>
        <w:t>Wilson</w:t>
      </w:r>
      <w:r>
        <w:rPr>
          <w:rFonts w:ascii="Times New Roman" w:eastAsia="SimSun" w:hAnsi="Times New Roman" w:cs="Times New Roman" w:hint="eastAsia"/>
          <w:noProof/>
        </w:rPr>
        <w:t>，</w:t>
      </w:r>
      <w:r>
        <w:rPr>
          <w:rFonts w:ascii="Times New Roman" w:eastAsia="SimSun" w:hAnsi="Times New Roman" w:cs="Times New Roman" w:hint="eastAsia"/>
          <w:noProof/>
        </w:rPr>
        <w:t>2001</w:t>
      </w:r>
      <w:r>
        <w:rPr>
          <w:rFonts w:ascii="Times New Roman" w:eastAsia="SimSun" w:hAnsi="Times New Roman" w:cs="Times New Roman" w:hint="eastAsia"/>
          <w:noProof/>
        </w:rPr>
        <w:t>；</w:t>
      </w:r>
      <w:r>
        <w:rPr>
          <w:rFonts w:ascii="Times New Roman" w:eastAsia="SimSun" w:hAnsi="Times New Roman" w:cs="Times New Roman" w:hint="eastAsia"/>
          <w:noProof/>
        </w:rPr>
        <w:t>Card</w:t>
      </w:r>
      <w:r>
        <w:rPr>
          <w:rFonts w:ascii="Times New Roman" w:eastAsia="SimSun" w:hAnsi="Times New Roman" w:cs="Times New Roman" w:hint="eastAsia"/>
          <w:noProof/>
        </w:rPr>
        <w:t>，</w:t>
      </w:r>
      <w:r>
        <w:rPr>
          <w:rFonts w:ascii="Times New Roman" w:eastAsia="SimSun" w:hAnsi="Times New Roman" w:cs="Times New Roman" w:hint="eastAsia"/>
          <w:noProof/>
        </w:rPr>
        <w:t>2012</w:t>
      </w:r>
      <w:r>
        <w:rPr>
          <w:rFonts w:ascii="Times New Roman" w:eastAsia="SimSun" w:hAnsi="Times New Roman" w:cs="Times New Roman" w:hint="eastAsia"/>
          <w:noProof/>
        </w:rPr>
        <w:t>）</w:t>
      </w:r>
      <w:r>
        <w:rPr>
          <w:rFonts w:ascii="Times New Roman" w:eastAsia="SimSun" w:hAnsi="Times New Roman" w:cs="Times New Roman"/>
        </w:rPr>
        <w:fldChar w:fldCharType="end"/>
      </w:r>
      <w:r>
        <w:rPr>
          <w:rFonts w:ascii="Times New Roman" w:eastAsia="SimSun" w:hAnsi="Times New Roman" w:cs="Times New Roman" w:hint="eastAsia"/>
        </w:rPr>
        <w:t>；第二轨为经济学弹性，用于将</w:t>
      </w:r>
      <w:r>
        <w:rPr>
          <w:rFonts w:ascii="Times New Roman" w:eastAsia="SimSun" w:hAnsi="Times New Roman" w:cs="Times New Roman" w:hint="eastAsia"/>
        </w:rPr>
        <w:t>Meta</w:t>
      </w:r>
      <w:r>
        <w:rPr>
          <w:rFonts w:ascii="Times New Roman" w:eastAsia="SimSun" w:hAnsi="Times New Roman" w:cs="Times New Roman" w:hint="eastAsia"/>
        </w:rPr>
        <w:t>证据转化为</w:t>
      </w:r>
      <w:r>
        <w:rPr>
          <w:rFonts w:ascii="Times New Roman" w:eastAsia="SimSun" w:hAnsi="Times New Roman" w:cs="Times New Roman" w:hint="eastAsia"/>
        </w:rPr>
        <w:t>C</w:t>
      </w:r>
      <w:r>
        <w:rPr>
          <w:rFonts w:ascii="Times New Roman" w:eastAsia="SimSun" w:hAnsi="Times New Roman" w:cs="Times New Roman"/>
        </w:rPr>
        <w:t>ASM</w:t>
      </w:r>
      <w:r>
        <w:rPr>
          <w:rFonts w:ascii="Times New Roman" w:eastAsia="SimSun" w:hAnsi="Times New Roman" w:cs="Times New Roman" w:hint="eastAsia"/>
        </w:rPr>
        <w:t>模型中的技术冲击参数。</w:t>
      </w:r>
    </w:p>
    <w:p w14:paraId="48BE9383" w14:textId="77777777" w:rsidR="00B30D75" w:rsidRPr="00074F54" w:rsidRDefault="001201B1" w:rsidP="00B30D75">
      <w:pPr>
        <w:ind w:firstLineChars="200" w:firstLine="440"/>
        <w:rPr>
          <w:rFonts w:ascii="Times New Roman" w:eastAsia="SimSun" w:hAnsi="Times New Roman" w:cs="Times New Roman"/>
        </w:rPr>
      </w:pPr>
      <w:r>
        <w:rPr>
          <w:rFonts w:ascii="Times New Roman" w:eastAsia="SimSun" w:hAnsi="Times New Roman" w:cs="Times New Roman" w:hint="eastAsia"/>
        </w:rPr>
        <w:t>若原文报告</w:t>
      </w:r>
      <w:r>
        <w:rPr>
          <w:rFonts w:ascii="Times New Roman" w:eastAsia="SimSun" w:hAnsi="Times New Roman" w:cs="Times New Roman" w:hint="eastAsia"/>
          <w:i/>
        </w:rPr>
        <w:t>t</w:t>
      </w:r>
      <w:r>
        <w:rPr>
          <w:rFonts w:ascii="Times New Roman" w:eastAsia="SimSun" w:hAnsi="Times New Roman" w:cs="Times New Roman" w:hint="eastAsia"/>
        </w:rPr>
        <w:t>值和自由度，则</w:t>
      </w:r>
      <w:r>
        <w:rPr>
          <w:rFonts w:ascii="Times New Roman" w:eastAsia="SimSun" w:hAnsi="Times New Roman" w:cs="Times New Roman" w:hint="eastAsia"/>
        </w:rPr>
        <w:t>P</w:t>
      </w:r>
      <w:r>
        <w:rPr>
          <w:rFonts w:ascii="Times New Roman" w:eastAsia="SimSun" w:hAnsi="Times New Roman" w:cs="Times New Roman"/>
        </w:rPr>
        <w:t>CC</w:t>
      </w:r>
      <w:r>
        <w:rPr>
          <w:rFonts w:ascii="Times New Roman" w:eastAsia="SimSun" w:hAnsi="Times New Roman" w:cs="Times New Roman" w:hint="eastAsia"/>
        </w:rPr>
        <w:t>按式（</w:t>
      </w:r>
      <w:r>
        <w:rPr>
          <w:rFonts w:ascii="Times New Roman" w:eastAsia="SimSun" w:hAnsi="Times New Roman" w:cs="Times New Roman" w:hint="eastAsia"/>
        </w:rPr>
        <w:t>21</w:t>
      </w:r>
      <w:r>
        <w:rPr>
          <w:rFonts w:ascii="Times New Roman" w:eastAsia="SimSun" w:hAnsi="Times New Roman" w:cs="Times New Roman" w:hint="eastAsia"/>
        </w:rPr>
        <w:t>）计算：</w:t>
      </w:r>
    </w:p>
    <w:p w14:paraId="522DD192" w14:textId="77777777" w:rsidR="00B30D75" w:rsidRDefault="00D72E9E" w:rsidP="00A96E18">
      <w:pPr>
        <w:tabs>
          <w:tab w:val="center" w:pos="4153"/>
          <w:tab w:val="right" w:pos="8306"/>
        </w:tabs>
        <w:rPr>
          <w:rFonts w:ascii="Times New Roman" w:eastAsia="SimSun" w:hAnsi="Times New Roman" w:cs="Times New Roman"/>
        </w:rPr>
      </w:pPr>
      <w:r>
        <w:rPr>
          <w:rFonts w:ascii="Times New Roman" w:eastAsia="SimSun" w:hAnsi="Times New Roman" w:cs="Times New Roman"/>
        </w:rPr>
        <w:tab/>
      </w:r>
      <m:oMath>
        <m:sSub>
          <m:sSubPr>
            <m:ctrlPr>
              <w:rPr>
                <w:rFonts w:ascii="Cambria Math" w:eastAsia="SimSun" w:hAnsi="Cambria Math" w:cs="Times New Roman"/>
              </w:rPr>
            </m:ctrlPr>
          </m:sSubPr>
          <m:e>
            <m:r>
              <w:rPr>
                <w:rFonts w:ascii="Cambria Math" w:eastAsia="SimSun" w:hAnsi="Cambria Math" w:cs="Times New Roman"/>
              </w:rPr>
              <m:t>PCC</m:t>
            </m:r>
          </m:e>
          <m:sub>
            <m:r>
              <w:rPr>
                <w:rFonts w:ascii="Cambria Math" w:eastAsia="SimSun" w:hAnsi="Cambria Math" w:cs="Times New Roman"/>
              </w:rPr>
              <m:t>i</m:t>
            </m:r>
          </m:sub>
        </m:sSub>
        <m:r>
          <w:rPr>
            <w:rFonts w:ascii="Cambria Math" w:eastAsia="SimSun" w:hAnsi="Cambria Math" w:cs="Times New Roman"/>
          </w:rPr>
          <m:t>=</m:t>
        </m:r>
        <m:f>
          <m:fPr>
            <m:ctrlPr>
              <w:rPr>
                <w:rFonts w:ascii="Cambria Math" w:eastAsia="SimSun" w:hAnsi="Cambria Math" w:cs="Times New Roman"/>
                <w:i/>
              </w:rPr>
            </m:ctrlPr>
          </m:fPr>
          <m:num>
            <m:sSub>
              <m:sSubPr>
                <m:ctrlPr>
                  <w:rPr>
                    <w:rFonts w:ascii="Cambria Math" w:eastAsia="SimSun" w:hAnsi="Cambria Math" w:cs="Times New Roman"/>
                    <w:i/>
                  </w:rPr>
                </m:ctrlPr>
              </m:sSubPr>
              <m:e>
                <m:r>
                  <w:rPr>
                    <w:rFonts w:ascii="Cambria Math" w:eastAsia="SimSun" w:hAnsi="Cambria Math" w:cs="Times New Roman"/>
                  </w:rPr>
                  <m:t>t</m:t>
                </m:r>
              </m:e>
              <m:sub>
                <m:r>
                  <w:rPr>
                    <w:rFonts w:ascii="Cambria Math" w:eastAsia="SimSun" w:hAnsi="Cambria Math" w:cs="Times New Roman"/>
                  </w:rPr>
                  <m:t>i</m:t>
                </m:r>
              </m:sub>
            </m:sSub>
          </m:num>
          <m:den>
            <m:rad>
              <m:radPr>
                <m:degHide m:val="1"/>
                <m:ctrlPr>
                  <w:rPr>
                    <w:rFonts w:ascii="Cambria Math" w:eastAsia="SimSun" w:hAnsi="Cambria Math" w:cs="Times New Roman"/>
                    <w:i/>
                  </w:rPr>
                </m:ctrlPr>
              </m:radPr>
              <m:deg/>
              <m:e>
                <m:sSubSup>
                  <m:sSubSupPr>
                    <m:ctrlPr>
                      <w:rPr>
                        <w:rFonts w:ascii="Cambria Math" w:eastAsia="SimSun" w:hAnsi="Cambria Math" w:cs="Times New Roman"/>
                        <w:i/>
                      </w:rPr>
                    </m:ctrlPr>
                  </m:sSubSupPr>
                  <m:e>
                    <m:r>
                      <w:rPr>
                        <w:rFonts w:ascii="Cambria Math" w:eastAsia="SimSun" w:hAnsi="Cambria Math" w:cs="Times New Roman"/>
                      </w:rPr>
                      <m:t>t</m:t>
                    </m:r>
                  </m:e>
                  <m:sub>
                    <m:r>
                      <w:rPr>
                        <w:rFonts w:ascii="Cambria Math" w:eastAsia="SimSun" w:hAnsi="Cambria Math" w:cs="Times New Roman"/>
                      </w:rPr>
                      <m:t>i</m:t>
                    </m:r>
                  </m:sub>
                  <m:sup>
                    <m:r>
                      <w:rPr>
                        <w:rFonts w:ascii="Cambria Math" w:eastAsia="SimSun" w:hAnsi="Cambria Math" w:cs="Times New Roman"/>
                      </w:rPr>
                      <m:t>2</m:t>
                    </m:r>
                  </m:sup>
                </m:sSubSup>
                <m:r>
                  <w:rPr>
                    <w:rFonts w:ascii="Cambria Math" w:eastAsia="SimSun" w:hAnsi="Cambria Math" w:cs="Times New Roman"/>
                  </w:rPr>
                  <m:t>+</m:t>
                </m:r>
                <m:sSub>
                  <m:sSubPr>
                    <m:ctrlPr>
                      <w:rPr>
                        <w:rFonts w:ascii="Cambria Math" w:eastAsia="SimSun" w:hAnsi="Cambria Math" w:cs="Times New Roman"/>
                        <w:i/>
                      </w:rPr>
                    </m:ctrlPr>
                  </m:sSubPr>
                  <m:e>
                    <m:r>
                      <w:rPr>
                        <w:rFonts w:ascii="Cambria Math" w:eastAsia="SimSun" w:hAnsi="Cambria Math" w:cs="Times New Roman" w:hint="eastAsia"/>
                      </w:rPr>
                      <m:t>df</m:t>
                    </m:r>
                  </m:e>
                  <m:sub>
                    <m:r>
                      <w:rPr>
                        <w:rFonts w:ascii="Cambria Math" w:eastAsia="SimSun" w:hAnsi="Cambria Math" w:cs="Times New Roman"/>
                      </w:rPr>
                      <m:t>i</m:t>
                    </m:r>
                  </m:sub>
                </m:sSub>
              </m:e>
            </m:rad>
          </m:den>
        </m:f>
      </m:oMath>
      <w:r>
        <w:rPr>
          <w:rFonts w:ascii="Times New Roman" w:eastAsia="SimSun" w:hAnsi="Times New Roman" w:cs="Times New Roman"/>
        </w:rPr>
        <w:tab/>
      </w:r>
      <w:r>
        <w:rPr>
          <w:rFonts w:ascii="Times New Roman" w:eastAsia="SimSun" w:hAnsi="Times New Roman" w:cs="Times New Roman" w:hint="eastAsia"/>
        </w:rPr>
        <w:t>（</w:t>
      </w:r>
      <w:r>
        <w:rPr>
          <w:rFonts w:ascii="Times New Roman" w:eastAsia="SimSun" w:hAnsi="Times New Roman" w:cs="Times New Roman"/>
        </w:rPr>
        <w:t>21</w:t>
      </w:r>
      <w:r>
        <w:rPr>
          <w:rFonts w:ascii="Times New Roman" w:eastAsia="SimSun" w:hAnsi="Times New Roman" w:cs="Times New Roman" w:hint="eastAsia"/>
        </w:rPr>
        <w:t>）</w:t>
      </w:r>
    </w:p>
    <w:p w14:paraId="7DB85B81" w14:textId="77777777" w:rsidR="00B30D75" w:rsidRDefault="00B30D75" w:rsidP="00A96E18">
      <w:pPr>
        <w:rPr>
          <w:rFonts w:ascii="Times New Roman" w:eastAsia="SimSun" w:hAnsi="Times New Roman" w:cs="Times New Roman"/>
        </w:rPr>
      </w:pPr>
      <w:r>
        <w:rPr>
          <w:rFonts w:ascii="Times New Roman" w:eastAsia="SimSun" w:hAnsi="Times New Roman" w:cs="Times New Roman" w:hint="eastAsia"/>
        </w:rPr>
        <w:t>其中，</w:t>
      </w:r>
      <m:oMath>
        <m:sSub>
          <m:sSubPr>
            <m:ctrlPr>
              <w:rPr>
                <w:rFonts w:ascii="Cambria Math" w:eastAsia="SimSun" w:hAnsi="Cambria Math" w:cs="Times New Roman"/>
              </w:rPr>
            </m:ctrlPr>
          </m:sSubPr>
          <m:e>
            <m:r>
              <w:rPr>
                <w:rFonts w:ascii="Cambria Math" w:eastAsia="SimSun" w:hAnsi="Cambria Math" w:cs="Times New Roman"/>
              </w:rPr>
              <m:t>PCC</m:t>
            </m:r>
          </m:e>
          <m:sub>
            <m:r>
              <w:rPr>
                <w:rFonts w:ascii="Cambria Math" w:eastAsia="SimSun" w:hAnsi="Cambria Math" w:cs="Times New Roman"/>
              </w:rPr>
              <m:t>i</m:t>
            </m:r>
          </m:sub>
        </m:sSub>
      </m:oMath>
      <w:r>
        <w:rPr>
          <w:rFonts w:ascii="Times New Roman" w:eastAsia="SimSun" w:hAnsi="Times New Roman" w:cs="Times New Roman" w:hint="eastAsia"/>
        </w:rPr>
        <w:t>为第</w:t>
      </w:r>
      <m:oMath>
        <m:r>
          <w:rPr>
            <w:rFonts w:ascii="Cambria Math" w:eastAsia="SimSun" w:hAnsi="Cambria Math" w:cs="Times New Roman"/>
          </w:rPr>
          <m:t>i</m:t>
        </m:r>
      </m:oMath>
      <w:proofErr w:type="gramStart"/>
      <w:r>
        <w:rPr>
          <w:rFonts w:ascii="Times New Roman" w:eastAsia="SimSun" w:hAnsi="Times New Roman" w:cs="Times New Roman" w:hint="eastAsia"/>
        </w:rPr>
        <w:t>个</w:t>
      </w:r>
      <w:proofErr w:type="gramEnd"/>
      <w:r>
        <w:rPr>
          <w:rFonts w:ascii="Times New Roman" w:eastAsia="SimSun" w:hAnsi="Times New Roman" w:cs="Times New Roman" w:hint="eastAsia"/>
        </w:rPr>
        <w:t>估计值的偏相关系数，</w:t>
      </w:r>
      <m:oMath>
        <m:sSub>
          <m:sSubPr>
            <m:ctrlPr>
              <w:rPr>
                <w:rFonts w:ascii="Cambria Math" w:eastAsia="SimSun" w:hAnsi="Cambria Math" w:cs="Times New Roman"/>
              </w:rPr>
            </m:ctrlPr>
          </m:sSubPr>
          <m:e>
            <m:r>
              <w:rPr>
                <w:rFonts w:ascii="Cambria Math" w:eastAsia="SimSun" w:hAnsi="Cambria Math" w:cs="Times New Roman"/>
              </w:rPr>
              <m:t>t</m:t>
            </m:r>
          </m:e>
          <m:sub>
            <m:r>
              <w:rPr>
                <w:rFonts w:ascii="Cambria Math" w:eastAsia="SimSun" w:hAnsi="Cambria Math" w:cs="Times New Roman"/>
              </w:rPr>
              <m:t>i</m:t>
            </m:r>
          </m:sub>
        </m:sSub>
      </m:oMath>
      <w:r>
        <w:rPr>
          <w:rFonts w:ascii="Times New Roman" w:eastAsia="SimSun" w:hAnsi="Times New Roman" w:cs="Times New Roman" w:hint="eastAsia"/>
        </w:rPr>
        <w:t>为第</w:t>
      </w:r>
      <m:oMath>
        <m:r>
          <w:rPr>
            <w:rFonts w:ascii="Cambria Math" w:eastAsia="SimSun" w:hAnsi="Cambria Math" w:cs="Times New Roman"/>
          </w:rPr>
          <m:t>i</m:t>
        </m:r>
      </m:oMath>
      <w:proofErr w:type="gramStart"/>
      <w:r>
        <w:rPr>
          <w:rFonts w:ascii="Times New Roman" w:eastAsia="SimSun" w:hAnsi="Times New Roman" w:cs="Times New Roman" w:hint="eastAsia"/>
        </w:rPr>
        <w:t>个</w:t>
      </w:r>
      <w:proofErr w:type="gramEnd"/>
      <w:r>
        <w:rPr>
          <w:rFonts w:ascii="Times New Roman" w:eastAsia="SimSun" w:hAnsi="Times New Roman" w:cs="Times New Roman" w:hint="eastAsia"/>
        </w:rPr>
        <w:t>估计值的</w:t>
      </w:r>
      <w:r>
        <w:rPr>
          <w:rFonts w:ascii="Times New Roman" w:eastAsia="SimSun" w:hAnsi="Times New Roman" w:cs="Times New Roman" w:hint="eastAsia"/>
          <w:i/>
        </w:rPr>
        <w:t>t</w:t>
      </w:r>
      <w:r>
        <w:rPr>
          <w:rFonts w:ascii="Times New Roman" w:eastAsia="SimSun" w:hAnsi="Times New Roman" w:cs="Times New Roman" w:hint="eastAsia"/>
        </w:rPr>
        <w:t>统计量，</w:t>
      </w:r>
      <m:oMath>
        <m:sSub>
          <m:sSubPr>
            <m:ctrlPr>
              <w:rPr>
                <w:rFonts w:ascii="Cambria Math" w:eastAsia="SimSun" w:hAnsi="Cambria Math" w:cs="Times New Roman"/>
                <w:i/>
              </w:rPr>
            </m:ctrlPr>
          </m:sSubPr>
          <m:e>
            <m:r>
              <w:rPr>
                <w:rFonts w:ascii="Cambria Math" w:eastAsia="SimSun" w:hAnsi="Cambria Math" w:cs="Times New Roman"/>
              </w:rPr>
              <m:t>df</m:t>
            </m:r>
          </m:e>
          <m:sub>
            <m:r>
              <w:rPr>
                <w:rFonts w:ascii="Cambria Math" w:eastAsia="SimSun" w:hAnsi="Cambria Math" w:cs="Times New Roman"/>
              </w:rPr>
              <m:t>i</m:t>
            </m:r>
          </m:sub>
        </m:sSub>
      </m:oMath>
      <w:r>
        <w:rPr>
          <w:rFonts w:ascii="Times New Roman" w:eastAsia="SimSun" w:hAnsi="Times New Roman" w:cs="Times New Roman" w:hint="eastAsia"/>
        </w:rPr>
        <w:t>为其自由度。若原文未直接报告</w:t>
      </w:r>
      <w:r>
        <w:rPr>
          <w:rFonts w:ascii="Times New Roman" w:eastAsia="SimSun" w:hAnsi="Times New Roman" w:cs="Times New Roman" w:hint="eastAsia"/>
          <w:i/>
        </w:rPr>
        <w:t>t</w:t>
      </w:r>
      <w:r>
        <w:rPr>
          <w:rFonts w:ascii="Times New Roman" w:eastAsia="SimSun" w:hAnsi="Times New Roman" w:cs="Times New Roman" w:hint="eastAsia"/>
        </w:rPr>
        <w:t>值，则根据回归系数与标准误关系</w:t>
      </w:r>
      <m:oMath>
        <m:r>
          <w:rPr>
            <w:rFonts w:ascii="Cambria Math" w:eastAsia="SimSun" w:hAnsi="Cambria Math" w:cs="Times New Roman"/>
          </w:rPr>
          <m:t>t</m:t>
        </m:r>
        <m:r>
          <m:rPr>
            <m:sty m:val="p"/>
          </m:rPr>
          <w:rPr>
            <w:rFonts w:ascii="Cambria Math" w:eastAsia="SimSun" w:hAnsi="Cambria Math" w:cs="Times New Roman"/>
          </w:rPr>
          <m:t>=</m:t>
        </m:r>
        <m:f>
          <m:fPr>
            <m:type m:val="lin"/>
            <m:ctrlPr>
              <w:rPr>
                <w:rFonts w:ascii="Cambria Math" w:eastAsia="SimSun" w:hAnsi="Cambria Math" w:cs="Times New Roman"/>
              </w:rPr>
            </m:ctrlPr>
          </m:fPr>
          <m:num>
            <m:r>
              <w:rPr>
                <w:rFonts w:ascii="Cambria Math" w:eastAsia="SimSun" w:hAnsi="Cambria Math" w:cs="Times New Roman"/>
              </w:rPr>
              <m:t>β</m:t>
            </m:r>
          </m:num>
          <m:den>
            <m:r>
              <w:rPr>
                <w:rFonts w:ascii="Cambria Math" w:eastAsia="SimSun" w:hAnsi="Cambria Math" w:cs="Times New Roman"/>
              </w:rPr>
              <m:t>SE</m:t>
            </m:r>
          </m:den>
        </m:f>
      </m:oMath>
      <w:r>
        <w:rPr>
          <w:rFonts w:ascii="Times New Roman" w:eastAsia="SimSun" w:hAnsi="Times New Roman" w:cs="Times New Roman" w:hint="eastAsia"/>
        </w:rPr>
        <w:t>进行换算。相应标准误为：</w:t>
      </w:r>
    </w:p>
    <w:p w14:paraId="5B3ED88F" w14:textId="77777777" w:rsidR="00B30D75" w:rsidRDefault="00B30D75" w:rsidP="00A96E18">
      <w:pPr>
        <w:tabs>
          <w:tab w:val="center" w:pos="4153"/>
          <w:tab w:val="right" w:pos="8306"/>
        </w:tabs>
        <w:rPr>
          <w:rFonts w:ascii="Times New Roman" w:eastAsia="SimSun" w:hAnsi="Times New Roman" w:cs="Times New Roman"/>
        </w:rPr>
      </w:pPr>
      <w:r>
        <w:rPr>
          <w:rFonts w:ascii="Times New Roman" w:eastAsia="SimSun" w:hAnsi="Times New Roman" w:cs="Times New Roman"/>
        </w:rPr>
        <w:tab/>
      </w:r>
      <m:oMath>
        <m:r>
          <m:rPr>
            <m:sty m:val="p"/>
          </m:rPr>
          <w:rPr>
            <w:rFonts w:ascii="Cambria Math" w:eastAsia="SimSun" w:hAnsi="Cambria Math" w:cs="Times New Roman"/>
          </w:rPr>
          <m:t>SE</m:t>
        </m:r>
        <m:d>
          <m:dPr>
            <m:ctrlPr>
              <w:rPr>
                <w:rFonts w:ascii="Cambria Math" w:eastAsia="SimSun" w:hAnsi="Cambria Math" w:cs="Times New Roman"/>
              </w:rPr>
            </m:ctrlPr>
          </m:dPr>
          <m:e>
            <m:sSub>
              <m:sSubPr>
                <m:ctrlPr>
                  <w:rPr>
                    <w:rFonts w:ascii="Cambria Math" w:eastAsia="SimSun" w:hAnsi="Cambria Math" w:cs="Times New Roman"/>
                  </w:rPr>
                </m:ctrlPr>
              </m:sSubPr>
              <m:e>
                <m:r>
                  <w:rPr>
                    <w:rFonts w:ascii="Cambria Math" w:eastAsia="SimSun" w:hAnsi="Cambria Math" w:cs="Times New Roman"/>
                  </w:rPr>
                  <m:t>PCC</m:t>
                </m:r>
              </m:e>
              <m:sub>
                <m:r>
                  <w:rPr>
                    <w:rFonts w:ascii="Cambria Math" w:eastAsia="SimSun" w:hAnsi="Cambria Math" w:cs="Times New Roman"/>
                  </w:rPr>
                  <m:t>i</m:t>
                </m:r>
              </m:sub>
            </m:sSub>
            <m:ctrlPr>
              <w:rPr>
                <w:rFonts w:ascii="Cambria Math" w:eastAsia="SimSun" w:hAnsi="Cambria Math" w:cs="Times New Roman"/>
                <w:i/>
              </w:rPr>
            </m:ctrlPr>
          </m:e>
        </m:d>
        <m:r>
          <w:rPr>
            <w:rFonts w:ascii="Cambria Math" w:eastAsia="SimSun" w:hAnsi="Cambria Math" w:cs="Times New Roman"/>
          </w:rPr>
          <m:t>=</m:t>
        </m:r>
        <m:rad>
          <m:radPr>
            <m:degHide m:val="1"/>
            <m:ctrlPr>
              <w:rPr>
                <w:rFonts w:ascii="Cambria Math" w:eastAsia="SimSun" w:hAnsi="Cambria Math" w:cs="Times New Roman"/>
                <w:i/>
              </w:rPr>
            </m:ctrlPr>
          </m:radPr>
          <m:deg/>
          <m:e>
            <m:f>
              <m:fPr>
                <m:ctrlPr>
                  <w:rPr>
                    <w:rFonts w:ascii="Cambria Math" w:eastAsia="SimSun" w:hAnsi="Cambria Math" w:cs="Times New Roman"/>
                    <w:i/>
                  </w:rPr>
                </m:ctrlPr>
              </m:fPr>
              <m:num>
                <m:r>
                  <w:rPr>
                    <w:rFonts w:ascii="Cambria Math" w:eastAsia="SimSun" w:hAnsi="Cambria Math" w:cs="Times New Roman"/>
                  </w:rPr>
                  <m:t>1-</m:t>
                </m:r>
                <m:sSubSup>
                  <m:sSubSupPr>
                    <m:ctrlPr>
                      <w:rPr>
                        <w:rFonts w:ascii="Cambria Math" w:eastAsia="SimSun" w:hAnsi="Cambria Math" w:cs="Times New Roman"/>
                        <w:i/>
                      </w:rPr>
                    </m:ctrlPr>
                  </m:sSubSupPr>
                  <m:e>
                    <m:r>
                      <w:rPr>
                        <w:rFonts w:ascii="Cambria Math" w:eastAsia="SimSun" w:hAnsi="Cambria Math" w:cs="Times New Roman"/>
                      </w:rPr>
                      <m:t>PCC</m:t>
                    </m:r>
                  </m:e>
                  <m:sub>
                    <m:r>
                      <w:rPr>
                        <w:rFonts w:ascii="Cambria Math" w:eastAsia="SimSun" w:hAnsi="Cambria Math" w:cs="Times New Roman"/>
                      </w:rPr>
                      <m:t>i</m:t>
                    </m:r>
                  </m:sub>
                  <m:sup>
                    <m:r>
                      <w:rPr>
                        <w:rFonts w:ascii="Cambria Math" w:eastAsia="SimSun" w:hAnsi="Cambria Math" w:cs="Times New Roman"/>
                      </w:rPr>
                      <m:t>2</m:t>
                    </m:r>
                  </m:sup>
                </m:sSubSup>
              </m:num>
              <m:den>
                <m:sSub>
                  <m:sSubPr>
                    <m:ctrlPr>
                      <w:rPr>
                        <w:rFonts w:ascii="Cambria Math" w:eastAsia="SimSun" w:hAnsi="Cambria Math" w:cs="Times New Roman"/>
                        <w:i/>
                      </w:rPr>
                    </m:ctrlPr>
                  </m:sSubPr>
                  <m:e>
                    <m:r>
                      <w:rPr>
                        <w:rFonts w:ascii="Cambria Math" w:eastAsia="SimSun" w:hAnsi="Cambria Math" w:cs="Times New Roman"/>
                      </w:rPr>
                      <m:t>df</m:t>
                    </m:r>
                  </m:e>
                  <m:sub>
                    <m:r>
                      <w:rPr>
                        <w:rFonts w:ascii="Cambria Math" w:eastAsia="SimSun" w:hAnsi="Cambria Math" w:cs="Times New Roman"/>
                      </w:rPr>
                      <m:t>i</m:t>
                    </m:r>
                  </m:sub>
                </m:sSub>
              </m:den>
            </m:f>
          </m:e>
        </m:rad>
      </m:oMath>
      <w:r>
        <w:rPr>
          <w:rFonts w:ascii="Times New Roman" w:eastAsia="SimSun" w:hAnsi="Times New Roman" w:cs="Times New Roman"/>
        </w:rPr>
        <w:tab/>
      </w:r>
      <w:r>
        <w:rPr>
          <w:rFonts w:ascii="Times New Roman" w:eastAsia="SimSun" w:hAnsi="Times New Roman" w:cs="Times New Roman" w:hint="eastAsia"/>
        </w:rPr>
        <w:t>（</w:t>
      </w:r>
      <w:r>
        <w:rPr>
          <w:rFonts w:ascii="Times New Roman" w:eastAsia="SimSun" w:hAnsi="Times New Roman" w:cs="Times New Roman"/>
        </w:rPr>
        <w:t>22</w:t>
      </w:r>
      <w:r>
        <w:rPr>
          <w:rFonts w:ascii="Times New Roman" w:eastAsia="SimSun" w:hAnsi="Times New Roman" w:cs="Times New Roman" w:hint="eastAsia"/>
        </w:rPr>
        <w:t>）</w:t>
      </w:r>
    </w:p>
    <w:p w14:paraId="6EE0E1BB" w14:textId="203071E5" w:rsidR="00B30D75" w:rsidRDefault="00B30D75" w:rsidP="00B30D75">
      <w:pPr>
        <w:ind w:firstLineChars="200" w:firstLine="440"/>
        <w:rPr>
          <w:rFonts w:ascii="Times New Roman" w:eastAsia="SimSun" w:hAnsi="Times New Roman" w:cs="Times New Roman"/>
        </w:rPr>
      </w:pPr>
      <w:r>
        <w:rPr>
          <w:rFonts w:ascii="Times New Roman" w:eastAsia="SimSun" w:hAnsi="Times New Roman" w:cs="Times New Roman" w:hint="eastAsia"/>
        </w:rPr>
        <w:t>弹性</w:t>
      </w:r>
      <w:proofErr w:type="gramStart"/>
      <w:r>
        <w:rPr>
          <w:rFonts w:ascii="Times New Roman" w:eastAsia="SimSun" w:hAnsi="Times New Roman" w:cs="Times New Roman" w:hint="eastAsia"/>
        </w:rPr>
        <w:t>轨</w:t>
      </w:r>
      <w:proofErr w:type="gramEnd"/>
      <w:r>
        <w:rPr>
          <w:rFonts w:ascii="Times New Roman" w:eastAsia="SimSun" w:hAnsi="Times New Roman" w:cs="Times New Roman" w:hint="eastAsia"/>
        </w:rPr>
        <w:t>主要用于模型参数校准。对于双对数模型，解释变量系数可直接视为弹性；对于半对数模型或水平值模型，依据样本均值和变量定义换算为近似弹性。考虑到不同文献变量定义和样本结构差异较大，本文优先采用路径—维度组合的弹性中位数作为基准参数，并在情景模拟中设置保守和加速情景，以避免单一弹性估计对模拟结果产生过度影响。需要强调的是，</w:t>
      </w:r>
      <w:r>
        <w:rPr>
          <w:rFonts w:ascii="Times New Roman" w:eastAsia="SimSun" w:hAnsi="Times New Roman" w:cs="Times New Roman"/>
        </w:rPr>
        <w:t>PCC</w:t>
      </w:r>
      <w:r>
        <w:rPr>
          <w:rFonts w:ascii="Times New Roman" w:eastAsia="SimSun" w:hAnsi="Times New Roman" w:cs="Times New Roman" w:hint="eastAsia"/>
        </w:rPr>
        <w:t>主要</w:t>
      </w:r>
      <w:r>
        <w:rPr>
          <w:rFonts w:ascii="Times New Roman" w:eastAsia="SimSun" w:hAnsi="Times New Roman" w:cs="Times New Roman"/>
        </w:rPr>
        <w:t>用于判断现有</w:t>
      </w:r>
      <w:r>
        <w:rPr>
          <w:rFonts w:ascii="Times New Roman" w:eastAsia="SimSun" w:hAnsi="Times New Roman" w:cs="Times New Roman" w:hint="eastAsia"/>
        </w:rPr>
        <w:t>经验</w:t>
      </w:r>
      <w:r>
        <w:rPr>
          <w:rFonts w:ascii="Times New Roman" w:eastAsia="SimSun" w:hAnsi="Times New Roman" w:cs="Times New Roman"/>
        </w:rPr>
        <w:t>证据的方向</w:t>
      </w:r>
      <w:r>
        <w:rPr>
          <w:rFonts w:ascii="Times New Roman" w:eastAsia="SimSun" w:hAnsi="Times New Roman" w:cs="Times New Roman" w:hint="eastAsia"/>
        </w:rPr>
        <w:t>、统计显著性和</w:t>
      </w:r>
      <w:r>
        <w:rPr>
          <w:rFonts w:ascii="Times New Roman" w:eastAsia="SimSun" w:hAnsi="Times New Roman" w:cs="Times New Roman"/>
        </w:rPr>
        <w:t>稳健性，弹性用于反映经济含义</w:t>
      </w:r>
      <w:r>
        <w:rPr>
          <w:rFonts w:ascii="Times New Roman" w:eastAsia="SimSun" w:hAnsi="Times New Roman" w:cs="Times New Roman" w:hint="eastAsia"/>
        </w:rPr>
        <w:t>并服务于情景参数设定。</w:t>
      </w:r>
      <w:del w:id="217" w:author="黄圣男" w:date="2026-07-01T08:50:00Z" w16du:dateUtc="2026-07-01T00:50:00Z">
        <w:r w:rsidDel="00B10808">
          <w:rPr>
            <w:rFonts w:ascii="Times New Roman" w:eastAsia="SimSun" w:hAnsi="Times New Roman" w:cs="Times New Roman"/>
          </w:rPr>
          <w:delText>对于统计显著且弹性样本较充分的路径</w:delText>
        </w:r>
        <w:r w:rsidDel="00B10808">
          <w:rPr>
            <w:rFonts w:ascii="Times New Roman" w:eastAsia="SimSun" w:hAnsi="Times New Roman" w:cs="Times New Roman"/>
          </w:rPr>
          <w:delText>—</w:delText>
        </w:r>
        <w:r w:rsidDel="00B10808">
          <w:rPr>
            <w:rFonts w:ascii="Times New Roman" w:eastAsia="SimSun" w:hAnsi="Times New Roman" w:cs="Times New Roman"/>
          </w:rPr>
          <w:delText>维度组合，本文将其纳入基准情景；对于统计不显著或弹性样本不足的组合，本文采用保守设定或敏感性分析，并在结果解释中明确不确定性</w:delText>
        </w:r>
        <w:r w:rsidDel="00B10808">
          <w:rPr>
            <w:rFonts w:ascii="Times New Roman" w:eastAsia="SimSun" w:hAnsi="Times New Roman" w:cs="Times New Roman" w:hint="eastAsia"/>
          </w:rPr>
          <w:delText>。</w:delText>
        </w:r>
      </w:del>
    </w:p>
    <w:p w14:paraId="4440B666" w14:textId="77777777" w:rsidR="00A0142D" w:rsidRPr="00A96E18" w:rsidRDefault="000579DA" w:rsidP="00A96E18">
      <w:pPr>
        <w:ind w:firstLineChars="200" w:firstLine="440"/>
        <w:outlineLvl w:val="1"/>
        <w:rPr>
          <w:rFonts w:ascii="SimHei" w:eastAsia="SimHei" w:hAnsi="SimHei" w:cs="Times New Roman"/>
          <w:bCs/>
        </w:rPr>
      </w:pPr>
      <w:r>
        <w:rPr>
          <w:rFonts w:ascii="SimHei" w:eastAsia="SimHei" w:hAnsi="SimHei" w:cs="Times New Roman" w:hint="eastAsia"/>
          <w:bCs/>
        </w:rPr>
        <w:t>（三）随机效应</w:t>
      </w:r>
      <w:r>
        <w:rPr>
          <w:rFonts w:ascii="SimHei" w:eastAsia="SimHei" w:hAnsi="SimHei" w:cs="Times New Roman"/>
          <w:bCs/>
        </w:rPr>
        <w:t>Meta</w:t>
      </w:r>
      <w:r>
        <w:rPr>
          <w:rFonts w:ascii="SimHei" w:eastAsia="SimHei" w:hAnsi="SimHei" w:cs="Times New Roman" w:hint="eastAsia"/>
          <w:bCs/>
        </w:rPr>
        <w:t>分析与</w:t>
      </w:r>
      <w:r>
        <w:rPr>
          <w:rFonts w:ascii="SimHei" w:eastAsia="SimHei" w:hAnsi="SimHei" w:cs="Times New Roman"/>
          <w:bCs/>
        </w:rPr>
        <w:t>Meta</w:t>
      </w:r>
      <w:r>
        <w:rPr>
          <w:rFonts w:ascii="SimHei" w:eastAsia="SimHei" w:hAnsi="SimHei" w:cs="Times New Roman" w:hint="eastAsia"/>
          <w:bCs/>
        </w:rPr>
        <w:t>回归</w:t>
      </w:r>
    </w:p>
    <w:p w14:paraId="01A23D73" w14:textId="77777777" w:rsidR="009F3EE4" w:rsidRDefault="000579DA">
      <w:pPr>
        <w:ind w:firstLineChars="200" w:firstLine="440"/>
        <w:rPr>
          <w:rFonts w:ascii="Times New Roman" w:eastAsia="SimSun" w:hAnsi="Times New Roman" w:cs="Times New Roman"/>
        </w:rPr>
      </w:pPr>
      <w:r>
        <w:rPr>
          <w:rFonts w:ascii="Times New Roman" w:eastAsia="SimSun" w:hAnsi="Times New Roman" w:cs="Times New Roman" w:hint="eastAsia"/>
        </w:rPr>
        <w:t>本文采用</w:t>
      </w:r>
      <w:r>
        <w:rPr>
          <w:rFonts w:ascii="Times New Roman" w:eastAsia="SimSun" w:hAnsi="Times New Roman" w:cs="Times New Roman" w:hint="eastAsia"/>
        </w:rPr>
        <w:t>DerSimonian-Laird</w:t>
      </w:r>
      <w:r>
        <w:rPr>
          <w:rFonts w:ascii="Times New Roman" w:eastAsia="SimSun" w:hAnsi="Times New Roman" w:cs="Times New Roman" w:hint="eastAsia"/>
        </w:rPr>
        <w:t>随机效应模型估计农业机械化对粮食单产、播种面积和生产效率的合并效应</w:t>
      </w:r>
      <w:r>
        <w:rPr>
          <w:rFonts w:ascii="Times New Roman" w:eastAsia="SimSun" w:hAnsi="Times New Roman" w:cs="Times New Roman"/>
        </w:rPr>
        <w:fldChar w:fldCharType="begin"/>
      </w:r>
      <w:r>
        <w:rPr>
          <w:rFonts w:ascii="Times New Roman" w:eastAsia="SimSun" w:hAnsi="Times New Roman" w:cs="Times New Roman" w:hint="eastAsia"/>
        </w:rPr>
        <w:instrText xml:space="preserve"> ADDIN EN.CITE &lt;EndNote&gt;&lt;Cite&gt;&lt;Author&gt;Jackson&lt;/Author&gt;&lt;Year&gt;2010&lt;/Year&gt;&lt;RecNum&gt;649&lt;/RecNum&gt;&lt;DisplayText&gt;</w:instrText>
      </w:r>
      <w:r>
        <w:rPr>
          <w:rFonts w:ascii="Times New Roman" w:eastAsia="SimSun" w:hAnsi="Times New Roman" w:cs="Times New Roman" w:hint="eastAsia"/>
        </w:rPr>
        <w:instrText>（</w:instrText>
      </w:r>
      <w:r>
        <w:rPr>
          <w:rFonts w:ascii="Times New Roman" w:eastAsia="SimSun" w:hAnsi="Times New Roman" w:cs="Times New Roman" w:hint="eastAsia"/>
        </w:rPr>
        <w:instrText>Jackson</w:instrText>
      </w:r>
      <w:r>
        <w:rPr>
          <w:rFonts w:ascii="Times New Roman" w:eastAsia="SimSun" w:hAnsi="Times New Roman" w:cs="Times New Roman" w:hint="eastAsia"/>
        </w:rPr>
        <w:instrText>等，</w:instrText>
      </w:r>
      <w:r>
        <w:rPr>
          <w:rFonts w:ascii="Times New Roman" w:eastAsia="SimSun" w:hAnsi="Times New Roman" w:cs="Times New Roman" w:hint="eastAsia"/>
        </w:rPr>
        <w:instrText>2010</w:instrText>
      </w:r>
      <w:r>
        <w:rPr>
          <w:rFonts w:ascii="Times New Roman" w:eastAsia="SimSun" w:hAnsi="Times New Roman" w:cs="Times New Roman" w:hint="eastAsia"/>
        </w:rPr>
        <w:instrText>）</w:instrText>
      </w:r>
      <w:r>
        <w:rPr>
          <w:rFonts w:ascii="Times New Roman" w:eastAsia="SimSun" w:hAnsi="Times New Roman" w:cs="Times New Roman" w:hint="eastAsia"/>
        </w:rPr>
        <w:instrText>&lt;/DisplayText&gt;&lt;record&gt;&lt;rec-number&gt;649&lt;/rec-number&gt;&lt;foreign-keys&gt;&lt;key app="EN" db-id="v92vet5pxptdwtexw5dv9fzzpze5ttdvfxvd" timestamp="1775812388"&gt;649&lt;/key&gt;&lt;/foreign-keys&gt;&lt;ref-type name="</w:instrText>
      </w:r>
      <w:r>
        <w:rPr>
          <w:rFonts w:ascii="Times New Roman" w:eastAsia="SimSun" w:hAnsi="Times New Roman" w:cs="Times New Roman" w:hint="eastAsia"/>
        </w:rPr>
        <w:instrText>期刊文献</w:instrText>
      </w:r>
      <w:r>
        <w:rPr>
          <w:rFonts w:ascii="Times New Roman" w:eastAsia="SimSun" w:hAnsi="Times New Roman" w:cs="Times New Roman" w:hint="eastAsia"/>
        </w:rPr>
        <w:instrText>"&gt;17&lt;/ref-type&gt;&lt;contributors&gt;&lt;authors&gt;&lt;author&gt;Jackson, Dan&lt;/author&gt;&lt;author&gt;Bowden, Jack&lt;/author&gt;&lt;author&gt;Baker, Rose&lt;/author&gt;&lt;/authors&gt;&lt;/contributors&gt;&lt;titles&gt;&lt;title&gt;How does the DerSimonian and Laird pr</w:instrText>
      </w:r>
      <w:r>
        <w:rPr>
          <w:rFonts w:ascii="Times New Roman" w:eastAsia="SimSun" w:hAnsi="Times New Roman" w:cs="Times New Roman"/>
        </w:rPr>
        <w:instrText>ocedure for random effects meta-analysis compare with its more efficient but harder to compute counterparts?&lt;/title&gt;&lt;secondary-title&gt;Journal of Statistical Planning and Inference&lt;/secondary-title&gt;&lt;/titles&gt;&lt;periodical&gt;&lt;full-title&gt;Journal of Statistical Planning and Inference&lt;/full-title&gt;&lt;/periodical&gt;&lt;pages&gt;961-970&lt;/pages&gt;&lt;volume&gt;140&lt;/volume&gt;&lt;number&gt;4&lt;/number&gt;&lt;keywords&gt;&lt;keyword&gt;Confidence intervals&lt;/keyword&gt;&lt;keyword&gt;Efficiency&lt;/keyword&gt;&lt;keyword&gt;Meta-analysis&lt;/keyword&gt;&lt;keyword&gt;Random effects&lt;/keyword&gt;&lt;keyword&gt;Profile likelihood&lt;/keyword&gt;&lt;/keywords&gt;&lt;dates&gt;&lt;year&gt;2010&lt;/year&gt;&lt;pub-dates&gt;&lt;date&gt;2010/04/01/&lt;/date&gt;&lt;/pub-dates&gt;&lt;/dates&gt;&lt;isbn&gt;0378-3758&lt;/isbn&gt;&lt;urls&gt;&lt;related-urls&gt;&lt;url&gt;https://www.sciencedirect.com/science/article/pii/S0378375809003073&lt;/url&gt;&lt;/related-urls&gt;&lt;/urls&gt;&lt;electronic-resource-num&gt;https://doi.org/10.1016/j.jspi.2009.09.017&lt;/electronic-resource-num&gt;&lt;/record&gt;&lt;/Cite&gt;&lt;/EndNote&gt;</w:instrText>
      </w:r>
      <w:r>
        <w:rPr>
          <w:rFonts w:ascii="Times New Roman" w:eastAsia="SimSun" w:hAnsi="Times New Roman" w:cs="Times New Roman"/>
        </w:rPr>
        <w:fldChar w:fldCharType="separate"/>
      </w:r>
      <w:r>
        <w:rPr>
          <w:rFonts w:ascii="Times New Roman" w:eastAsia="SimSun" w:hAnsi="Times New Roman" w:cs="Times New Roman" w:hint="eastAsia"/>
          <w:noProof/>
        </w:rPr>
        <w:t>（</w:t>
      </w:r>
      <w:r>
        <w:rPr>
          <w:rFonts w:ascii="Times New Roman" w:eastAsia="SimSun" w:hAnsi="Times New Roman" w:cs="Times New Roman" w:hint="eastAsia"/>
          <w:noProof/>
        </w:rPr>
        <w:t>Jackson</w:t>
      </w:r>
      <w:r>
        <w:rPr>
          <w:rFonts w:ascii="Times New Roman" w:eastAsia="SimSun" w:hAnsi="Times New Roman" w:cs="Times New Roman" w:hint="eastAsia"/>
          <w:noProof/>
        </w:rPr>
        <w:t>等，</w:t>
      </w:r>
      <w:r>
        <w:rPr>
          <w:rFonts w:ascii="Times New Roman" w:eastAsia="SimSun" w:hAnsi="Times New Roman" w:cs="Times New Roman" w:hint="eastAsia"/>
          <w:noProof/>
        </w:rPr>
        <w:t>2010</w:t>
      </w:r>
      <w:r>
        <w:rPr>
          <w:rFonts w:ascii="Times New Roman" w:eastAsia="SimSun" w:hAnsi="Times New Roman" w:cs="Times New Roman" w:hint="eastAsia"/>
          <w:noProof/>
        </w:rPr>
        <w:t>）</w:t>
      </w:r>
      <w:r>
        <w:rPr>
          <w:rFonts w:ascii="Times New Roman" w:eastAsia="SimSun" w:hAnsi="Times New Roman" w:cs="Times New Roman"/>
        </w:rPr>
        <w:fldChar w:fldCharType="end"/>
      </w:r>
      <w:r>
        <w:rPr>
          <w:rFonts w:ascii="Times New Roman" w:eastAsia="SimSun" w:hAnsi="Times New Roman" w:cs="Times New Roman" w:hint="eastAsia"/>
        </w:rPr>
        <w:t>。考虑到农业经济研究在样本区域、模型设定和变量定义上存在真实差异，随机效应模型比固定效应模型更适合本文的证据整合目标。引入组间方差（</w:t>
      </w:r>
      <m:oMath>
        <m:sSup>
          <m:sSupPr>
            <m:ctrlPr>
              <w:rPr>
                <w:rFonts w:ascii="Cambria Math" w:eastAsia="SimSun" w:hAnsi="Cambria Math" w:cs="Times New Roman"/>
                <w:i/>
              </w:rPr>
            </m:ctrlPr>
          </m:sSupPr>
          <m:e>
            <m:r>
              <w:rPr>
                <w:rFonts w:ascii="Cambria Math" w:eastAsia="SimSun" w:hAnsi="Cambria Math" w:cs="Times New Roman"/>
              </w:rPr>
              <m:t>τ</m:t>
            </m:r>
          </m:e>
          <m:sup>
            <m:r>
              <w:rPr>
                <w:rFonts w:ascii="Cambria Math" w:eastAsia="SimSun" w:hAnsi="Cambria Math" w:cs="Times New Roman" w:hint="eastAsia"/>
              </w:rPr>
              <m:t>2</m:t>
            </m:r>
          </m:sup>
        </m:sSup>
      </m:oMath>
      <w:r>
        <w:rPr>
          <w:rFonts w:ascii="Times New Roman" w:eastAsia="SimSun" w:hAnsi="Times New Roman" w:cs="Times New Roman" w:hint="eastAsia"/>
        </w:rPr>
        <w:t>）表征真实异质性</w:t>
      </w:r>
      <w:r>
        <w:rPr>
          <w:rFonts w:ascii="Times New Roman" w:eastAsia="SimSun" w:hAnsi="Times New Roman" w:cs="Times New Roman"/>
        </w:rPr>
        <w:fldChar w:fldCharType="begin"/>
      </w:r>
      <w:r>
        <w:rPr>
          <w:rFonts w:ascii="Times New Roman" w:eastAsia="SimSun" w:hAnsi="Times New Roman" w:cs="Times New Roman" w:hint="eastAsia"/>
        </w:rPr>
        <w:instrText xml:space="preserve"> ADDIN EN.CITE &lt;EndNote&gt;&lt;Cite&gt;&lt;Author&gt;Borenstein&lt;/Author&gt;&lt;Year&gt;2009&lt;/Year&gt;&lt;RecNum&gt;642&lt;/RecNum&gt;&lt;DisplayText&gt;</w:instrText>
      </w:r>
      <w:r>
        <w:rPr>
          <w:rFonts w:ascii="Times New Roman" w:eastAsia="SimSun" w:hAnsi="Times New Roman" w:cs="Times New Roman" w:hint="eastAsia"/>
        </w:rPr>
        <w:instrText>（</w:instrText>
      </w:r>
      <w:r>
        <w:rPr>
          <w:rFonts w:ascii="Times New Roman" w:eastAsia="SimSun" w:hAnsi="Times New Roman" w:cs="Times New Roman" w:hint="eastAsia"/>
        </w:rPr>
        <w:instrText>Borenstein</w:instrText>
      </w:r>
      <w:r>
        <w:rPr>
          <w:rFonts w:ascii="Times New Roman" w:eastAsia="SimSun" w:hAnsi="Times New Roman" w:cs="Times New Roman" w:hint="eastAsia"/>
        </w:rPr>
        <w:instrText>等，</w:instrText>
      </w:r>
      <w:r>
        <w:rPr>
          <w:rFonts w:ascii="Times New Roman" w:eastAsia="SimSun" w:hAnsi="Times New Roman" w:cs="Times New Roman" w:hint="eastAsia"/>
        </w:rPr>
        <w:instrText>2009</w:instrText>
      </w:r>
      <w:r>
        <w:rPr>
          <w:rFonts w:ascii="Times New Roman" w:eastAsia="SimSun" w:hAnsi="Times New Roman" w:cs="Times New Roman" w:hint="eastAsia"/>
        </w:rPr>
        <w:instrText>）</w:instrText>
      </w:r>
      <w:r>
        <w:rPr>
          <w:rFonts w:ascii="Times New Roman" w:eastAsia="SimSun" w:hAnsi="Times New Roman" w:cs="Times New Roman" w:hint="eastAsia"/>
        </w:rPr>
        <w:instrText>&lt;/DisplayText&gt;&lt;record&gt;&lt;rec-number&gt;642&lt;/rec-number&gt;&lt;foreign-keys&gt;&lt;key app="EN" db-id="v92vet5pxptdwtexw5dv9fzzpze5ttdvfxvd" timestamp="1775810133"&gt;642&lt;/key&gt;&lt;/foreign-keys&gt;&lt;ref-type name="</w:instrText>
      </w:r>
      <w:r>
        <w:rPr>
          <w:rFonts w:ascii="Times New Roman" w:eastAsia="SimSun" w:hAnsi="Times New Roman" w:cs="Times New Roman" w:hint="eastAsia"/>
        </w:rPr>
        <w:instrText>期刊文献</w:instrText>
      </w:r>
      <w:r>
        <w:rPr>
          <w:rFonts w:ascii="Times New Roman" w:eastAsia="SimSun" w:hAnsi="Times New Roman" w:cs="Times New Roman" w:hint="eastAsia"/>
        </w:rPr>
        <w:instrText>"&gt;17&lt;/ref-type&gt;&lt;contributors&gt;&lt;authors&gt;&lt;author&gt;Borenstein, Michael&lt;/author&gt;&lt;author&gt;Hedges, Larry V&lt;/author&gt;&lt;author&gt;Higgins, Julian P. T.&lt;/author&gt;&lt;author&gt;Rothstein, Hannah R.&lt;/author&gt;&lt;/authors&gt;&lt;/contributors&gt;&lt;titles&gt;&lt;title&gt;Introduction to Meta</w:instrText>
      </w:r>
      <w:r>
        <w:rPr>
          <w:rFonts w:ascii="Times New Roman" w:eastAsia="SimSun" w:hAnsi="Times New Roman" w:cs="Times New Roman" w:hint="eastAsia"/>
        </w:rPr>
        <w:instrText>‐</w:instrText>
      </w:r>
      <w:r>
        <w:rPr>
          <w:rFonts w:ascii="Times New Roman" w:eastAsia="SimSun" w:hAnsi="Times New Roman" w:cs="Times New Roman" w:hint="eastAsia"/>
        </w:rPr>
        <w:instrText>Analysis&lt;/title&gt;&lt;secondary-title&gt;International Coaching Psychology Review&lt;/secondary-title&gt;&lt;/titles&gt;&lt;periodical&gt;&lt;full-title&gt;International Coaching Psychology Review&lt;/full-title&gt;&lt;/periodical&gt;&lt;dates&gt;&lt;year&gt;2009&lt;</w:instrText>
      </w:r>
      <w:r>
        <w:rPr>
          <w:rFonts w:ascii="Times New Roman" w:eastAsia="SimSun" w:hAnsi="Times New Roman" w:cs="Times New Roman"/>
        </w:rPr>
        <w:instrText>/year&gt;&lt;/dates&gt;&lt;urls&gt;&lt;/urls&gt;&lt;/record&gt;&lt;/Cite&gt;&lt;/EndNote&gt;</w:instrText>
      </w:r>
      <w:r>
        <w:rPr>
          <w:rFonts w:ascii="Times New Roman" w:eastAsia="SimSun" w:hAnsi="Times New Roman" w:cs="Times New Roman"/>
        </w:rPr>
        <w:fldChar w:fldCharType="separate"/>
      </w:r>
      <w:r>
        <w:rPr>
          <w:rFonts w:ascii="Times New Roman" w:eastAsia="SimSun" w:hAnsi="Times New Roman" w:cs="Times New Roman" w:hint="eastAsia"/>
          <w:noProof/>
        </w:rPr>
        <w:t>（</w:t>
      </w:r>
      <w:r>
        <w:rPr>
          <w:rFonts w:ascii="Times New Roman" w:eastAsia="SimSun" w:hAnsi="Times New Roman" w:cs="Times New Roman" w:hint="eastAsia"/>
          <w:noProof/>
        </w:rPr>
        <w:t>Borenstein</w:t>
      </w:r>
      <w:r>
        <w:rPr>
          <w:rFonts w:ascii="Times New Roman" w:eastAsia="SimSun" w:hAnsi="Times New Roman" w:cs="Times New Roman" w:hint="eastAsia"/>
          <w:noProof/>
        </w:rPr>
        <w:t>等，</w:t>
      </w:r>
      <w:r>
        <w:rPr>
          <w:rFonts w:ascii="Times New Roman" w:eastAsia="SimSun" w:hAnsi="Times New Roman" w:cs="Times New Roman" w:hint="eastAsia"/>
          <w:noProof/>
        </w:rPr>
        <w:t>2009</w:t>
      </w:r>
      <w:r>
        <w:rPr>
          <w:rFonts w:ascii="Times New Roman" w:eastAsia="SimSun" w:hAnsi="Times New Roman" w:cs="Times New Roman" w:hint="eastAsia"/>
          <w:noProof/>
        </w:rPr>
        <w:t>）</w:t>
      </w:r>
      <w:r>
        <w:rPr>
          <w:rFonts w:ascii="Times New Roman" w:eastAsia="SimSun" w:hAnsi="Times New Roman" w:cs="Times New Roman"/>
        </w:rPr>
        <w:fldChar w:fldCharType="end"/>
      </w:r>
      <w:r>
        <w:rPr>
          <w:rFonts w:ascii="Times New Roman" w:eastAsia="SimSun" w:hAnsi="Times New Roman" w:cs="Times New Roman" w:hint="eastAsia"/>
        </w:rPr>
        <w:t>，随机效应权重按式（</w:t>
      </w:r>
      <w:r>
        <w:rPr>
          <w:rFonts w:ascii="Times New Roman" w:eastAsia="SimSun" w:hAnsi="Times New Roman" w:cs="Times New Roman" w:hint="eastAsia"/>
        </w:rPr>
        <w:t>23</w:t>
      </w:r>
      <w:r>
        <w:rPr>
          <w:rFonts w:ascii="Times New Roman" w:eastAsia="SimSun" w:hAnsi="Times New Roman" w:cs="Times New Roman" w:hint="eastAsia"/>
        </w:rPr>
        <w:t>）设定：</w:t>
      </w:r>
    </w:p>
    <w:p w14:paraId="2E985875" w14:textId="77777777" w:rsidR="005F21E6" w:rsidRDefault="00D72E9E" w:rsidP="00A96E18">
      <w:pPr>
        <w:tabs>
          <w:tab w:val="center" w:pos="4153"/>
          <w:tab w:val="right" w:pos="8306"/>
        </w:tabs>
        <w:rPr>
          <w:rFonts w:ascii="Times New Roman" w:eastAsia="SimSun" w:hAnsi="Times New Roman" w:cs="Times New Roman"/>
        </w:rPr>
      </w:pPr>
      <w:r>
        <w:rPr>
          <w:rFonts w:ascii="Times New Roman" w:eastAsia="SimSun" w:hAnsi="Times New Roman" w:cs="Times New Roman"/>
        </w:rPr>
        <w:tab/>
      </w:r>
      <m:oMath>
        <m:sSub>
          <m:sSubPr>
            <m:ctrlPr>
              <w:rPr>
                <w:rFonts w:ascii="Cambria Math" w:eastAsia="SimSun" w:hAnsi="Cambria Math" w:cs="Times New Roman"/>
                <w:i/>
              </w:rPr>
            </m:ctrlPr>
          </m:sSubPr>
          <m:e>
            <m:r>
              <w:rPr>
                <w:rFonts w:ascii="Cambria Math" w:eastAsia="SimSun" w:hAnsi="Cambria Math" w:cs="Times New Roman" w:hint="eastAsia"/>
              </w:rPr>
              <m:t>w</m:t>
            </m:r>
            <m:ctrlPr>
              <w:rPr>
                <w:rFonts w:ascii="Cambria Math" w:eastAsia="SimSun" w:hAnsi="Cambria Math" w:cs="Times New Roman" w:hint="eastAsia"/>
                <w:i/>
              </w:rPr>
            </m:ctrlPr>
          </m:e>
          <m:sub>
            <m:r>
              <w:rPr>
                <w:rFonts w:ascii="Cambria Math" w:eastAsia="SimSun" w:hAnsi="Cambria Math" w:cs="Times New Roman" w:hint="eastAsia"/>
              </w:rPr>
              <m:t>i</m:t>
            </m:r>
          </m:sub>
        </m:sSub>
        <m:r>
          <w:rPr>
            <w:rFonts w:ascii="Cambria Math" w:eastAsia="SimSun" w:hAnsi="Cambria Math" w:cs="Times New Roman" w:hint="eastAsia"/>
          </w:rPr>
          <m:t>=1</m:t>
        </m:r>
        <m:r>
          <m:rPr>
            <m:lit/>
            <m:sty m:val="p"/>
          </m:rPr>
          <w:rPr>
            <w:rFonts w:ascii="Cambria Math" w:eastAsia="SimSun" w:hAnsi="Cambria Math" w:cs="Times New Roman" w:hint="eastAsia"/>
          </w:rPr>
          <m:t>/</m:t>
        </m:r>
        <m:d>
          <m:dPr>
            <m:ctrlPr>
              <w:rPr>
                <w:rFonts w:ascii="Cambria Math" w:eastAsia="SimSun" w:hAnsi="Cambria Math" w:cs="Times New Roman"/>
                <w:i/>
              </w:rPr>
            </m:ctrlPr>
          </m:dPr>
          <m:e>
            <m:r>
              <w:rPr>
                <w:rFonts w:ascii="Cambria Math" w:eastAsia="SimSun" w:hAnsi="Cambria Math" w:cs="Times New Roman" w:hint="eastAsia"/>
              </w:rPr>
              <m:t>S</m:t>
            </m:r>
            <m:sSubSup>
              <m:sSubSupPr>
                <m:ctrlPr>
                  <w:rPr>
                    <w:rFonts w:ascii="Cambria Math" w:eastAsia="SimSun" w:hAnsi="Cambria Math" w:cs="Times New Roman"/>
                    <w:i/>
                  </w:rPr>
                </m:ctrlPr>
              </m:sSubSupPr>
              <m:e>
                <m:r>
                  <w:rPr>
                    <w:rFonts w:ascii="Cambria Math" w:eastAsia="SimSun" w:hAnsi="Cambria Math" w:cs="Times New Roman" w:hint="eastAsia"/>
                  </w:rPr>
                  <m:t>E</m:t>
                </m:r>
                <m:ctrlPr>
                  <w:rPr>
                    <w:rFonts w:ascii="Cambria Math" w:eastAsia="SimSun" w:hAnsi="Cambria Math" w:cs="Times New Roman" w:hint="eastAsia"/>
                    <w:i/>
                  </w:rPr>
                </m:ctrlPr>
              </m:e>
              <m:sub>
                <m:r>
                  <w:rPr>
                    <w:rFonts w:ascii="Cambria Math" w:eastAsia="SimSun" w:hAnsi="Cambria Math" w:cs="Times New Roman" w:hint="eastAsia"/>
                  </w:rPr>
                  <m:t>i</m:t>
                </m:r>
              </m:sub>
              <m:sup>
                <m:r>
                  <w:rPr>
                    <w:rFonts w:ascii="Cambria Math" w:eastAsia="SimSun" w:hAnsi="Cambria Math" w:cs="Times New Roman" w:hint="eastAsia"/>
                  </w:rPr>
                  <m:t>2</m:t>
                </m:r>
              </m:sup>
            </m:sSubSup>
            <m:r>
              <w:rPr>
                <w:rFonts w:ascii="Cambria Math" w:eastAsia="SimSun" w:hAnsi="Cambria Math" w:cs="Times New Roman" w:hint="eastAsia"/>
              </w:rPr>
              <m:t>+</m:t>
            </m:r>
            <m:sSup>
              <m:sSupPr>
                <m:ctrlPr>
                  <w:rPr>
                    <w:rFonts w:ascii="Cambria Math" w:eastAsia="SimSun" w:hAnsi="Cambria Math" w:cs="Times New Roman"/>
                    <w:i/>
                  </w:rPr>
                </m:ctrlPr>
              </m:sSupPr>
              <m:e>
                <m:r>
                  <m:rPr>
                    <m:sty m:val="p"/>
                  </m:rPr>
                  <w:rPr>
                    <w:rFonts w:ascii="Cambria Math" w:eastAsia="SimSun" w:hAnsi="Cambria Math" w:cs="Times New Roman"/>
                  </w:rPr>
                  <m:t>τ</m:t>
                </m:r>
              </m:e>
              <m:sup>
                <m:r>
                  <w:rPr>
                    <w:rFonts w:ascii="Cambria Math" w:eastAsia="SimSun" w:hAnsi="Cambria Math" w:cs="Times New Roman" w:hint="eastAsia"/>
                  </w:rPr>
                  <m:t>2</m:t>
                </m:r>
              </m:sup>
            </m:sSup>
          </m:e>
        </m:d>
      </m:oMath>
      <w:r>
        <w:rPr>
          <w:rFonts w:ascii="Times New Roman" w:eastAsia="SimSun" w:hAnsi="Times New Roman" w:cs="Times New Roman"/>
        </w:rPr>
        <w:tab/>
      </w:r>
      <w:r>
        <w:rPr>
          <w:rFonts w:ascii="Times New Roman" w:eastAsia="SimSun" w:hAnsi="Times New Roman" w:cs="Times New Roman" w:hint="eastAsia"/>
        </w:rPr>
        <w:t>（</w:t>
      </w:r>
      <w:r>
        <w:rPr>
          <w:rFonts w:ascii="Times New Roman" w:eastAsia="SimSun" w:hAnsi="Times New Roman" w:cs="Times New Roman"/>
        </w:rPr>
        <w:t>23</w:t>
      </w:r>
      <w:r>
        <w:rPr>
          <w:rFonts w:ascii="Times New Roman" w:eastAsia="SimSun" w:hAnsi="Times New Roman" w:cs="Times New Roman" w:hint="eastAsia"/>
        </w:rPr>
        <w:t>）</w:t>
      </w:r>
    </w:p>
    <w:p w14:paraId="2F000726" w14:textId="1DBD348C" w:rsidR="004C2041" w:rsidRDefault="008F47E2" w:rsidP="00A96E18">
      <w:pPr>
        <w:rPr>
          <w:rFonts w:ascii="Times New Roman" w:eastAsia="SimSun" w:hAnsi="Times New Roman" w:cs="Times New Roman"/>
        </w:rPr>
      </w:pPr>
      <w:r>
        <w:rPr>
          <w:rFonts w:ascii="Times New Roman" w:eastAsia="SimSun" w:hAnsi="Times New Roman" w:cs="Times New Roman" w:hint="eastAsia"/>
        </w:rPr>
        <w:t>其中，</w:t>
      </w:r>
      <m:oMath>
        <m:sSubSup>
          <m:sSubSupPr>
            <m:ctrlPr>
              <w:del w:id="218" w:author="黄圣男" w:date="2026-06-30T17:00:00Z" w16du:dateUtc="2026-06-30T09:00:00Z">
                <w:rPr>
                  <w:rFonts w:ascii="Cambria Math" w:hAnsi="Cambria Math"/>
                </w:rPr>
              </w:del>
            </m:ctrlPr>
          </m:sSubSupPr>
          <m:e/>
          <m:sub/>
          <m:sup/>
        </m:sSubSup>
        <m:sSub>
          <m:sSubPr>
            <m:ctrlPr>
              <w:rPr>
                <w:rFonts w:ascii="Cambria Math" w:eastAsia="SimSun" w:hAnsi="Cambria Math" w:cs="Times New Roman"/>
                <w:i/>
              </w:rPr>
            </m:ctrlPr>
          </m:sSubPr>
          <m:e>
            <m:r>
              <w:rPr>
                <w:rFonts w:ascii="Cambria Math" w:eastAsia="SimSun" w:hAnsi="Cambria Math" w:cs="Times New Roman"/>
              </w:rPr>
              <m:t>SE</m:t>
            </m:r>
          </m:e>
          <m:sub>
            <m:r>
              <w:rPr>
                <w:rFonts w:ascii="Cambria Math" w:eastAsia="SimSun" w:hAnsi="Cambria Math" w:cs="Times New Roman"/>
              </w:rPr>
              <m:t>i</m:t>
            </m:r>
          </m:sub>
        </m:sSub>
      </m:oMath>
      <w:r>
        <w:rPr>
          <w:rFonts w:ascii="Times New Roman" w:eastAsia="SimSun" w:hAnsi="Times New Roman" w:cs="Times New Roman" w:hint="eastAsia"/>
        </w:rPr>
        <w:t>为效应量标准误，</w:t>
      </w:r>
      <m:oMath>
        <m:sSup>
          <m:sSupPr>
            <m:ctrlPr>
              <w:rPr>
                <w:rFonts w:ascii="Cambria Math" w:eastAsia="SimSun" w:hAnsi="Cambria Math" w:cs="Times New Roman"/>
                <w:i/>
              </w:rPr>
            </m:ctrlPr>
          </m:sSupPr>
          <m:e>
            <m:r>
              <m:rPr>
                <m:sty m:val="p"/>
              </m:rPr>
              <w:rPr>
                <w:rFonts w:ascii="Cambria Math" w:eastAsia="SimSun" w:hAnsi="Cambria Math" w:cs="Times New Roman"/>
              </w:rPr>
              <m:t>τ</m:t>
            </m:r>
          </m:e>
          <m:sup>
            <m:r>
              <w:rPr>
                <w:rFonts w:ascii="Cambria Math" w:eastAsia="SimSun" w:hAnsi="Cambria Math" w:cs="Times New Roman" w:hint="eastAsia"/>
              </w:rPr>
              <m:t>2</m:t>
            </m:r>
          </m:sup>
        </m:sSup>
      </m:oMath>
      <w:r>
        <w:rPr>
          <w:rFonts w:ascii="Times New Roman" w:eastAsia="SimSun" w:hAnsi="Times New Roman" w:cs="Times New Roman" w:hint="eastAsia"/>
        </w:rPr>
        <w:t>为研究</w:t>
      </w:r>
      <w:proofErr w:type="gramStart"/>
      <w:r>
        <w:rPr>
          <w:rFonts w:ascii="Times New Roman" w:eastAsia="SimSun" w:hAnsi="Times New Roman" w:cs="Times New Roman" w:hint="eastAsia"/>
        </w:rPr>
        <w:t>间真实</w:t>
      </w:r>
      <w:proofErr w:type="gramEnd"/>
      <w:r>
        <w:rPr>
          <w:rFonts w:ascii="Times New Roman" w:eastAsia="SimSun" w:hAnsi="Times New Roman" w:cs="Times New Roman" w:hint="eastAsia"/>
        </w:rPr>
        <w:t>异质性方差。同时，考虑到部分研究可能报告多个效应量（如区分不同作物或不同估计方法），存在文献层面的层级相依性（</w:t>
      </w:r>
      <w:r>
        <w:rPr>
          <w:rFonts w:ascii="Times New Roman" w:eastAsia="SimSun" w:hAnsi="Times New Roman" w:cs="Times New Roman" w:hint="eastAsia"/>
        </w:rPr>
        <w:t>Hierarchical Dependence</w:t>
      </w:r>
      <w:r>
        <w:rPr>
          <w:rFonts w:ascii="Times New Roman" w:eastAsia="SimSun" w:hAnsi="Times New Roman" w:cs="Times New Roman" w:hint="eastAsia"/>
        </w:rPr>
        <w:t>），本文在计算合并效应及标准误时采用在文献层面（</w:t>
      </w:r>
      <w:r>
        <w:rPr>
          <w:rFonts w:ascii="Times New Roman" w:eastAsia="SimSun" w:hAnsi="Times New Roman" w:cs="Times New Roman" w:hint="eastAsia"/>
        </w:rPr>
        <w:t>Study-level</w:t>
      </w:r>
      <w:r>
        <w:rPr>
          <w:rFonts w:ascii="Times New Roman" w:eastAsia="SimSun" w:hAnsi="Times New Roman" w:cs="Times New Roman" w:hint="eastAsia"/>
        </w:rPr>
        <w:t>）实施聚类稳健标准误校正</w:t>
      </w:r>
      <w:r>
        <w:rPr>
          <w:rFonts w:ascii="Times New Roman" w:eastAsia="SimSun" w:hAnsi="Times New Roman" w:cs="Times New Roman"/>
        </w:rPr>
        <w:fldChar w:fldCharType="begin"/>
      </w:r>
      <w:r>
        <w:rPr>
          <w:rFonts w:ascii="Times New Roman" w:eastAsia="SimSun" w:hAnsi="Times New Roman" w:cs="Times New Roman" w:hint="eastAsia"/>
        </w:rPr>
        <w:instrText xml:space="preserve"> ADDIN EN.CITE &lt;EndNote&gt;&lt;Cite&gt;&lt;Author&gt;Hedges&lt;/Author&gt;&lt;Year&gt;2010&lt;/Year&gt;&lt;RecNum&gt;650&lt;/RecNum&gt;&lt;DisplayText&gt;</w:instrText>
      </w:r>
      <w:r>
        <w:rPr>
          <w:rFonts w:ascii="Times New Roman" w:eastAsia="SimSun" w:hAnsi="Times New Roman" w:cs="Times New Roman" w:hint="eastAsia"/>
        </w:rPr>
        <w:instrText>（</w:instrText>
      </w:r>
      <w:r>
        <w:rPr>
          <w:rFonts w:ascii="Times New Roman" w:eastAsia="SimSun" w:hAnsi="Times New Roman" w:cs="Times New Roman" w:hint="eastAsia"/>
        </w:rPr>
        <w:instrText>Hedges</w:instrText>
      </w:r>
      <w:r>
        <w:rPr>
          <w:rFonts w:ascii="Times New Roman" w:eastAsia="SimSun" w:hAnsi="Times New Roman" w:cs="Times New Roman" w:hint="eastAsia"/>
        </w:rPr>
        <w:instrText>等，</w:instrText>
      </w:r>
      <w:r>
        <w:rPr>
          <w:rFonts w:ascii="Times New Roman" w:eastAsia="SimSun" w:hAnsi="Times New Roman" w:cs="Times New Roman" w:hint="eastAsia"/>
        </w:rPr>
        <w:instrText>2010</w:instrText>
      </w:r>
      <w:r>
        <w:rPr>
          <w:rFonts w:ascii="Times New Roman" w:eastAsia="SimSun" w:hAnsi="Times New Roman" w:cs="Times New Roman" w:hint="eastAsia"/>
        </w:rPr>
        <w:instrText>）</w:instrText>
      </w:r>
      <w:r>
        <w:rPr>
          <w:rFonts w:ascii="Times New Roman" w:eastAsia="SimSun" w:hAnsi="Times New Roman" w:cs="Times New Roman" w:hint="eastAsia"/>
        </w:rPr>
        <w:instrText>&lt;/DisplayText&gt;&lt;record&gt;&lt;rec-number&gt;650&lt;/rec-number&gt;&lt;foreign-keys&gt;&lt;key app="EN" db-id="v92vet5pxptdwtexw5dv9fzzpze5ttdvfxvd" timestamp="1775812514"&gt;650&lt;/key&gt;&lt;/foreign-keys&gt;&lt;ref-type name="</w:instrText>
      </w:r>
      <w:r>
        <w:rPr>
          <w:rFonts w:ascii="Times New Roman" w:eastAsia="SimSun" w:hAnsi="Times New Roman" w:cs="Times New Roman" w:hint="eastAsia"/>
        </w:rPr>
        <w:instrText>期刊文献</w:instrText>
      </w:r>
      <w:r>
        <w:rPr>
          <w:rFonts w:ascii="Times New Roman" w:eastAsia="SimSun" w:hAnsi="Times New Roman" w:cs="Times New Roman" w:hint="eastAsia"/>
        </w:rPr>
        <w:instrText>"&gt;17&lt;/ref-type&gt;&lt;contributors&gt;&lt;authors&gt;&lt;author&gt;Hedges, L. V.&lt;/author&gt;&lt;author&gt;Tipton, E.&lt;/author&gt;&lt;author&gt;Johnson, M. C.&lt;/author&gt;&lt;/authors&gt;&lt;/contributors&gt;&lt;auth-address&gt;Northwestern University, Statistics, E</w:instrText>
      </w:r>
      <w:r>
        <w:rPr>
          <w:rFonts w:ascii="Times New Roman" w:eastAsia="SimSun" w:hAnsi="Times New Roman" w:cs="Times New Roman"/>
        </w:rPr>
        <w:instrText>vanson, IL, U.S.A.. l-hedges@northwestern.edu.&amp;#xD;Northwestern University, Statistics, Evanson, IL, U.S.A.&lt;/auth-address&gt;&lt;titles&gt;&lt;title&gt;Robust variance estimation in meta-regression with dependent effect size estimates&lt;/title&gt;&lt;secondary-title&gt;Res Synth Methods&lt;/secondary-title&gt;&lt;/titles&gt;&lt;periodical&gt;&lt;full-title&gt;Res Synth Methods&lt;/full-title&gt;&lt;/periodical&gt;&lt;pages&gt;39-65&lt;/pages&gt;&lt;volume&gt;1&lt;/volume&gt;&lt;number&gt;1&lt;/number&gt;&lt;edition&gt;20100305&lt;/edition&gt;&lt;keywords&gt;&lt;keyword&gt;dependent effects&lt;/keyword&gt;&lt;keyword&gt;meta analysis&lt;/keyword&gt;&lt;keyword&gt;meta regression&lt;/keyword&gt;&lt;keyword&gt;robust standard errors&lt;/keyword&gt;&lt;/keywords&gt;&lt;dates&gt;&lt;year&gt;2010&lt;/year&gt;&lt;pub-dates&gt;&lt;date&gt;Jan&lt;/date&gt;&lt;/pub-dates&gt;&lt;/dates&gt;&lt;isbn&gt;1759-2879 (Print)&amp;#xD;1759-2879&lt;/isbn&gt;&lt;accession-num&gt;26056092&lt;/accession-num&gt;&lt;urls&gt;&lt;/urls&gt;&lt;electronic-resource-num&gt;10.1002/jrsm.5&lt;/electronic-resource-num&gt;&lt;remote-database-provider&gt;NLM&lt;/remote-database-provider&gt;&lt;language&gt;eng&lt;/language&gt;&lt;/record&gt;&lt;/Cite&gt;&lt;/EndNote&gt;</w:instrText>
      </w:r>
      <w:r>
        <w:rPr>
          <w:rFonts w:ascii="Times New Roman" w:eastAsia="SimSun" w:hAnsi="Times New Roman" w:cs="Times New Roman"/>
        </w:rPr>
        <w:fldChar w:fldCharType="separate"/>
      </w:r>
      <w:r>
        <w:rPr>
          <w:rFonts w:ascii="Times New Roman" w:eastAsia="SimSun" w:hAnsi="Times New Roman" w:cs="Times New Roman" w:hint="eastAsia"/>
          <w:noProof/>
        </w:rPr>
        <w:t>（</w:t>
      </w:r>
      <w:r>
        <w:rPr>
          <w:rFonts w:ascii="Times New Roman" w:eastAsia="SimSun" w:hAnsi="Times New Roman" w:cs="Times New Roman" w:hint="eastAsia"/>
          <w:noProof/>
        </w:rPr>
        <w:t>Hedges</w:t>
      </w:r>
      <w:r>
        <w:rPr>
          <w:rFonts w:ascii="Times New Roman" w:eastAsia="SimSun" w:hAnsi="Times New Roman" w:cs="Times New Roman" w:hint="eastAsia"/>
          <w:noProof/>
        </w:rPr>
        <w:t>等，</w:t>
      </w:r>
      <w:r>
        <w:rPr>
          <w:rFonts w:ascii="Times New Roman" w:eastAsia="SimSun" w:hAnsi="Times New Roman" w:cs="Times New Roman" w:hint="eastAsia"/>
          <w:noProof/>
        </w:rPr>
        <w:t>2010</w:t>
      </w:r>
      <w:r>
        <w:rPr>
          <w:rFonts w:ascii="Times New Roman" w:eastAsia="SimSun" w:hAnsi="Times New Roman" w:cs="Times New Roman" w:hint="eastAsia"/>
          <w:noProof/>
        </w:rPr>
        <w:t>）</w:t>
      </w:r>
      <w:r>
        <w:rPr>
          <w:rFonts w:ascii="Times New Roman" w:eastAsia="SimSun" w:hAnsi="Times New Roman" w:cs="Times New Roman"/>
        </w:rPr>
        <w:fldChar w:fldCharType="end"/>
      </w:r>
      <w:r>
        <w:rPr>
          <w:rFonts w:ascii="Times New Roman" w:eastAsia="SimSun" w:hAnsi="Times New Roman" w:cs="Times New Roman" w:hint="eastAsia"/>
        </w:rPr>
        <w:t>。同时，采用</w:t>
      </w:r>
      <w:r>
        <w:rPr>
          <w:rFonts w:ascii="Times New Roman" w:eastAsia="SimSun" w:hAnsi="Times New Roman" w:cs="Times New Roman" w:hint="eastAsia"/>
        </w:rPr>
        <w:t>Cochran</w:t>
      </w:r>
      <w:proofErr w:type="gramStart"/>
      <w:r>
        <w:rPr>
          <w:rFonts w:ascii="Times New Roman" w:eastAsia="SimSun" w:hAnsi="Times New Roman" w:cs="Times New Roman"/>
        </w:rPr>
        <w:t>’</w:t>
      </w:r>
      <w:proofErr w:type="gramEnd"/>
      <w:r>
        <w:rPr>
          <w:rFonts w:ascii="Times New Roman" w:eastAsia="SimSun" w:hAnsi="Times New Roman" w:cs="Times New Roman" w:hint="eastAsia"/>
        </w:rPr>
        <w:t>s Q</w:t>
      </w:r>
      <w:r>
        <w:rPr>
          <w:rFonts w:ascii="Times New Roman" w:eastAsia="SimSun" w:hAnsi="Times New Roman" w:cs="Times New Roman" w:hint="eastAsia"/>
        </w:rPr>
        <w:t>检验和</w:t>
      </w:r>
      <m:oMath>
        <m:sSup>
          <m:sSupPr>
            <m:ctrlPr>
              <w:rPr>
                <w:rFonts w:ascii="Cambria Math" w:eastAsia="SimSun" w:hAnsi="Cambria Math" w:cs="Times New Roman"/>
                <w:i/>
              </w:rPr>
            </m:ctrlPr>
          </m:sSupPr>
          <m:e>
            <m:r>
              <w:rPr>
                <w:rFonts w:ascii="Cambria Math" w:eastAsia="SimSun" w:hAnsi="Cambria Math" w:cs="Times New Roman" w:hint="eastAsia"/>
              </w:rPr>
              <m:t>I</m:t>
            </m:r>
            <m:ctrlPr>
              <w:rPr>
                <w:rFonts w:ascii="Cambria Math" w:eastAsia="SimSun" w:hAnsi="Cambria Math" w:cs="Times New Roman" w:hint="eastAsia"/>
                <w:i/>
              </w:rPr>
            </m:ctrlPr>
          </m:e>
          <m:sup>
            <m:r>
              <w:rPr>
                <w:rFonts w:ascii="Cambria Math" w:eastAsia="SimSun" w:hAnsi="Cambria Math" w:cs="Times New Roman" w:hint="eastAsia"/>
              </w:rPr>
              <m:t>2</m:t>
            </m:r>
          </m:sup>
        </m:sSup>
      </m:oMath>
      <w:r>
        <w:rPr>
          <w:rFonts w:ascii="Times New Roman" w:eastAsia="SimSun" w:hAnsi="Times New Roman" w:cs="Times New Roman" w:hint="eastAsia"/>
        </w:rPr>
        <w:t>统计量对研究间异质性进行量化评估</w:t>
      </w:r>
      <w:r>
        <w:rPr>
          <w:rFonts w:ascii="Times New Roman" w:eastAsia="SimSun" w:hAnsi="Times New Roman" w:cs="Times New Roman"/>
        </w:rPr>
        <w:fldChar w:fldCharType="begin"/>
      </w:r>
      <w:r>
        <w:rPr>
          <w:rFonts w:ascii="Times New Roman" w:eastAsia="SimSun" w:hAnsi="Times New Roman" w:cs="Times New Roman" w:hint="eastAsia"/>
        </w:rPr>
        <w:instrText xml:space="preserve"> ADDIN EN.CITE &lt;EndNote&gt;&lt;Cite&gt;&lt;Author&gt;Higgins&lt;/Author&gt;&lt;Year&gt;2003&lt;/Year&gt;&lt;RecNum&gt;651&lt;/RecNum&gt;&lt;DisplayText&gt;</w:instrText>
      </w:r>
      <w:r>
        <w:rPr>
          <w:rFonts w:ascii="Times New Roman" w:eastAsia="SimSun" w:hAnsi="Times New Roman" w:cs="Times New Roman" w:hint="eastAsia"/>
        </w:rPr>
        <w:instrText>（</w:instrText>
      </w:r>
      <w:r>
        <w:rPr>
          <w:rFonts w:ascii="Times New Roman" w:eastAsia="SimSun" w:hAnsi="Times New Roman" w:cs="Times New Roman" w:hint="eastAsia"/>
        </w:rPr>
        <w:instrText>Higgins</w:instrText>
      </w:r>
      <w:r>
        <w:rPr>
          <w:rFonts w:ascii="Times New Roman" w:eastAsia="SimSun" w:hAnsi="Times New Roman" w:cs="Times New Roman" w:hint="eastAsia"/>
        </w:rPr>
        <w:instrText>等，</w:instrText>
      </w:r>
      <w:r>
        <w:rPr>
          <w:rFonts w:ascii="Times New Roman" w:eastAsia="SimSun" w:hAnsi="Times New Roman" w:cs="Times New Roman" w:hint="eastAsia"/>
        </w:rPr>
        <w:instrText>2003</w:instrText>
      </w:r>
      <w:r>
        <w:rPr>
          <w:rFonts w:ascii="Times New Roman" w:eastAsia="SimSun" w:hAnsi="Times New Roman" w:cs="Times New Roman" w:hint="eastAsia"/>
        </w:rPr>
        <w:instrText>）</w:instrText>
      </w:r>
      <w:r>
        <w:rPr>
          <w:rFonts w:ascii="Times New Roman" w:eastAsia="SimSun" w:hAnsi="Times New Roman" w:cs="Times New Roman" w:hint="eastAsia"/>
        </w:rPr>
        <w:instrText>&lt;/DisplayText&gt;&lt;record&gt;&lt;rec-number&gt;651&lt;/rec-number&gt;&lt;foreign-keys&gt;&lt;key app="EN" db-id="v92vet5pxptdwtexw5dv9fzzpze5ttdvfxvd" timestamp="1775812565"&gt;651&lt;/key&gt;&lt;/foreign-keys&gt;&lt;ref-type name="</w:instrText>
      </w:r>
      <w:r>
        <w:rPr>
          <w:rFonts w:ascii="Times New Roman" w:eastAsia="SimSun" w:hAnsi="Times New Roman" w:cs="Times New Roman" w:hint="eastAsia"/>
        </w:rPr>
        <w:instrText>期刊文献</w:instrText>
      </w:r>
      <w:r>
        <w:rPr>
          <w:rFonts w:ascii="Times New Roman" w:eastAsia="SimSun" w:hAnsi="Times New Roman" w:cs="Times New Roman" w:hint="eastAsia"/>
        </w:rPr>
        <w:instrText>"&gt;17&lt;/ref-type&gt;&lt;contributors&gt;&lt;authors&gt;&lt;author&gt;Higgins, Julian P. T.&lt;/author&gt;&lt;author&gt;Thompson, Simon G.&lt;/author&gt;&lt;author&gt;Deeks, Jonathan J.&lt;/author&gt;&lt;author&gt;Altman, Douglas G.&lt;/author&gt;&lt;/authors&gt;&lt;/contribu</w:instrText>
      </w:r>
      <w:r>
        <w:rPr>
          <w:rFonts w:ascii="Times New Roman" w:eastAsia="SimSun" w:hAnsi="Times New Roman" w:cs="Times New Roman"/>
        </w:rPr>
        <w:instrText>tors&gt;&lt;auth-address&gt;Higgins, Julian P. T.: MRC Biostatistics Unit, Institute of Public Health, Cambridge, United Kingdom, CB2 2SR, julian.higgins@mrc-bsu.cam.ac.uk&lt;/auth-address&gt;&lt;titles&gt;&lt;title&gt;Measuring inconsistency in meta-analyses&lt;/title&gt;&lt;secondary-title&gt;BMJ: British Medical Journal&lt;/secondary-title&gt;&lt;/titles&gt;&lt;periodical&gt;&lt;full-title&gt;BMJ: British Medical Journal&lt;/full-title&gt;&lt;/periodical&gt;&lt;pages&gt;557-560&lt;/pages&gt;&lt;volume&gt;327&lt;/volume&gt;&lt;number&gt;7414&lt;/number&gt;&lt;keywords&gt;&lt;keyword&gt;*Effect Size (Statistical)&lt;/keyword&gt;&lt;keyword&gt;*Statistical Tests&lt;/keyword&gt;&lt;keyword&gt;Treatment Effectiveness Evaluation&lt;/keyword&gt;&lt;/keywords&gt;&lt;dates&gt;&lt;year&gt;2003&lt;/year&gt;&lt;/dates&gt;&lt;pub-location&gt;United Kingdom&lt;/pub-location&gt;&lt;publisher&gt;BMJ Publishing Group&lt;/publisher&gt;&lt;isbn&gt;1756-1833(Electronic),0959-8138(Print)&lt;/isbn&gt;&lt;urls&gt;&lt;/urls&gt;&lt;electronic-resource-num&gt;10.1136/bmj.327.7414.557&lt;/electronic-resource-num&gt;&lt;/record&gt;&lt;/Cite&gt;&lt;/EndNote&gt;</w:instrText>
      </w:r>
      <w:r>
        <w:rPr>
          <w:rFonts w:ascii="Times New Roman" w:eastAsia="SimSun" w:hAnsi="Times New Roman" w:cs="Times New Roman"/>
        </w:rPr>
        <w:fldChar w:fldCharType="separate"/>
      </w:r>
      <w:r>
        <w:rPr>
          <w:rFonts w:ascii="Times New Roman" w:eastAsia="SimSun" w:hAnsi="Times New Roman" w:cs="Times New Roman" w:hint="eastAsia"/>
          <w:noProof/>
        </w:rPr>
        <w:t>（</w:t>
      </w:r>
      <w:r>
        <w:rPr>
          <w:rFonts w:ascii="Times New Roman" w:eastAsia="SimSun" w:hAnsi="Times New Roman" w:cs="Times New Roman" w:hint="eastAsia"/>
          <w:noProof/>
        </w:rPr>
        <w:t>Higgins</w:t>
      </w:r>
      <w:r>
        <w:rPr>
          <w:rFonts w:ascii="Times New Roman" w:eastAsia="SimSun" w:hAnsi="Times New Roman" w:cs="Times New Roman" w:hint="eastAsia"/>
          <w:noProof/>
        </w:rPr>
        <w:t>等，</w:t>
      </w:r>
      <w:r>
        <w:rPr>
          <w:rFonts w:ascii="Times New Roman" w:eastAsia="SimSun" w:hAnsi="Times New Roman" w:cs="Times New Roman" w:hint="eastAsia"/>
          <w:noProof/>
        </w:rPr>
        <w:t>2003</w:t>
      </w:r>
      <w:r>
        <w:rPr>
          <w:rFonts w:ascii="Times New Roman" w:eastAsia="SimSun" w:hAnsi="Times New Roman" w:cs="Times New Roman" w:hint="eastAsia"/>
          <w:noProof/>
        </w:rPr>
        <w:t>）</w:t>
      </w:r>
      <w:r>
        <w:rPr>
          <w:rFonts w:ascii="Times New Roman" w:eastAsia="SimSun" w:hAnsi="Times New Roman" w:cs="Times New Roman"/>
        </w:rPr>
        <w:fldChar w:fldCharType="end"/>
      </w:r>
      <w:r>
        <w:rPr>
          <w:rFonts w:ascii="Times New Roman" w:eastAsia="SimSun" w:hAnsi="Times New Roman" w:cs="Times New Roman" w:hint="eastAsia"/>
        </w:rPr>
        <w:t>。</w:t>
      </w:r>
    </w:p>
    <w:p w14:paraId="2EBD7D39" w14:textId="77777777" w:rsidR="00A0142D" w:rsidRDefault="000579DA">
      <w:pPr>
        <w:ind w:firstLineChars="200" w:firstLine="440"/>
        <w:rPr>
          <w:rFonts w:ascii="Times New Roman" w:eastAsia="SimSun" w:hAnsi="Times New Roman" w:cs="Times New Roman"/>
        </w:rPr>
      </w:pPr>
      <w:r>
        <w:rPr>
          <w:rFonts w:ascii="Times New Roman" w:eastAsia="SimSun" w:hAnsi="Times New Roman" w:cs="Times New Roman" w:hint="eastAsia"/>
        </w:rPr>
        <w:t>为识别路径差异，本文进一步构建加权最小二乘（</w:t>
      </w:r>
      <w:r>
        <w:rPr>
          <w:rFonts w:ascii="Times New Roman" w:eastAsia="SimSun" w:hAnsi="Times New Roman" w:cs="Times New Roman" w:hint="eastAsia"/>
        </w:rPr>
        <w:t>WLS</w:t>
      </w:r>
      <w:r>
        <w:rPr>
          <w:rFonts w:ascii="Times New Roman" w:eastAsia="SimSun" w:hAnsi="Times New Roman" w:cs="Times New Roman" w:hint="eastAsia"/>
        </w:rPr>
        <w:t>）</w:t>
      </w:r>
      <w:r>
        <w:rPr>
          <w:rFonts w:ascii="Times New Roman" w:eastAsia="SimSun" w:hAnsi="Times New Roman" w:cs="Times New Roman" w:hint="eastAsia"/>
        </w:rPr>
        <w:t>Meta</w:t>
      </w:r>
      <w:r>
        <w:rPr>
          <w:rFonts w:ascii="Times New Roman" w:eastAsia="SimSun" w:hAnsi="Times New Roman" w:cs="Times New Roman" w:hint="eastAsia"/>
        </w:rPr>
        <w:t>回归模型：</w:t>
      </w:r>
    </w:p>
    <w:p w14:paraId="3679CFA5" w14:textId="74A73281" w:rsidR="00A0142D" w:rsidRDefault="000579DA" w:rsidP="00A96E18">
      <w:pPr>
        <w:tabs>
          <w:tab w:val="center" w:pos="4153"/>
          <w:tab w:val="right" w:pos="8306"/>
        </w:tabs>
        <w:rPr>
          <w:rFonts w:ascii="Times New Roman" w:eastAsia="SimSun" w:hAnsi="Times New Roman" w:cs="Times New Roman"/>
        </w:rPr>
      </w:pPr>
      <w:r>
        <w:rPr>
          <w:rFonts w:ascii="Times New Roman" w:eastAsia="SimSun" w:hAnsi="Times New Roman" w:cs="Times New Roman"/>
        </w:rPr>
        <w:tab/>
      </w:r>
      <m:oMath>
        <m:r>
          <w:rPr>
            <w:rFonts w:ascii="Cambria Math" w:eastAsia="SimSun" w:hAnsi="Cambria Math" w:cs="Times New Roman" w:hint="eastAsia"/>
          </w:rPr>
          <m:t>PC</m:t>
        </m:r>
        <m:sSub>
          <m:sSubPr>
            <m:ctrlPr>
              <w:rPr>
                <w:rFonts w:ascii="Cambria Math" w:eastAsia="SimSun" w:hAnsi="Cambria Math" w:cs="Times New Roman"/>
                <w:i/>
              </w:rPr>
            </m:ctrlPr>
          </m:sSubPr>
          <m:e>
            <m:r>
              <w:rPr>
                <w:rFonts w:ascii="Cambria Math" w:eastAsia="SimSun" w:hAnsi="Cambria Math" w:cs="Times New Roman" w:hint="eastAsia"/>
              </w:rPr>
              <m:t>C</m:t>
            </m:r>
            <m:ctrlPr>
              <w:rPr>
                <w:rFonts w:ascii="Cambria Math" w:eastAsia="SimSun" w:hAnsi="Cambria Math" w:cs="Times New Roman" w:hint="eastAsia"/>
                <w:i/>
              </w:rPr>
            </m:ctrlPr>
          </m:e>
          <m:sub>
            <m:r>
              <w:rPr>
                <w:rFonts w:ascii="Cambria Math" w:eastAsia="SimSun" w:hAnsi="Cambria Math" w:cs="Times New Roman" w:hint="eastAsia"/>
              </w:rPr>
              <m:t>i</m:t>
            </m:r>
          </m:sub>
        </m:sSub>
        <m:r>
          <w:rPr>
            <w:rFonts w:ascii="Cambria Math" w:eastAsia="SimSun" w:hAnsi="Cambria Math" w:cs="Times New Roman" w:hint="eastAsia"/>
          </w:rPr>
          <m:t>=</m:t>
        </m:r>
        <m:r>
          <w:rPr>
            <w:rFonts w:ascii="Cambria Math" w:eastAsia="SimSun" w:hAnsi="Cambria Math" w:cs="Times New Roman"/>
          </w:rPr>
          <m:t>α</m:t>
        </m:r>
        <m:r>
          <w:rPr>
            <w:rFonts w:ascii="Cambria Math" w:eastAsia="SimSun" w:hAnsi="Cambria Math" w:cs="Times New Roman" w:hint="eastAsia"/>
          </w:rPr>
          <m:t>+</m:t>
        </m:r>
        <m:sSub>
          <m:sSubPr>
            <m:ctrlPr>
              <w:rPr>
                <w:rFonts w:ascii="Cambria Math" w:eastAsia="SimSun" w:hAnsi="Cambria Math" w:cs="Times New Roman"/>
                <w:iCs/>
              </w:rPr>
            </m:ctrlPr>
          </m:sSubPr>
          <m:e>
            <m:r>
              <m:rPr>
                <m:sty m:val="p"/>
              </m:rPr>
              <w:rPr>
                <w:rFonts w:ascii="Cambria Math" w:eastAsia="SimSun" w:hAnsi="Cambria Math" w:cs="Times New Roman"/>
              </w:rPr>
              <m:t>β</m:t>
            </m:r>
          </m:e>
          <m:sub>
            <m:r>
              <m:rPr>
                <m:sty m:val="p"/>
              </m:rPr>
              <w:rPr>
                <w:rFonts w:ascii="Cambria Math" w:eastAsia="SimSun" w:hAnsi="Cambria Math" w:cs="Times New Roman" w:hint="eastAsia"/>
              </w:rPr>
              <m:t>1</m:t>
            </m:r>
          </m:sub>
        </m:sSub>
        <m:r>
          <w:rPr>
            <w:rFonts w:ascii="Cambria Math" w:eastAsia="SimSun" w:hAnsi="Cambria Math" w:cs="Times New Roman" w:hint="eastAsia"/>
          </w:rPr>
          <m:t>AM</m:t>
        </m:r>
        <m:sSub>
          <m:sSubPr>
            <m:ctrlPr>
              <w:rPr>
                <w:rFonts w:ascii="Cambria Math" w:eastAsia="SimSun" w:hAnsi="Cambria Math" w:cs="Times New Roman"/>
                <w:i/>
              </w:rPr>
            </m:ctrlPr>
          </m:sSubPr>
          <m:e>
            <m:r>
              <w:rPr>
                <w:rFonts w:ascii="Cambria Math" w:eastAsia="SimSun" w:hAnsi="Cambria Math" w:cs="Times New Roman" w:hint="eastAsia"/>
              </w:rPr>
              <m:t>S</m:t>
            </m:r>
            <m:ctrlPr>
              <w:rPr>
                <w:rFonts w:ascii="Cambria Math" w:eastAsia="SimSun" w:hAnsi="Cambria Math" w:cs="Times New Roman" w:hint="eastAsia"/>
                <w:i/>
              </w:rPr>
            </m:ctrlPr>
          </m:e>
          <m:sub>
            <m:r>
              <w:rPr>
                <w:rFonts w:ascii="Cambria Math" w:eastAsia="SimSun" w:hAnsi="Cambria Math" w:cs="Times New Roman" w:hint="eastAsia"/>
              </w:rPr>
              <m:t>i</m:t>
            </m:r>
          </m:sub>
        </m:sSub>
        <m:d>
          <m:dPr>
            <m:ctrlPr>
              <w:del w:id="219" w:author="黄圣男" w:date="2026-06-30T17:02:00Z" w16du:dateUtc="2026-06-30T09:02:00Z">
                <w:rPr>
                  <w:rFonts w:ascii="Cambria Math" w:hAnsi="Cambria Math"/>
                </w:rPr>
              </w:del>
            </m:ctrlPr>
          </m:dPr>
          <m:e>
            <m:sSub>
              <m:sSubPr>
                <m:ctrlPr>
                  <w:del w:id="220" w:author="黄圣男" w:date="2026-06-30T17:02:00Z" w16du:dateUtc="2026-06-30T09:02:00Z">
                    <w:rPr>
                      <w:rFonts w:ascii="Cambria Math" w:hAnsi="Cambria Math"/>
                    </w:rPr>
                  </w:del>
                </m:ctrlPr>
              </m:sSubPr>
              <m:e/>
              <m:sub/>
            </m:sSub>
          </m:e>
        </m:d>
        <m:r>
          <w:rPr>
            <w:rFonts w:ascii="Cambria Math" w:eastAsia="SimSun" w:hAnsi="Cambria Math" w:cs="Times New Roman" w:hint="eastAsia"/>
          </w:rPr>
          <m:t>+</m:t>
        </m:r>
        <m:sSub>
          <m:sSubPr>
            <m:ctrlPr>
              <w:rPr>
                <w:rFonts w:ascii="Cambria Math" w:eastAsia="SimSun" w:hAnsi="Cambria Math" w:cs="Times New Roman"/>
                <w:i/>
              </w:rPr>
            </m:ctrlPr>
          </m:sSubPr>
          <m:e>
            <m:r>
              <m:rPr>
                <m:sty m:val="p"/>
              </m:rPr>
              <w:rPr>
                <w:rFonts w:ascii="Cambria Math" w:eastAsia="SimSun" w:hAnsi="Cambria Math" w:cs="Times New Roman"/>
              </w:rPr>
              <m:t>β</m:t>
            </m:r>
          </m:e>
          <m:sub>
            <m:r>
              <w:rPr>
                <w:rFonts w:ascii="Cambria Math" w:eastAsia="SimSun" w:hAnsi="Cambria Math" w:cs="Times New Roman" w:hint="eastAsia"/>
              </w:rPr>
              <m:t>2</m:t>
            </m:r>
          </m:sub>
        </m:sSub>
        <m:sSub>
          <m:sSubPr>
            <m:ctrlPr>
              <w:rPr>
                <w:rFonts w:ascii="Cambria Math" w:eastAsia="SimSun" w:hAnsi="Cambria Math" w:cs="Times New Roman"/>
                <w:i/>
              </w:rPr>
            </m:ctrlPr>
          </m:sSubPr>
          <m:e>
            <m:r>
              <w:rPr>
                <w:rFonts w:ascii="Cambria Math" w:eastAsia="SimSun" w:hAnsi="Cambria Math" w:cs="Times New Roman"/>
              </w:rPr>
              <m:t>AML</m:t>
            </m:r>
          </m:e>
          <m:sub>
            <m:r>
              <w:rPr>
                <w:rFonts w:ascii="Cambria Math" w:eastAsia="SimSun" w:hAnsi="Cambria Math" w:cs="Times New Roman" w:hint="eastAsia"/>
              </w:rPr>
              <m:t>i</m:t>
            </m:r>
          </m:sub>
        </m:sSub>
        <m:d>
          <m:dPr>
            <m:ctrlPr>
              <w:del w:id="221" w:author="黄圣男" w:date="2026-06-30T17:02:00Z" w16du:dateUtc="2026-06-30T09:02:00Z">
                <w:rPr>
                  <w:rFonts w:ascii="Cambria Math" w:hAnsi="Cambria Math"/>
                </w:rPr>
              </w:del>
            </m:ctrlPr>
          </m:dPr>
          <m:e>
            <m:sSub>
              <m:sSubPr>
                <m:ctrlPr>
                  <w:del w:id="222" w:author="黄圣男" w:date="2026-06-30T17:02:00Z" w16du:dateUtc="2026-06-30T09:02:00Z">
                    <w:rPr>
                      <w:rFonts w:ascii="Cambria Math" w:hAnsi="Cambria Math"/>
                    </w:rPr>
                  </w:del>
                </m:ctrlPr>
              </m:sSubPr>
              <m:e/>
              <m:sub/>
            </m:sSub>
          </m:e>
        </m:d>
        <m:r>
          <w:rPr>
            <w:rFonts w:ascii="Cambria Math" w:eastAsia="SimSun" w:hAnsi="Cambria Math" w:cs="Times New Roman" w:hint="eastAsia"/>
          </w:rPr>
          <m:t>+</m:t>
        </m:r>
        <m:sSubSup>
          <m:sSubSupPr>
            <m:ctrlPr>
              <w:rPr>
                <w:rFonts w:ascii="Cambria Math" w:eastAsia="SimSun" w:hAnsi="Cambria Math" w:cs="Times New Roman"/>
                <w:i/>
              </w:rPr>
            </m:ctrlPr>
          </m:sSubSupPr>
          <m:e>
            <m:r>
              <m:rPr>
                <m:sty m:val="p"/>
              </m:rPr>
              <w:rPr>
                <w:rFonts w:ascii="Cambria Math" w:eastAsia="SimSun" w:hAnsi="Cambria Math" w:cs="Times New Roman"/>
              </w:rPr>
              <m:t>γ</m:t>
            </m:r>
            <m:r>
              <w:rPr>
                <w:rFonts w:ascii="Cambria Math" w:eastAsia="SimSun" w:hAnsi="Cambria Math" w:cs="Times New Roman"/>
              </w:rPr>
              <m:t>Z</m:t>
            </m:r>
          </m:e>
          <m:sub>
            <m:r>
              <w:rPr>
                <w:rFonts w:ascii="Cambria Math" w:eastAsia="SimSun" w:hAnsi="Cambria Math" w:cs="Times New Roman"/>
              </w:rPr>
              <m:t>i</m:t>
            </m:r>
          </m:sub>
          <m:sup>
            <m:r>
              <w:rPr>
                <w:rFonts w:ascii="Cambria Math" w:eastAsia="SimSun" w:hAnsi="Cambria Math" w:cs="Times New Roman"/>
              </w:rPr>
              <m:t>'</m:t>
            </m:r>
          </m:sup>
        </m:sSubSup>
        <m:r>
          <w:rPr>
            <w:rFonts w:ascii="Cambria Math" w:eastAsia="SimSun" w:hAnsi="Cambria Math" w:cs="Times New Roman" w:hint="eastAsia"/>
          </w:rPr>
          <m:t>+</m:t>
        </m:r>
        <m:sSub>
          <m:sSubPr>
            <m:ctrlPr>
              <w:rPr>
                <w:rFonts w:ascii="Cambria Math" w:eastAsia="SimSun" w:hAnsi="Cambria Math" w:cs="Times New Roman"/>
                <w:i/>
              </w:rPr>
            </m:ctrlPr>
          </m:sSubPr>
          <m:e>
            <m:r>
              <w:rPr>
                <w:rFonts w:ascii="Cambria Math" w:eastAsia="SimSun" w:hAnsi="Cambria Math" w:cs="Times New Roman" w:hint="eastAsia"/>
              </w:rPr>
              <m:t>u</m:t>
            </m:r>
          </m:e>
          <m:sub>
            <m:r>
              <w:rPr>
                <w:rFonts w:ascii="Cambria Math" w:eastAsia="SimSun" w:hAnsi="Cambria Math" w:cs="Times New Roman" w:hint="eastAsia"/>
              </w:rPr>
              <m:t>i</m:t>
            </m:r>
          </m:sub>
        </m:sSub>
      </m:oMath>
      <w:r>
        <w:rPr>
          <w:rFonts w:ascii="Times New Roman" w:eastAsia="SimSun" w:hAnsi="Times New Roman" w:cs="Times New Roman"/>
        </w:rPr>
        <w:tab/>
      </w:r>
      <w:r>
        <w:rPr>
          <w:rFonts w:ascii="Times New Roman" w:eastAsia="SimSun" w:hAnsi="Times New Roman" w:cs="Times New Roman" w:hint="eastAsia"/>
        </w:rPr>
        <w:t>（</w:t>
      </w:r>
      <w:r>
        <w:rPr>
          <w:rFonts w:ascii="Times New Roman" w:eastAsia="SimSun" w:hAnsi="Times New Roman" w:cs="Times New Roman"/>
        </w:rPr>
        <w:t>24</w:t>
      </w:r>
      <w:r>
        <w:rPr>
          <w:rFonts w:ascii="Times New Roman" w:eastAsia="SimSun" w:hAnsi="Times New Roman" w:cs="Times New Roman" w:hint="eastAsia"/>
        </w:rPr>
        <w:t>）</w:t>
      </w:r>
    </w:p>
    <w:p w14:paraId="058E07B5" w14:textId="705D781F" w:rsidR="0097064C" w:rsidRDefault="009F3EE4">
      <w:pPr>
        <w:rPr>
          <w:rFonts w:ascii="Times New Roman" w:eastAsia="SimSun" w:hAnsi="Times New Roman" w:cs="Times New Roman"/>
        </w:rPr>
      </w:pPr>
      <w:r>
        <w:rPr>
          <w:rFonts w:ascii="Times New Roman" w:eastAsia="SimSun" w:hAnsi="Times New Roman" w:cs="Times New Roman" w:hint="eastAsia"/>
        </w:rPr>
        <w:t>其中，农机资本投入（</w:t>
      </w:r>
      <w:r>
        <w:rPr>
          <w:rFonts w:ascii="Times New Roman" w:eastAsia="SimSun" w:hAnsi="Times New Roman" w:cs="Times New Roman" w:hint="eastAsia"/>
        </w:rPr>
        <w:t>MCI</w:t>
      </w:r>
      <w:r>
        <w:rPr>
          <w:rFonts w:ascii="Times New Roman" w:eastAsia="SimSun" w:hAnsi="Times New Roman" w:cs="Times New Roman" w:hint="eastAsia"/>
        </w:rPr>
        <w:t>）为基准组，</w:t>
      </w:r>
      <m:oMath>
        <m:r>
          <w:rPr>
            <w:rFonts w:ascii="Cambria Math" w:eastAsia="SimSun" w:hAnsi="Cambria Math" w:cs="Times New Roman" w:hint="eastAsia"/>
          </w:rPr>
          <m:t>AM</m:t>
        </m:r>
        <m:sSub>
          <m:sSubPr>
            <m:ctrlPr>
              <w:rPr>
                <w:rFonts w:ascii="Cambria Math" w:eastAsia="SimSun" w:hAnsi="Cambria Math" w:cs="Times New Roman"/>
                <w:i/>
              </w:rPr>
            </m:ctrlPr>
          </m:sSubPr>
          <m:e>
            <m:r>
              <w:rPr>
                <w:rFonts w:ascii="Cambria Math" w:eastAsia="SimSun" w:hAnsi="Cambria Math" w:cs="Times New Roman" w:hint="eastAsia"/>
              </w:rPr>
              <m:t>S</m:t>
            </m:r>
            <m:ctrlPr>
              <w:rPr>
                <w:rFonts w:ascii="Cambria Math" w:eastAsia="SimSun" w:hAnsi="Cambria Math" w:cs="Times New Roman" w:hint="eastAsia"/>
                <w:i/>
              </w:rPr>
            </m:ctrlPr>
          </m:e>
          <m:sub>
            <m:r>
              <w:rPr>
                <w:rFonts w:ascii="Cambria Math" w:eastAsia="SimSun" w:hAnsi="Cambria Math" w:cs="Times New Roman" w:hint="eastAsia"/>
              </w:rPr>
              <m:t>i</m:t>
            </m:r>
          </m:sub>
        </m:sSub>
      </m:oMath>
      <w:r>
        <w:rPr>
          <w:rFonts w:ascii="Times New Roman" w:eastAsia="SimSun" w:hAnsi="Times New Roman" w:cs="Times New Roman" w:hint="eastAsia"/>
        </w:rPr>
        <w:t>和</w:t>
      </w:r>
      <m:oMath>
        <m:sSub>
          <m:sSubPr>
            <m:ctrlPr>
              <w:rPr>
                <w:rFonts w:ascii="Cambria Math" w:eastAsia="SimSun" w:hAnsi="Cambria Math" w:cs="Times New Roman"/>
                <w:i/>
              </w:rPr>
            </m:ctrlPr>
          </m:sSubPr>
          <m:e>
            <m:r>
              <w:rPr>
                <w:rFonts w:ascii="Cambria Math" w:eastAsia="SimSun" w:hAnsi="Cambria Math" w:cs="Times New Roman"/>
              </w:rPr>
              <m:t>AML</m:t>
            </m:r>
          </m:e>
          <m:sub>
            <m:r>
              <w:rPr>
                <w:rFonts w:ascii="Cambria Math" w:eastAsia="SimSun" w:hAnsi="Cambria Math" w:cs="Times New Roman" w:hint="eastAsia"/>
              </w:rPr>
              <m:t>i</m:t>
            </m:r>
          </m:sub>
        </m:sSub>
      </m:oMath>
      <w:r>
        <w:rPr>
          <w:rFonts w:ascii="Times New Roman" w:eastAsia="SimSun" w:hAnsi="Times New Roman" w:cs="Times New Roman" w:hint="eastAsia"/>
        </w:rPr>
        <w:t>分别表示农机社会化服务和综合机械化水平路径虚拟变量；</w:t>
      </w:r>
      <m:oMath>
        <m:sSub>
          <m:sSubPr>
            <m:ctrlPr>
              <w:rPr>
                <w:rFonts w:ascii="Cambria Math" w:eastAsia="SimSun" w:hAnsi="Cambria Math" w:cs="Times New Roman"/>
                <w:i/>
              </w:rPr>
            </m:ctrlPr>
          </m:sSubPr>
          <m:e>
            <m:r>
              <m:rPr>
                <m:sty m:val="p"/>
              </m:rPr>
              <w:rPr>
                <w:rFonts w:ascii="Cambria Math" w:eastAsia="SimSun" w:hAnsi="Cambria Math" w:cs="Times New Roman"/>
              </w:rPr>
              <m:t>β</m:t>
            </m:r>
          </m:e>
          <m:sub>
            <m:r>
              <w:rPr>
                <w:rFonts w:ascii="Cambria Math" w:eastAsia="SimSun" w:hAnsi="Cambria Math" w:cs="Times New Roman" w:hint="eastAsia"/>
              </w:rPr>
              <m:t>1</m:t>
            </m:r>
          </m:sub>
        </m:sSub>
      </m:oMath>
      <w:r>
        <w:rPr>
          <w:rFonts w:ascii="Times New Roman" w:eastAsia="SimSun" w:hAnsi="Times New Roman" w:cs="Times New Roman" w:hint="eastAsia"/>
        </w:rPr>
        <w:t>和</w:t>
      </w:r>
      <m:oMath>
        <m:sSub>
          <m:sSubPr>
            <m:ctrlPr>
              <w:rPr>
                <w:rFonts w:ascii="Cambria Math" w:eastAsia="SimSun" w:hAnsi="Cambria Math" w:cs="Times New Roman"/>
                <w:i/>
              </w:rPr>
            </m:ctrlPr>
          </m:sSubPr>
          <m:e>
            <m:r>
              <m:rPr>
                <m:sty m:val="p"/>
              </m:rPr>
              <w:rPr>
                <w:rFonts w:ascii="Cambria Math" w:eastAsia="SimSun" w:hAnsi="Cambria Math" w:cs="Times New Roman"/>
              </w:rPr>
              <m:t>β</m:t>
            </m:r>
          </m:e>
          <m:sub>
            <m:r>
              <w:rPr>
                <w:rFonts w:ascii="Cambria Math" w:eastAsia="SimSun" w:hAnsi="Cambria Math" w:cs="Times New Roman" w:hint="eastAsia"/>
              </w:rPr>
              <m:t>2</m:t>
            </m:r>
          </m:sub>
        </m:sSub>
      </m:oMath>
      <w:r>
        <w:rPr>
          <w:rFonts w:ascii="Times New Roman" w:eastAsia="SimSun" w:hAnsi="Times New Roman" w:cs="Times New Roman" w:hint="eastAsia"/>
        </w:rPr>
        <w:t>分别衡量</w:t>
      </w:r>
      <w:r>
        <w:rPr>
          <w:rFonts w:ascii="Times New Roman" w:eastAsia="SimSun" w:hAnsi="Times New Roman" w:cs="Times New Roman"/>
        </w:rPr>
        <w:t>AMS</w:t>
      </w:r>
      <w:r>
        <w:rPr>
          <w:rFonts w:ascii="Times New Roman" w:eastAsia="SimSun" w:hAnsi="Times New Roman" w:cs="Times New Roman" w:hint="eastAsia"/>
        </w:rPr>
        <w:t>和</w:t>
      </w:r>
      <w:r>
        <w:rPr>
          <w:rFonts w:ascii="Times New Roman" w:eastAsia="SimSun" w:hAnsi="Times New Roman" w:cs="Times New Roman" w:hint="eastAsia"/>
        </w:rPr>
        <w:t>A</w:t>
      </w:r>
      <w:r>
        <w:rPr>
          <w:rFonts w:ascii="Times New Roman" w:eastAsia="SimSun" w:hAnsi="Times New Roman" w:cs="Times New Roman"/>
        </w:rPr>
        <w:t>ML</w:t>
      </w:r>
      <w:r>
        <w:rPr>
          <w:rFonts w:ascii="Times New Roman" w:eastAsia="SimSun" w:hAnsi="Times New Roman" w:cs="Times New Roman" w:hint="eastAsia"/>
        </w:rPr>
        <w:t>路径相对于</w:t>
      </w:r>
      <w:r>
        <w:rPr>
          <w:rFonts w:ascii="Times New Roman" w:eastAsia="SimSun" w:hAnsi="Times New Roman" w:cs="Times New Roman" w:hint="eastAsia"/>
        </w:rPr>
        <w:t>M</w:t>
      </w:r>
      <w:r>
        <w:rPr>
          <w:rFonts w:ascii="Times New Roman" w:eastAsia="SimSun" w:hAnsi="Times New Roman" w:cs="Times New Roman"/>
        </w:rPr>
        <w:t>CI</w:t>
      </w:r>
      <w:r>
        <w:rPr>
          <w:rFonts w:ascii="Times New Roman" w:eastAsia="SimSun" w:hAnsi="Times New Roman" w:cs="Times New Roman" w:hint="eastAsia"/>
        </w:rPr>
        <w:t>基准的边际效</w:t>
      </w:r>
      <w:r>
        <w:rPr>
          <w:rFonts w:ascii="Times New Roman" w:eastAsia="SimSun" w:hAnsi="Times New Roman" w:cs="Times New Roman" w:hint="eastAsia"/>
        </w:rPr>
        <w:lastRenderedPageBreak/>
        <w:t>应差异。控制变量矩阵</w:t>
      </w:r>
      <w:del w:id="223" w:author="黄圣男" w:date="2026-06-30T17:02:00Z" w16du:dateUtc="2026-06-30T09:02:00Z">
        <w:r w:rsidDel="00CB5026">
          <w:rPr>
            <w:rFonts w:ascii="Times New Roman" w:eastAsia="SimSun" w:hAnsi="Times New Roman" w:cs="Times New Roman" w:hint="eastAsia"/>
          </w:rPr>
          <w:delText xml:space="preserve"> </w:delText>
        </w:r>
      </w:del>
      <m:oMath>
        <m:sSub>
          <m:sSubPr>
            <m:ctrlPr>
              <w:rPr>
                <w:rFonts w:ascii="Cambria Math" w:eastAsia="SimSun" w:hAnsi="Cambria Math" w:cs="Times New Roman"/>
                <w:i/>
              </w:rPr>
            </m:ctrlPr>
          </m:sSubPr>
          <m:e>
            <m:r>
              <w:rPr>
                <w:rFonts w:ascii="Cambria Math" w:eastAsia="SimSun" w:hAnsi="Cambria Math" w:cs="Times New Roman"/>
              </w:rPr>
              <m:t>Z</m:t>
            </m:r>
          </m:e>
          <m:sub>
            <m:r>
              <w:rPr>
                <w:rFonts w:ascii="Cambria Math" w:eastAsia="SimSun" w:hAnsi="Cambria Math" w:cs="Times New Roman"/>
              </w:rPr>
              <m:t>i</m:t>
            </m:r>
          </m:sub>
        </m:sSub>
      </m:oMath>
      <w:del w:id="224" w:author="黄圣男" w:date="2026-06-30T17:02:00Z" w16du:dateUtc="2026-06-30T09:02:00Z">
        <w:r w:rsidDel="00CB5026">
          <w:rPr>
            <w:rFonts w:ascii="Times New Roman" w:eastAsia="SimSun" w:hAnsi="Times New Roman" w:cs="Times New Roman" w:hint="eastAsia"/>
          </w:rPr>
          <w:delText xml:space="preserve"> </w:delText>
        </w:r>
      </w:del>
      <w:r>
        <w:rPr>
          <w:rFonts w:ascii="Times New Roman" w:eastAsia="SimSun" w:hAnsi="Times New Roman" w:cs="Times New Roman" w:hint="eastAsia"/>
        </w:rPr>
        <w:t>主要包括样本量对数（</w:t>
      </w:r>
      <w:r>
        <w:rPr>
          <w:rFonts w:ascii="Times New Roman" w:eastAsia="SimSun" w:hAnsi="Times New Roman" w:cs="Times New Roman"/>
        </w:rPr>
        <w:t>L</w:t>
      </w:r>
      <w:r>
        <w:rPr>
          <w:rFonts w:ascii="Times New Roman" w:eastAsia="SimSun" w:hAnsi="Times New Roman" w:cs="Times New Roman" w:hint="eastAsia"/>
        </w:rPr>
        <w:t>og</w:t>
      </w:r>
      <w:r>
        <w:rPr>
          <w:rFonts w:ascii="Times New Roman" w:eastAsia="SimSun" w:hAnsi="Times New Roman" w:cs="Times New Roman"/>
        </w:rPr>
        <w:t>N</w:t>
      </w:r>
      <w:r>
        <w:rPr>
          <w:rFonts w:ascii="Times New Roman" w:eastAsia="SimSun" w:hAnsi="Times New Roman" w:cs="Times New Roman" w:hint="eastAsia"/>
        </w:rPr>
        <w:t>）等方法论特征，用于控制小样本偏倚等潜在干扰因素。考虑到同一研究来源可能存在潜在相关性，标准误在文献层面进行聚类稳健校正。</w:t>
      </w:r>
    </w:p>
    <w:p w14:paraId="7C92174C" w14:textId="77777777" w:rsidR="0097064C" w:rsidRPr="00A96E18" w:rsidRDefault="00B85692" w:rsidP="00A96E18">
      <w:pPr>
        <w:ind w:firstLineChars="200" w:firstLine="440"/>
        <w:outlineLvl w:val="1"/>
        <w:rPr>
          <w:rFonts w:ascii="SimHei" w:eastAsia="SimHei" w:hAnsi="SimHei" w:cs="Times New Roman"/>
          <w:bCs/>
        </w:rPr>
      </w:pPr>
      <w:r>
        <w:rPr>
          <w:rFonts w:ascii="SimHei" w:eastAsia="SimHei" w:hAnsi="SimHei" w:cs="Times New Roman" w:hint="eastAsia"/>
          <w:bCs/>
        </w:rPr>
        <w:t>（四）发表偏倚诊断与稳健性检验</w:t>
      </w:r>
    </w:p>
    <w:p w14:paraId="0B94C3C3" w14:textId="0942F20B" w:rsidR="00A0142D" w:rsidRDefault="0006220E">
      <w:pPr>
        <w:ind w:firstLineChars="200" w:firstLine="440"/>
        <w:rPr>
          <w:rFonts w:ascii="Times New Roman" w:eastAsia="SimSun" w:hAnsi="Times New Roman" w:cs="Times New Roman"/>
        </w:rPr>
      </w:pPr>
      <w:r>
        <w:rPr>
          <w:rFonts w:ascii="Times New Roman" w:eastAsia="SimSun" w:hAnsi="Times New Roman" w:cs="Times New Roman" w:hint="eastAsia"/>
        </w:rPr>
        <w:t>鉴于经济学实证文献中普遍存在显著性选择和正向结果偏好，本文采用</w:t>
      </w:r>
      <w:r>
        <w:rPr>
          <w:rFonts w:ascii="Times New Roman" w:eastAsia="SimSun" w:hAnsi="Times New Roman" w:cs="Times New Roman" w:hint="eastAsia"/>
        </w:rPr>
        <w:t>FAT-PET-PEESE</w:t>
      </w:r>
      <w:r>
        <w:rPr>
          <w:rFonts w:ascii="Times New Roman" w:eastAsia="SimSun" w:hAnsi="Times New Roman" w:cs="Times New Roman" w:hint="eastAsia"/>
        </w:rPr>
        <w:t>（精密效应检验与标准误估计）框架进行发表偏倚诊断和校正</w:t>
      </w:r>
      <w:r>
        <w:rPr>
          <w:rFonts w:ascii="Times New Roman" w:eastAsia="SimSun" w:hAnsi="Times New Roman" w:cs="Times New Roman"/>
        </w:rPr>
        <w:fldChar w:fldCharType="begin"/>
      </w:r>
      <w:r>
        <w:rPr>
          <w:rFonts w:ascii="Times New Roman" w:eastAsia="SimSun" w:hAnsi="Times New Roman" w:cs="Times New Roman" w:hint="eastAsia"/>
        </w:rPr>
        <w:instrText xml:space="preserve"> ADDIN EN.CITE &lt;EndNote&gt;&lt;Cite&gt;&lt;Author&gt;Stanley&lt;/Author&gt;&lt;Year&gt;2012&lt;/Year&gt;&lt;RecNum&gt;652&lt;/RecNum&gt;&lt;DisplayText&gt;</w:instrText>
      </w:r>
      <w:r>
        <w:rPr>
          <w:rFonts w:ascii="Times New Roman" w:eastAsia="SimSun" w:hAnsi="Times New Roman" w:cs="Times New Roman" w:hint="eastAsia"/>
        </w:rPr>
        <w:instrText>（</w:instrText>
      </w:r>
      <w:r>
        <w:rPr>
          <w:rFonts w:ascii="Times New Roman" w:eastAsia="SimSun" w:hAnsi="Times New Roman" w:cs="Times New Roman" w:hint="eastAsia"/>
        </w:rPr>
        <w:instrText>Stanley</w:instrText>
      </w:r>
      <w:r>
        <w:rPr>
          <w:rFonts w:ascii="Times New Roman" w:eastAsia="SimSun" w:hAnsi="Times New Roman" w:cs="Times New Roman" w:hint="eastAsia"/>
        </w:rPr>
        <w:instrText>和</w:instrText>
      </w:r>
      <w:r>
        <w:rPr>
          <w:rFonts w:ascii="Times New Roman" w:eastAsia="SimSun" w:hAnsi="Times New Roman" w:cs="Times New Roman" w:hint="eastAsia"/>
        </w:rPr>
        <w:instrText>Doucouliagos</w:instrText>
      </w:r>
      <w:r>
        <w:rPr>
          <w:rFonts w:ascii="Times New Roman" w:eastAsia="SimSun" w:hAnsi="Times New Roman" w:cs="Times New Roman" w:hint="eastAsia"/>
        </w:rPr>
        <w:instrText>，</w:instrText>
      </w:r>
      <w:r>
        <w:rPr>
          <w:rFonts w:ascii="Times New Roman" w:eastAsia="SimSun" w:hAnsi="Times New Roman" w:cs="Times New Roman" w:hint="eastAsia"/>
        </w:rPr>
        <w:instrText>2012</w:instrText>
      </w:r>
      <w:r>
        <w:rPr>
          <w:rFonts w:ascii="Times New Roman" w:eastAsia="SimSun" w:hAnsi="Times New Roman" w:cs="Times New Roman" w:hint="eastAsia"/>
        </w:rPr>
        <w:instrText>）</w:instrText>
      </w:r>
      <w:r>
        <w:rPr>
          <w:rFonts w:ascii="Times New Roman" w:eastAsia="SimSun" w:hAnsi="Times New Roman" w:cs="Times New Roman" w:hint="eastAsia"/>
        </w:rPr>
        <w:instrText>&lt;/DisplayText&gt;&lt;record&gt;&lt;rec-number&gt;652&lt;/rec-number&gt;&lt;foreign-keys&gt;&lt;key app="EN" db-id="v92vet5pxptdwtexw5dv9fzzpze5ttdvfxvd" timestamp="1775812737"&gt;652&lt;/key&gt;&lt;/foreign-keys&gt;&lt;ref-type name="</w:instrText>
      </w:r>
      <w:r>
        <w:rPr>
          <w:rFonts w:ascii="Times New Roman" w:eastAsia="SimSun" w:hAnsi="Times New Roman" w:cs="Times New Roman" w:hint="eastAsia"/>
        </w:rPr>
        <w:instrText>期刊文献</w:instrText>
      </w:r>
      <w:r>
        <w:rPr>
          <w:rFonts w:ascii="Times New Roman" w:eastAsia="SimSun" w:hAnsi="Times New Roman" w:cs="Times New Roman" w:hint="eastAsia"/>
        </w:rPr>
        <w:instrText>"&gt;17&lt;/ref-type&gt;&lt;contributors&gt;&lt;authors&gt;&lt;author&gt;Stanley, T.&lt;/author&gt;&lt;author&gt;Doucouliagos, Hristos&lt;/author&gt;&lt;/authors&gt;&lt;/contributors&gt;&lt;titles&gt;&lt;title&gt;Meta-Regression Analysis in Economics and Bus</w:instrText>
      </w:r>
      <w:r>
        <w:rPr>
          <w:rFonts w:ascii="Times New Roman" w:eastAsia="SimSun" w:hAnsi="Times New Roman" w:cs="Times New Roman"/>
        </w:rPr>
        <w:instrText>iness&lt;/title&gt;&lt;secondary-title&gt;Meta-Regression Analysis in Economics and Business&lt;/secondary-title&gt;&lt;/titles&gt;&lt;periodical&gt;&lt;full-title&gt;Meta-Regression Analysis in Economics and Business&lt;/full-title&gt;&lt;/periodical&gt;&lt;pages&gt;1-190&lt;/pages&gt;&lt;volume&gt;5&lt;/volume&gt;&lt;dates&gt;&lt;year&gt;2012&lt;/year&gt;&lt;pub-dates&gt;&lt;date&gt;08/21&lt;/date&gt;&lt;/pub-dates&gt;&lt;/dates&gt;&lt;isbn&gt;9780203111710&lt;/isbn&gt;&lt;urls&gt;&lt;/urls&gt;&lt;electronic-resource-num&gt;10.4324/9780203111710&lt;/electronic-resource-num&gt;&lt;/record&gt;&lt;/Cite&gt;&lt;/EndNote&gt;</w:instrText>
      </w:r>
      <w:r>
        <w:rPr>
          <w:rFonts w:ascii="Times New Roman" w:eastAsia="SimSun" w:hAnsi="Times New Roman" w:cs="Times New Roman"/>
        </w:rPr>
        <w:fldChar w:fldCharType="separate"/>
      </w:r>
      <w:r>
        <w:rPr>
          <w:rFonts w:ascii="Times New Roman" w:eastAsia="SimSun" w:hAnsi="Times New Roman" w:cs="Times New Roman" w:hint="eastAsia"/>
          <w:noProof/>
        </w:rPr>
        <w:t>（</w:t>
      </w:r>
      <w:r>
        <w:rPr>
          <w:rFonts w:ascii="Times New Roman" w:eastAsia="SimSun" w:hAnsi="Times New Roman" w:cs="Times New Roman" w:hint="eastAsia"/>
          <w:noProof/>
        </w:rPr>
        <w:t>Stanley</w:t>
      </w:r>
      <w:r>
        <w:rPr>
          <w:rFonts w:ascii="Times New Roman" w:eastAsia="SimSun" w:hAnsi="Times New Roman" w:cs="Times New Roman" w:hint="eastAsia"/>
          <w:noProof/>
        </w:rPr>
        <w:t>和</w:t>
      </w:r>
      <w:r>
        <w:rPr>
          <w:rFonts w:ascii="Times New Roman" w:eastAsia="SimSun" w:hAnsi="Times New Roman" w:cs="Times New Roman" w:hint="eastAsia"/>
          <w:noProof/>
        </w:rPr>
        <w:t>Doucouliagos</w:t>
      </w:r>
      <w:r>
        <w:rPr>
          <w:rFonts w:ascii="Times New Roman" w:eastAsia="SimSun" w:hAnsi="Times New Roman" w:cs="Times New Roman" w:hint="eastAsia"/>
          <w:noProof/>
        </w:rPr>
        <w:t>，</w:t>
      </w:r>
      <w:r>
        <w:rPr>
          <w:rFonts w:ascii="Times New Roman" w:eastAsia="SimSun" w:hAnsi="Times New Roman" w:cs="Times New Roman" w:hint="eastAsia"/>
          <w:noProof/>
        </w:rPr>
        <w:t>2012</w:t>
      </w:r>
      <w:r>
        <w:rPr>
          <w:rFonts w:ascii="Times New Roman" w:eastAsia="SimSun" w:hAnsi="Times New Roman" w:cs="Times New Roman" w:hint="eastAsia"/>
          <w:noProof/>
        </w:rPr>
        <w:t>）</w:t>
      </w:r>
      <w:r>
        <w:rPr>
          <w:rFonts w:ascii="Times New Roman" w:eastAsia="SimSun" w:hAnsi="Times New Roman" w:cs="Times New Roman"/>
        </w:rPr>
        <w:fldChar w:fldCharType="end"/>
      </w:r>
      <w:r>
        <w:rPr>
          <w:rFonts w:ascii="Times New Roman" w:eastAsia="SimSun" w:hAnsi="Times New Roman" w:cs="Times New Roman" w:hint="eastAsia"/>
        </w:rPr>
        <w:t>。其中，</w:t>
      </w:r>
      <w:r>
        <w:rPr>
          <w:rFonts w:ascii="Times New Roman" w:eastAsia="SimSun" w:hAnsi="Times New Roman" w:cs="Times New Roman" w:hint="eastAsia"/>
        </w:rPr>
        <w:t>FAT</w:t>
      </w:r>
      <w:r>
        <w:rPr>
          <w:rFonts w:ascii="Times New Roman" w:eastAsia="SimSun" w:hAnsi="Times New Roman" w:cs="Times New Roman" w:hint="eastAsia"/>
        </w:rPr>
        <w:t>（</w:t>
      </w:r>
      <w:r>
        <w:rPr>
          <w:rFonts w:ascii="Times New Roman" w:eastAsia="SimSun" w:hAnsi="Times New Roman" w:cs="Times New Roman" w:hint="eastAsia"/>
        </w:rPr>
        <w:t>Funnel Asymmetry Test</w:t>
      </w:r>
      <w:r>
        <w:rPr>
          <w:rFonts w:ascii="Times New Roman" w:eastAsia="SimSun" w:hAnsi="Times New Roman" w:cs="Times New Roman" w:hint="eastAsia"/>
        </w:rPr>
        <w:t>）用于检验漏斗图不对称性，通过检验</w:t>
      </w:r>
      <w:r>
        <w:rPr>
          <w:rFonts w:ascii="Times New Roman" w:eastAsia="SimSun" w:hAnsi="Times New Roman" w:cs="Times New Roman" w:hint="eastAsia"/>
        </w:rPr>
        <w:t>P</w:t>
      </w:r>
      <w:r>
        <w:rPr>
          <w:rFonts w:ascii="Times New Roman" w:eastAsia="SimSun" w:hAnsi="Times New Roman" w:cs="Times New Roman"/>
        </w:rPr>
        <w:t>CC</w:t>
      </w:r>
      <w:r>
        <w:rPr>
          <w:rFonts w:ascii="Times New Roman" w:eastAsia="SimSun" w:hAnsi="Times New Roman" w:cs="Times New Roman" w:hint="eastAsia"/>
        </w:rPr>
        <w:t>对其标准误的回归斜率是否显著偏离来判定偏倚的存在性；</w:t>
      </w:r>
      <w:r>
        <w:rPr>
          <w:rFonts w:ascii="Times New Roman" w:eastAsia="SimSun" w:hAnsi="Times New Roman" w:cs="Times New Roman" w:hint="eastAsia"/>
        </w:rPr>
        <w:t>P</w:t>
      </w:r>
      <w:r>
        <w:rPr>
          <w:rFonts w:ascii="Times New Roman" w:eastAsia="SimSun" w:hAnsi="Times New Roman" w:cs="Times New Roman"/>
        </w:rPr>
        <w:t>ET</w:t>
      </w:r>
      <w:r>
        <w:rPr>
          <w:rFonts w:ascii="Times New Roman" w:eastAsia="SimSun" w:hAnsi="Times New Roman" w:cs="Times New Roman" w:hint="eastAsia"/>
        </w:rPr>
        <w:t>（</w:t>
      </w:r>
      <w:r>
        <w:rPr>
          <w:rFonts w:ascii="Times New Roman" w:eastAsia="SimSun" w:hAnsi="Times New Roman" w:cs="Times New Roman" w:hint="eastAsia"/>
        </w:rPr>
        <w:t>Precision</w:t>
      </w:r>
      <w:r>
        <w:rPr>
          <w:rFonts w:ascii="Times New Roman" w:eastAsia="SimSun" w:hAnsi="Times New Roman" w:cs="Times New Roman"/>
        </w:rPr>
        <w:t xml:space="preserve"> E</w:t>
      </w:r>
      <w:r>
        <w:rPr>
          <w:rFonts w:ascii="Times New Roman" w:eastAsia="SimSun" w:hAnsi="Times New Roman" w:cs="Times New Roman" w:hint="eastAsia"/>
        </w:rPr>
        <w:t>ffect</w:t>
      </w:r>
      <w:r>
        <w:rPr>
          <w:rFonts w:ascii="Times New Roman" w:eastAsia="SimSun" w:hAnsi="Times New Roman" w:cs="Times New Roman"/>
        </w:rPr>
        <w:t xml:space="preserve"> T</w:t>
      </w:r>
      <w:r>
        <w:rPr>
          <w:rFonts w:ascii="Times New Roman" w:eastAsia="SimSun" w:hAnsi="Times New Roman" w:cs="Times New Roman" w:hint="eastAsia"/>
        </w:rPr>
        <w:t>est</w:t>
      </w:r>
      <w:r>
        <w:rPr>
          <w:rFonts w:ascii="Times New Roman" w:eastAsia="SimSun" w:hAnsi="Times New Roman" w:cs="Times New Roman" w:hint="eastAsia"/>
        </w:rPr>
        <w:t>）用于识别控制偏倚后的真实平均效应。若</w:t>
      </w:r>
      <w:r>
        <w:rPr>
          <w:rFonts w:ascii="Times New Roman" w:eastAsia="SimSun" w:hAnsi="Times New Roman" w:cs="Times New Roman" w:hint="eastAsia"/>
        </w:rPr>
        <w:t>P</w:t>
      </w:r>
      <w:r>
        <w:rPr>
          <w:rFonts w:ascii="Times New Roman" w:eastAsia="SimSun" w:hAnsi="Times New Roman" w:cs="Times New Roman"/>
        </w:rPr>
        <w:t>ET</w:t>
      </w:r>
      <w:r>
        <w:rPr>
          <w:rFonts w:ascii="Times New Roman" w:eastAsia="SimSun" w:hAnsi="Times New Roman" w:cs="Times New Roman" w:hint="eastAsia"/>
        </w:rPr>
        <w:t>显示真实效应仍显著，则进一步采用</w:t>
      </w:r>
      <w:r>
        <w:rPr>
          <w:rFonts w:ascii="Times New Roman" w:eastAsia="SimSun" w:hAnsi="Times New Roman" w:cs="Times New Roman" w:hint="eastAsia"/>
        </w:rPr>
        <w:t>P</w:t>
      </w:r>
      <w:r>
        <w:rPr>
          <w:rFonts w:ascii="Times New Roman" w:eastAsia="SimSun" w:hAnsi="Times New Roman" w:cs="Times New Roman"/>
        </w:rPr>
        <w:t>EESE</w:t>
      </w:r>
      <w:r>
        <w:rPr>
          <w:rFonts w:ascii="Times New Roman" w:eastAsia="SimSun" w:hAnsi="Times New Roman" w:cs="Times New Roman" w:hint="eastAsia"/>
        </w:rPr>
        <w:t>提供更精确的偏倚校正估计。与此同时，为保证估计结果的稳健性，本文还构建了多维敏感性检验体系：一是采用逐一剔除法（</w:t>
      </w:r>
      <w:r>
        <w:rPr>
          <w:rFonts w:ascii="Times New Roman" w:eastAsia="SimSun" w:hAnsi="Times New Roman" w:cs="Times New Roman" w:hint="eastAsia"/>
        </w:rPr>
        <w:t>Leave-one-out</w:t>
      </w:r>
      <w:r>
        <w:rPr>
          <w:rFonts w:ascii="Times New Roman" w:eastAsia="SimSun" w:hAnsi="Times New Roman" w:cs="Times New Roman" w:hint="eastAsia"/>
        </w:rPr>
        <w:t>）和基于</w:t>
      </w:r>
      <w:r>
        <w:rPr>
          <w:rFonts w:ascii="Times New Roman" w:eastAsia="SimSun" w:hAnsi="Times New Roman" w:cs="Times New Roman" w:hint="eastAsia"/>
        </w:rPr>
        <w:t>IQR</w:t>
      </w:r>
      <w:r>
        <w:rPr>
          <w:rFonts w:ascii="Times New Roman" w:eastAsia="SimSun" w:hAnsi="Times New Roman" w:cs="Times New Roman" w:hint="eastAsia"/>
        </w:rPr>
        <w:t>法则的异常值提纯（排除极端值），考察结论是否受到个别高杠杆文献影响。二是比较简单算术平均、样本量加权（</w:t>
      </w:r>
      <w:r>
        <w:rPr>
          <w:rFonts w:ascii="Times New Roman" w:eastAsia="SimSun" w:hAnsi="Times New Roman" w:cs="Times New Roman" w:hint="eastAsia"/>
        </w:rPr>
        <w:t>N-weighted</w:t>
      </w:r>
      <w:r>
        <w:rPr>
          <w:rFonts w:ascii="Times New Roman" w:eastAsia="SimSun" w:hAnsi="Times New Roman" w:cs="Times New Roman" w:hint="eastAsia"/>
        </w:rPr>
        <w:t>）和随机效应加权三种权重设定下的合并结果，以检验权重分配设定的敏感性。</w:t>
      </w:r>
      <w:r w:rsidRPr="00870888">
        <w:rPr>
          <w:rFonts w:ascii="Times New Roman" w:eastAsia="SimSun" w:hAnsi="Times New Roman" w:cs="Times New Roman" w:hint="eastAsia"/>
          <w:highlight w:val="yellow"/>
          <w:rPrChange w:id="225" w:author="黄圣男" w:date="2026-07-01T08:47:00Z" w16du:dateUtc="2026-07-01T00:47:00Z">
            <w:rPr>
              <w:rFonts w:ascii="Times New Roman" w:eastAsia="SimSun" w:hAnsi="Times New Roman" w:cs="Times New Roman" w:hint="eastAsia"/>
            </w:rPr>
          </w:rPrChange>
        </w:rPr>
        <w:t>三是进行累积</w:t>
      </w:r>
      <w:r w:rsidRPr="00870888">
        <w:rPr>
          <w:rFonts w:ascii="Times New Roman" w:eastAsia="SimSun" w:hAnsi="Times New Roman" w:cs="Times New Roman" w:hint="eastAsia"/>
          <w:highlight w:val="yellow"/>
          <w:rPrChange w:id="226" w:author="黄圣男" w:date="2026-07-01T08:47:00Z" w16du:dateUtc="2026-07-01T00:47:00Z">
            <w:rPr>
              <w:rFonts w:ascii="Times New Roman" w:eastAsia="SimSun" w:hAnsi="Times New Roman" w:cs="Times New Roman" w:hint="eastAsia"/>
            </w:rPr>
          </w:rPrChange>
        </w:rPr>
        <w:t>Meta</w:t>
      </w:r>
      <w:r w:rsidRPr="00870888">
        <w:rPr>
          <w:rFonts w:ascii="Times New Roman" w:eastAsia="SimSun" w:hAnsi="Times New Roman" w:cs="Times New Roman" w:hint="eastAsia"/>
          <w:highlight w:val="yellow"/>
          <w:rPrChange w:id="227" w:author="黄圣男" w:date="2026-07-01T08:47:00Z" w16du:dateUtc="2026-07-01T00:47:00Z">
            <w:rPr>
              <w:rFonts w:ascii="Times New Roman" w:eastAsia="SimSun" w:hAnsi="Times New Roman" w:cs="Times New Roman" w:hint="eastAsia"/>
            </w:rPr>
          </w:rPrChange>
        </w:rPr>
        <w:t>分析（</w:t>
      </w:r>
      <w:r w:rsidRPr="00870888">
        <w:rPr>
          <w:rFonts w:ascii="Times New Roman" w:eastAsia="SimSun" w:hAnsi="Times New Roman" w:cs="Times New Roman" w:hint="eastAsia"/>
          <w:highlight w:val="yellow"/>
          <w:rPrChange w:id="228" w:author="黄圣男" w:date="2026-07-01T08:47:00Z" w16du:dateUtc="2026-07-01T00:47:00Z">
            <w:rPr>
              <w:rFonts w:ascii="Times New Roman" w:eastAsia="SimSun" w:hAnsi="Times New Roman" w:cs="Times New Roman" w:hint="eastAsia"/>
            </w:rPr>
          </w:rPrChange>
        </w:rPr>
        <w:t>Cumulative Meta-Analysis</w:t>
      </w:r>
      <w:r w:rsidRPr="00870888">
        <w:rPr>
          <w:rFonts w:ascii="Times New Roman" w:eastAsia="SimSun" w:hAnsi="Times New Roman" w:cs="Times New Roman" w:hint="eastAsia"/>
          <w:highlight w:val="yellow"/>
          <w:rPrChange w:id="229" w:author="黄圣男" w:date="2026-07-01T08:47:00Z" w16du:dateUtc="2026-07-01T00:47:00Z">
            <w:rPr>
              <w:rFonts w:ascii="Times New Roman" w:eastAsia="SimSun" w:hAnsi="Times New Roman" w:cs="Times New Roman" w:hint="eastAsia"/>
            </w:rPr>
          </w:rPrChange>
        </w:rPr>
        <w:t>），沿文献发表年份的时间轴动态考察农业机械化效应估计的演进轨迹与收敛特征</w:t>
      </w:r>
      <w:ins w:id="230" w:author="黄圣男" w:date="2026-07-01T09:10:00Z" w16du:dateUtc="2026-07-01T01:10:00Z">
        <w:r w:rsidR="00D606B5" w:rsidRPr="00D606B5">
          <w:rPr>
            <w:rFonts w:ascii="Times New Roman" w:eastAsia="SimSun" w:hAnsi="Times New Roman" w:cs="Times New Roman" w:hint="eastAsia"/>
            <w:color w:val="EE0000"/>
            <w:highlight w:val="yellow"/>
            <w:rPrChange w:id="231" w:author="黄圣男" w:date="2026-07-01T09:10:00Z" w16du:dateUtc="2026-07-01T01:10:00Z">
              <w:rPr>
                <w:rFonts w:ascii="Times New Roman" w:eastAsia="SimSun" w:hAnsi="Times New Roman" w:cs="Times New Roman" w:hint="eastAsia"/>
                <w:highlight w:val="yellow"/>
              </w:rPr>
            </w:rPrChange>
          </w:rPr>
          <w:t>（这个内容没有做）</w:t>
        </w:r>
      </w:ins>
      <w:r>
        <w:rPr>
          <w:rFonts w:ascii="Times New Roman" w:eastAsia="SimSun" w:hAnsi="Times New Roman" w:cs="Times New Roman" w:hint="eastAsia"/>
        </w:rPr>
        <w:t>。</w:t>
      </w:r>
    </w:p>
    <w:p w14:paraId="6526BAC6" w14:textId="77777777" w:rsidR="00A0142D" w:rsidRPr="00A96E18" w:rsidRDefault="000579DA" w:rsidP="00A96E18">
      <w:pPr>
        <w:ind w:firstLineChars="200" w:firstLine="440"/>
        <w:outlineLvl w:val="1"/>
        <w:rPr>
          <w:rFonts w:ascii="SimHei" w:eastAsia="SimHei" w:hAnsi="SimHei" w:cs="Times New Roman"/>
          <w:bCs/>
        </w:rPr>
      </w:pPr>
      <w:r>
        <w:rPr>
          <w:rFonts w:ascii="SimHei" w:eastAsia="SimHei" w:hAnsi="SimHei" w:cs="Times New Roman" w:hint="eastAsia"/>
          <w:bCs/>
        </w:rPr>
        <w:t>（五）中国农业产业模型（</w:t>
      </w:r>
      <w:r>
        <w:rPr>
          <w:rFonts w:ascii="SimHei" w:eastAsia="SimHei" w:hAnsi="SimHei" w:cs="Times New Roman"/>
          <w:bCs/>
        </w:rPr>
        <w:t>CASM</w:t>
      </w:r>
      <w:r>
        <w:rPr>
          <w:rFonts w:ascii="SimHei" w:eastAsia="SimHei" w:hAnsi="SimHei" w:cs="Times New Roman" w:hint="eastAsia"/>
          <w:bCs/>
        </w:rPr>
        <w:t>）参数映射与情景模拟</w:t>
      </w:r>
    </w:p>
    <w:p w14:paraId="19D81AD8" w14:textId="77777777" w:rsidR="00B1692D" w:rsidRDefault="000579DA">
      <w:pPr>
        <w:ind w:firstLineChars="200" w:firstLine="440"/>
        <w:rPr>
          <w:rFonts w:ascii="Times New Roman" w:eastAsia="SimSun" w:hAnsi="Times New Roman" w:cs="Times New Roman"/>
        </w:rPr>
      </w:pPr>
      <w:r>
        <w:rPr>
          <w:rFonts w:ascii="Times New Roman" w:eastAsia="SimSun" w:hAnsi="Times New Roman" w:cs="Times New Roman" w:hint="eastAsia"/>
        </w:rPr>
        <w:t>中国农业产业模型是中国农业科学院农业经济与发展研究所与国际食物政策研究所（</w:t>
      </w:r>
      <w:r>
        <w:rPr>
          <w:rFonts w:ascii="Times New Roman" w:eastAsia="SimSun" w:hAnsi="Times New Roman" w:cs="Times New Roman"/>
        </w:rPr>
        <w:t>IFPRI</w:t>
      </w:r>
      <w:r>
        <w:rPr>
          <w:rFonts w:ascii="Times New Roman" w:eastAsia="SimSun" w:hAnsi="Times New Roman" w:cs="Times New Roman" w:hint="eastAsia"/>
        </w:rPr>
        <w:t>）联合开发的中国农业部门局部均衡模型，能够在供需均衡框架下模拟政策冲击对农产品产量、面积、价格、贸易和消费的影响（详见《中国农业产业发展报告</w:t>
      </w:r>
      <w:r>
        <w:rPr>
          <w:rFonts w:ascii="Times New Roman" w:eastAsia="SimSun" w:hAnsi="Times New Roman" w:cs="Times New Roman" w:hint="eastAsia"/>
        </w:rPr>
        <w:t>2018</w:t>
      </w:r>
      <w:r>
        <w:rPr>
          <w:rFonts w:ascii="Times New Roman" w:eastAsia="SimSun" w:hAnsi="Times New Roman" w:cs="Times New Roman" w:hint="eastAsia"/>
        </w:rPr>
        <w:t>》）。模型涵盖稻谷、小麦、玉米、大豆等</w:t>
      </w:r>
      <w:r>
        <w:rPr>
          <w:rFonts w:ascii="Times New Roman" w:eastAsia="SimSun" w:hAnsi="Times New Roman" w:cs="Times New Roman"/>
        </w:rPr>
        <w:t>35</w:t>
      </w:r>
      <w:r>
        <w:rPr>
          <w:rFonts w:ascii="Times New Roman" w:eastAsia="SimSun" w:hAnsi="Times New Roman" w:cs="Times New Roman"/>
        </w:rPr>
        <w:t>种</w:t>
      </w:r>
      <w:r>
        <w:rPr>
          <w:rFonts w:ascii="Times New Roman" w:eastAsia="SimSun" w:hAnsi="Times New Roman" w:cs="Times New Roman" w:hint="eastAsia"/>
        </w:rPr>
        <w:t>农</w:t>
      </w:r>
      <w:r>
        <w:rPr>
          <w:rFonts w:ascii="Times New Roman" w:eastAsia="SimSun" w:hAnsi="Times New Roman" w:cs="Times New Roman"/>
        </w:rPr>
        <w:t>产品和加工品，包括</w:t>
      </w:r>
      <w:r>
        <w:rPr>
          <w:rFonts w:ascii="Times New Roman" w:eastAsia="SimSun" w:hAnsi="Times New Roman" w:cs="Times New Roman"/>
        </w:rPr>
        <w:t>36</w:t>
      </w:r>
      <w:r>
        <w:rPr>
          <w:rFonts w:ascii="Times New Roman" w:eastAsia="SimSun" w:hAnsi="Times New Roman" w:cs="Times New Roman"/>
        </w:rPr>
        <w:t>组</w:t>
      </w:r>
      <w:r>
        <w:rPr>
          <w:rFonts w:ascii="Times New Roman" w:eastAsia="SimSun" w:hAnsi="Times New Roman" w:cs="Times New Roman"/>
        </w:rPr>
        <w:t>566</w:t>
      </w:r>
      <w:r>
        <w:rPr>
          <w:rFonts w:ascii="Times New Roman" w:eastAsia="SimSun" w:hAnsi="Times New Roman" w:cs="Times New Roman"/>
        </w:rPr>
        <w:t>个方程、</w:t>
      </w:r>
      <w:r>
        <w:rPr>
          <w:rFonts w:ascii="Times New Roman" w:eastAsia="SimSun" w:hAnsi="Times New Roman" w:cs="Times New Roman"/>
        </w:rPr>
        <w:t>23</w:t>
      </w:r>
      <w:r>
        <w:rPr>
          <w:rFonts w:ascii="Times New Roman" w:eastAsia="SimSun" w:hAnsi="Times New Roman" w:cs="Times New Roman"/>
        </w:rPr>
        <w:t>组变量、</w:t>
      </w:r>
      <w:r>
        <w:rPr>
          <w:rFonts w:ascii="Times New Roman" w:eastAsia="SimSun" w:hAnsi="Times New Roman" w:cs="Times New Roman"/>
        </w:rPr>
        <w:t>566</w:t>
      </w:r>
      <w:r>
        <w:rPr>
          <w:rFonts w:ascii="Times New Roman" w:eastAsia="SimSun" w:hAnsi="Times New Roman" w:cs="Times New Roman"/>
        </w:rPr>
        <w:t>个内生变量以及若干外生</w:t>
      </w:r>
      <w:r>
        <w:rPr>
          <w:rFonts w:ascii="Times New Roman" w:eastAsia="SimSun" w:hAnsi="Times New Roman" w:cs="Times New Roman" w:hint="eastAsia"/>
        </w:rPr>
        <w:t>变量，具有较强的政策模拟能力。</w:t>
      </w:r>
    </w:p>
    <w:p w14:paraId="128A8CF0" w14:textId="61182E1B" w:rsidR="00B1692D" w:rsidRDefault="00B1692D">
      <w:pPr>
        <w:ind w:firstLineChars="200" w:firstLine="440"/>
        <w:rPr>
          <w:rFonts w:ascii="Times New Roman" w:eastAsia="SimSun" w:hAnsi="Times New Roman" w:cs="Times New Roman"/>
        </w:rPr>
      </w:pPr>
      <w:r>
        <w:rPr>
          <w:rFonts w:ascii="Times New Roman" w:eastAsia="SimSun" w:hAnsi="Times New Roman" w:cs="Times New Roman" w:hint="eastAsia"/>
        </w:rPr>
        <w:t>在</w:t>
      </w:r>
      <w:r>
        <w:rPr>
          <w:rFonts w:ascii="Times New Roman" w:eastAsia="SimSun" w:hAnsi="Times New Roman" w:cs="Times New Roman" w:hint="eastAsia"/>
        </w:rPr>
        <w:t>C</w:t>
      </w:r>
      <w:r>
        <w:rPr>
          <w:rFonts w:ascii="Times New Roman" w:eastAsia="SimSun" w:hAnsi="Times New Roman" w:cs="Times New Roman"/>
        </w:rPr>
        <w:t>ASM</w:t>
      </w:r>
      <w:r>
        <w:rPr>
          <w:rFonts w:ascii="Times New Roman" w:eastAsia="SimSun" w:hAnsi="Times New Roman" w:cs="Times New Roman" w:hint="eastAsia"/>
        </w:rPr>
        <w:t>模型中，粮食供给由播种面积和单产两个模块共同决定。播种面积模块主要由相对价格、生产成本和政策支持变量驱动。单产模块</w:t>
      </w:r>
      <w:del w:id="232" w:author="黄圣男" w:date="2026-07-01T08:48:00Z" w16du:dateUtc="2026-07-01T00:48:00Z">
        <w:r w:rsidDel="00DD7464">
          <w:rPr>
            <w:rFonts w:ascii="Times New Roman" w:eastAsia="SimSun" w:hAnsi="Times New Roman" w:cs="Times New Roman" w:hint="eastAsia"/>
          </w:rPr>
          <w:delText>则</w:delText>
        </w:r>
      </w:del>
      <w:r>
        <w:rPr>
          <w:rFonts w:ascii="Times New Roman" w:eastAsia="SimSun" w:hAnsi="Times New Roman" w:cs="Times New Roman" w:hint="eastAsia"/>
        </w:rPr>
        <w:t>由技术进步趋势项和外生技术冲击共同决定。需求模块涵盖食用消费、饲用消费、加工消费、种子用量和损耗等多个用途类别。模型通过市场出清条件（国内生产</w:t>
      </w:r>
      <w:r>
        <w:rPr>
          <w:rFonts w:ascii="Times New Roman" w:eastAsia="SimSun" w:hAnsi="Times New Roman" w:cs="Times New Roman" w:hint="eastAsia"/>
        </w:rPr>
        <w:t>+</w:t>
      </w:r>
      <w:r>
        <w:rPr>
          <w:rFonts w:ascii="Times New Roman" w:eastAsia="SimSun" w:hAnsi="Times New Roman" w:cs="Times New Roman" w:hint="eastAsia"/>
        </w:rPr>
        <w:t>净进口</w:t>
      </w:r>
      <w:r>
        <w:rPr>
          <w:rFonts w:ascii="Times New Roman" w:eastAsia="SimSun" w:hAnsi="Times New Roman" w:cs="Times New Roman" w:hint="eastAsia"/>
        </w:rPr>
        <w:t>=</w:t>
      </w:r>
      <w:r>
        <w:rPr>
          <w:rFonts w:ascii="Times New Roman" w:eastAsia="SimSun" w:hAnsi="Times New Roman" w:cs="Times New Roman" w:hint="eastAsia"/>
        </w:rPr>
        <w:t>国内总需求</w:t>
      </w:r>
      <w:r>
        <w:rPr>
          <w:rFonts w:ascii="Times New Roman" w:eastAsia="SimSun" w:hAnsi="Times New Roman" w:cs="Times New Roman" w:hint="eastAsia"/>
        </w:rPr>
        <w:t>+</w:t>
      </w:r>
      <w:r>
        <w:rPr>
          <w:rFonts w:ascii="Times New Roman" w:eastAsia="SimSun" w:hAnsi="Times New Roman" w:cs="Times New Roman" w:hint="eastAsia"/>
        </w:rPr>
        <w:t>库存变化）求解均衡价格和各类内生变量。</w:t>
      </w:r>
    </w:p>
    <w:p w14:paraId="684D9D11" w14:textId="77777777" w:rsidR="004E1437" w:rsidRDefault="003308B1">
      <w:pPr>
        <w:ind w:firstLineChars="200" w:firstLine="440"/>
        <w:rPr>
          <w:rFonts w:ascii="Times New Roman" w:eastAsia="SimSun" w:hAnsi="Times New Roman" w:cs="Times New Roman"/>
        </w:rPr>
      </w:pPr>
      <w:r>
        <w:rPr>
          <w:rFonts w:ascii="Times New Roman" w:eastAsia="SimSun" w:hAnsi="Times New Roman" w:cs="Times New Roman" w:hint="eastAsia"/>
        </w:rPr>
        <w:t>基准情景沿用</w:t>
      </w:r>
      <w:r>
        <w:rPr>
          <w:rFonts w:ascii="Times New Roman" w:eastAsia="SimSun" w:hAnsi="Times New Roman" w:cs="Times New Roman"/>
        </w:rPr>
        <w:t>CASM</w:t>
      </w:r>
      <w:r>
        <w:rPr>
          <w:rFonts w:ascii="Times New Roman" w:eastAsia="SimSun" w:hAnsi="Times New Roman" w:cs="Times New Roman"/>
        </w:rPr>
        <w:t>模型关于人口、收入、消费、贸易、价格传导和技术趋势的常规外生设定，机械化政策</w:t>
      </w:r>
      <w:proofErr w:type="gramStart"/>
      <w:r>
        <w:rPr>
          <w:rFonts w:ascii="Times New Roman" w:eastAsia="SimSun" w:hAnsi="Times New Roman" w:cs="Times New Roman"/>
        </w:rPr>
        <w:t>冲击仅</w:t>
      </w:r>
      <w:proofErr w:type="gramEnd"/>
      <w:r>
        <w:rPr>
          <w:rFonts w:ascii="Times New Roman" w:eastAsia="SimSun" w:hAnsi="Times New Roman" w:cs="Times New Roman"/>
        </w:rPr>
        <w:t>在基准情景之上叠加。需要说明的是，本文选择农机总动力、农机托管作业面积和耕种</w:t>
      </w:r>
      <w:proofErr w:type="gramStart"/>
      <w:r>
        <w:rPr>
          <w:rFonts w:ascii="Times New Roman" w:eastAsia="SimSun" w:hAnsi="Times New Roman" w:cs="Times New Roman"/>
        </w:rPr>
        <w:t>收综合</w:t>
      </w:r>
      <w:proofErr w:type="gramEnd"/>
      <w:r>
        <w:rPr>
          <w:rFonts w:ascii="Times New Roman" w:eastAsia="SimSun" w:hAnsi="Times New Roman" w:cs="Times New Roman"/>
        </w:rPr>
        <w:t>机械化率分别作为</w:t>
      </w:r>
      <w:r>
        <w:rPr>
          <w:rFonts w:ascii="Times New Roman" w:eastAsia="SimSun" w:hAnsi="Times New Roman" w:cs="Times New Roman"/>
        </w:rPr>
        <w:t>MCI</w:t>
      </w:r>
      <w:r>
        <w:rPr>
          <w:rFonts w:ascii="Times New Roman" w:eastAsia="SimSun" w:hAnsi="Times New Roman" w:cs="Times New Roman"/>
        </w:rPr>
        <w:t>、</w:t>
      </w:r>
      <w:r>
        <w:rPr>
          <w:rFonts w:ascii="Times New Roman" w:eastAsia="SimSun" w:hAnsi="Times New Roman" w:cs="Times New Roman"/>
        </w:rPr>
        <w:t>AMS</w:t>
      </w:r>
      <w:r>
        <w:rPr>
          <w:rFonts w:ascii="Times New Roman" w:eastAsia="SimSun" w:hAnsi="Times New Roman" w:cs="Times New Roman"/>
        </w:rPr>
        <w:t>和</w:t>
      </w:r>
      <w:r>
        <w:rPr>
          <w:rFonts w:ascii="Times New Roman" w:eastAsia="SimSun" w:hAnsi="Times New Roman" w:cs="Times New Roman"/>
        </w:rPr>
        <w:t>AML</w:t>
      </w:r>
      <w:r>
        <w:rPr>
          <w:rFonts w:ascii="Times New Roman" w:eastAsia="SimSun" w:hAnsi="Times New Roman" w:cs="Times New Roman"/>
        </w:rPr>
        <w:t>路径的代理变量，主要基于其与资本深化、服务规模和区域机械化扩散之间的对应关系；但这些指标并不能完全覆盖装备质量、作业质量、分作物机械化差异和智能化水平，因此模拟结果更适合用于比较路径方向和政策潜力，而不宜解释为精确预测。</w:t>
      </w:r>
      <w:r>
        <w:rPr>
          <w:rFonts w:ascii="Times New Roman" w:eastAsia="SimSun" w:hAnsi="Times New Roman" w:cs="Times New Roman" w:hint="eastAsia"/>
        </w:rPr>
        <w:t>本文将</w:t>
      </w:r>
      <w:r>
        <w:rPr>
          <w:rFonts w:ascii="Times New Roman" w:eastAsia="SimSun" w:hAnsi="Times New Roman" w:cs="Times New Roman" w:hint="eastAsia"/>
        </w:rPr>
        <w:t>Meta</w:t>
      </w:r>
      <w:r>
        <w:rPr>
          <w:rFonts w:ascii="Times New Roman" w:eastAsia="SimSun" w:hAnsi="Times New Roman" w:cs="Times New Roman" w:hint="eastAsia"/>
        </w:rPr>
        <w:t>分析得到的路径特异性参数转化为</w:t>
      </w:r>
      <w:r>
        <w:rPr>
          <w:rFonts w:ascii="Times New Roman" w:eastAsia="SimSun" w:hAnsi="Times New Roman" w:cs="Times New Roman" w:hint="eastAsia"/>
        </w:rPr>
        <w:t>C</w:t>
      </w:r>
      <w:r>
        <w:rPr>
          <w:rFonts w:ascii="Times New Roman" w:eastAsia="SimSun" w:hAnsi="Times New Roman" w:cs="Times New Roman"/>
        </w:rPr>
        <w:t>ASM</w:t>
      </w:r>
      <w:r>
        <w:rPr>
          <w:rFonts w:ascii="Times New Roman" w:eastAsia="SimSun" w:hAnsi="Times New Roman" w:cs="Times New Roman" w:hint="eastAsia"/>
        </w:rPr>
        <w:t>模型中的单产</w:t>
      </w:r>
      <w:r>
        <w:rPr>
          <w:rFonts w:ascii="Times New Roman" w:eastAsia="SimSun" w:hAnsi="Times New Roman" w:cs="Times New Roman" w:hint="eastAsia"/>
        </w:rPr>
        <w:t>Shifter</w:t>
      </w:r>
      <w:r>
        <w:rPr>
          <w:rFonts w:ascii="Times New Roman" w:eastAsia="SimSun" w:hAnsi="Times New Roman" w:cs="Times New Roman" w:hint="eastAsia"/>
        </w:rPr>
        <w:t>和面积</w:t>
      </w:r>
      <w:r>
        <w:rPr>
          <w:rFonts w:ascii="Times New Roman" w:eastAsia="SimSun" w:hAnsi="Times New Roman" w:cs="Times New Roman" w:hint="eastAsia"/>
        </w:rPr>
        <w:t>Shifter</w:t>
      </w:r>
      <w:r>
        <w:rPr>
          <w:rFonts w:ascii="Times New Roman" w:eastAsia="SimSun" w:hAnsi="Times New Roman" w:cs="Times New Roman" w:hint="eastAsia"/>
        </w:rPr>
        <w:t>，基本计算逻辑为：</w:t>
      </w:r>
    </w:p>
    <w:p w14:paraId="048F72C4" w14:textId="77777777" w:rsidR="004E1437" w:rsidRDefault="00D72E9E" w:rsidP="00A96E18">
      <w:pPr>
        <w:tabs>
          <w:tab w:val="center" w:pos="4153"/>
          <w:tab w:val="right" w:pos="8306"/>
        </w:tabs>
        <w:rPr>
          <w:rFonts w:ascii="Times New Roman" w:eastAsia="SimSun" w:hAnsi="Times New Roman" w:cs="Times New Roman"/>
        </w:rPr>
      </w:pPr>
      <w:r>
        <w:rPr>
          <w:rFonts w:ascii="Times New Roman" w:eastAsia="SimSun" w:hAnsi="Times New Roman" w:cs="Times New Roman"/>
        </w:rPr>
        <w:tab/>
      </w:r>
      <m:oMath>
        <m:sSub>
          <m:sSubPr>
            <m:ctrlPr>
              <w:rPr>
                <w:rFonts w:ascii="Cambria Math" w:hAnsi="Cambria Math"/>
                <w:i/>
              </w:rPr>
            </m:ctrlPr>
          </m:sSubPr>
          <m:e>
            <m:r>
              <w:rPr>
                <w:rFonts w:ascii="Cambria Math" w:hAnsi="Cambria Math"/>
              </w:rPr>
              <m:t>Shifter</m:t>
            </m:r>
          </m:e>
          <m:sub>
            <m:r>
              <w:rPr>
                <w:rFonts w:ascii="Cambria Math" w:hAnsi="Cambria Math"/>
              </w:rPr>
              <m:t>p,d</m:t>
            </m:r>
          </m:sub>
        </m:sSub>
        <m:r>
          <w:rPr>
            <w:rFonts w:ascii="Cambria Math" w:hAnsi="Cambria Math"/>
          </w:rPr>
          <m:t xml:space="preserve">= </m:t>
        </m:r>
        <m:sSub>
          <m:sSubPr>
            <m:ctrlPr>
              <w:rPr>
                <w:rFonts w:ascii="Cambria Math" w:hAnsi="Cambria Math"/>
                <w:i/>
              </w:rPr>
            </m:ctrlPr>
          </m:sSubPr>
          <m:e>
            <m:r>
              <w:rPr>
                <w:rFonts w:ascii="Cambria Math" w:hAnsi="Cambria Math"/>
              </w:rPr>
              <m:t>Elasticity</m:t>
            </m:r>
          </m:e>
          <m:sub>
            <m:r>
              <w:rPr>
                <w:rFonts w:ascii="Cambria Math" w:hAnsi="Cambria Math"/>
              </w:rPr>
              <m:t>p,d</m:t>
            </m:r>
          </m:sub>
        </m:sSub>
        <m:r>
          <w:rPr>
            <w:rFonts w:ascii="Cambria Math" w:hAnsi="Cambria Math"/>
          </w:rPr>
          <m:t xml:space="preserve"> × Δ</m:t>
        </m:r>
        <m:sSub>
          <m:sSubPr>
            <m:ctrlPr>
              <w:rPr>
                <w:rFonts w:ascii="Cambria Math" w:hAnsi="Cambria Math"/>
                <w:i/>
              </w:rPr>
            </m:ctrlPr>
          </m:sSubPr>
          <m:e>
            <m:r>
              <w:rPr>
                <w:rFonts w:ascii="Cambria Math" w:hAnsi="Cambria Math"/>
              </w:rPr>
              <m:t>M</m:t>
            </m:r>
          </m:e>
          <m:sub>
            <m:r>
              <w:rPr>
                <w:rFonts w:ascii="Cambria Math" w:hAnsi="Cambria Math"/>
              </w:rPr>
              <m:t>p</m:t>
            </m:r>
          </m:sub>
        </m:sSub>
      </m:oMath>
      <w:r>
        <w:rPr>
          <w:rFonts w:ascii="Times New Roman" w:eastAsia="SimSun" w:hAnsi="Times New Roman" w:cs="Times New Roman"/>
        </w:rPr>
        <w:tab/>
      </w:r>
      <w:r>
        <w:rPr>
          <w:rFonts w:ascii="Times New Roman" w:eastAsia="SimSun" w:hAnsi="Times New Roman" w:cs="Times New Roman" w:hint="eastAsia"/>
        </w:rPr>
        <w:t>（</w:t>
      </w:r>
      <w:r>
        <w:rPr>
          <w:rFonts w:ascii="Times New Roman" w:eastAsia="SimSun" w:hAnsi="Times New Roman" w:cs="Times New Roman" w:hint="eastAsia"/>
        </w:rPr>
        <w:t>25</w:t>
      </w:r>
      <w:r>
        <w:rPr>
          <w:rFonts w:ascii="Times New Roman" w:eastAsia="SimSun" w:hAnsi="Times New Roman" w:cs="Times New Roman" w:hint="eastAsia"/>
        </w:rPr>
        <w:t>）</w:t>
      </w:r>
    </w:p>
    <w:p w14:paraId="1076BFBB" w14:textId="77777777" w:rsidR="004E1437" w:rsidRDefault="00341819" w:rsidP="00A96E18">
      <w:pPr>
        <w:rPr>
          <w:rFonts w:ascii="Times New Roman" w:eastAsia="SimSun" w:hAnsi="Times New Roman" w:cs="Times New Roman"/>
        </w:rPr>
      </w:pPr>
      <w:r>
        <w:rPr>
          <w:rFonts w:ascii="Times New Roman" w:eastAsia="SimSun" w:hAnsi="Times New Roman" w:cs="Times New Roman" w:hint="eastAsia"/>
        </w:rPr>
        <w:t>其中，</w:t>
      </w:r>
      <w:r>
        <w:rPr>
          <w:rFonts w:ascii="Times New Roman" w:eastAsia="SimSun" w:hAnsi="Times New Roman" w:cs="Times New Roman"/>
          <w:i/>
        </w:rPr>
        <w:t>p</w:t>
      </w:r>
      <w:r>
        <w:rPr>
          <w:rFonts w:ascii="Times New Roman" w:eastAsia="SimSun" w:hAnsi="Times New Roman" w:cs="Times New Roman"/>
        </w:rPr>
        <w:t>表示机械化路径，</w:t>
      </w:r>
      <w:r>
        <w:rPr>
          <w:rFonts w:ascii="Times New Roman" w:eastAsia="SimSun" w:hAnsi="Times New Roman" w:cs="Times New Roman"/>
          <w:i/>
        </w:rPr>
        <w:t>d</w:t>
      </w:r>
      <w:r>
        <w:rPr>
          <w:rFonts w:ascii="Times New Roman" w:eastAsia="SimSun" w:hAnsi="Times New Roman" w:cs="Times New Roman"/>
        </w:rPr>
        <w:t>表示结果维度，</w:t>
      </w:r>
      <m:oMath>
        <m:r>
          <w:rPr>
            <w:rFonts w:ascii="Cambria Math" w:hAnsi="Cambria Math"/>
          </w:rPr>
          <m:t>Δ</m:t>
        </m:r>
        <m:sSub>
          <m:sSubPr>
            <m:ctrlPr>
              <w:rPr>
                <w:rFonts w:ascii="Cambria Math" w:hAnsi="Cambria Math"/>
                <w:i/>
              </w:rPr>
            </m:ctrlPr>
          </m:sSubPr>
          <m:e>
            <m:r>
              <w:rPr>
                <w:rFonts w:ascii="Cambria Math" w:hAnsi="Cambria Math"/>
              </w:rPr>
              <m:t>M</m:t>
            </m:r>
          </m:e>
          <m:sub>
            <m:r>
              <w:rPr>
                <w:rFonts w:ascii="Cambria Math" w:hAnsi="Cambria Math"/>
              </w:rPr>
              <m:t>p</m:t>
            </m:r>
          </m:sub>
        </m:sSub>
      </m:oMath>
      <w:r>
        <w:rPr>
          <w:rFonts w:ascii="Times New Roman" w:eastAsia="SimSun" w:hAnsi="Times New Roman" w:cs="Times New Roman"/>
        </w:rPr>
        <w:t>表示</w:t>
      </w:r>
      <w:r>
        <w:rPr>
          <w:rFonts w:ascii="Times New Roman" w:eastAsia="SimSun" w:hAnsi="Times New Roman" w:cs="Times New Roman"/>
        </w:rPr>
        <w:t>“</w:t>
      </w:r>
      <w:r>
        <w:rPr>
          <w:rFonts w:ascii="Times New Roman" w:eastAsia="SimSun" w:hAnsi="Times New Roman" w:cs="Times New Roman"/>
        </w:rPr>
        <w:t>十五五</w:t>
      </w:r>
      <w:r>
        <w:rPr>
          <w:rFonts w:ascii="Times New Roman" w:eastAsia="SimSun" w:hAnsi="Times New Roman" w:cs="Times New Roman"/>
        </w:rPr>
        <w:t>”</w:t>
      </w:r>
      <w:r>
        <w:rPr>
          <w:rFonts w:ascii="Times New Roman" w:eastAsia="SimSun" w:hAnsi="Times New Roman" w:cs="Times New Roman"/>
        </w:rPr>
        <w:t>时期对应机械化代理指标的年均变化幅度。</w:t>
      </w:r>
      <w:r>
        <w:rPr>
          <w:rFonts w:ascii="Times New Roman" w:eastAsia="SimSun" w:hAnsi="Times New Roman" w:cs="Times New Roman" w:hint="eastAsia"/>
        </w:rPr>
        <w:t>对于</w:t>
      </w:r>
      <w:r>
        <w:rPr>
          <w:rFonts w:ascii="Times New Roman" w:eastAsia="SimSun" w:hAnsi="Times New Roman" w:cs="Times New Roman"/>
        </w:rPr>
        <w:t>Meta</w:t>
      </w:r>
      <w:r>
        <w:rPr>
          <w:rFonts w:ascii="Times New Roman" w:eastAsia="SimSun" w:hAnsi="Times New Roman" w:cs="Times New Roman"/>
        </w:rPr>
        <w:t>结果显著且弹性样本较充分的路径，纳入基准参数；对于统计不显著或弹性样本不足的路径，采取保守参数或敏感性设定，并在结论中明确其不确定性。</w:t>
      </w:r>
    </w:p>
    <w:p w14:paraId="24020DAF" w14:textId="77777777" w:rsidR="00A0142D" w:rsidRPr="00A96E18" w:rsidRDefault="00D347F8">
      <w:pPr>
        <w:jc w:val="center"/>
        <w:outlineLvl w:val="0"/>
        <w:rPr>
          <w:rFonts w:ascii="SimHei" w:eastAsia="SimHei" w:hAnsi="SimHei"/>
          <w:sz w:val="32"/>
          <w:szCs w:val="32"/>
        </w:rPr>
      </w:pPr>
      <w:r>
        <w:rPr>
          <w:rFonts w:ascii="SimHei" w:eastAsia="SimHei" w:hAnsi="SimHei" w:hint="eastAsia"/>
          <w:sz w:val="32"/>
          <w:szCs w:val="32"/>
        </w:rPr>
        <w:t>四、农业机械化影响粮食综合生产能力的效应检验</w:t>
      </w:r>
    </w:p>
    <w:p w14:paraId="7DD3B794" w14:textId="77777777" w:rsidR="00A0142D" w:rsidRDefault="000579DA" w:rsidP="00A96E18">
      <w:pPr>
        <w:ind w:firstLineChars="200" w:firstLine="440"/>
        <w:outlineLvl w:val="1"/>
        <w:rPr>
          <w:rFonts w:ascii="Times New Roman" w:eastAsia="SimSun" w:hAnsi="Times New Roman" w:cs="Times New Roman"/>
          <w:b/>
          <w:bCs/>
        </w:rPr>
      </w:pPr>
      <w:r>
        <w:rPr>
          <w:rFonts w:ascii="SimHei" w:eastAsia="SimHei" w:hAnsi="SimHei" w:cs="Times New Roman" w:hint="eastAsia"/>
          <w:bCs/>
        </w:rPr>
        <w:t>（一）基准综合效应</w:t>
      </w:r>
    </w:p>
    <w:p w14:paraId="3E36B422" w14:textId="77777777" w:rsidR="00A0142D" w:rsidRDefault="000579DA">
      <w:pPr>
        <w:ind w:firstLineChars="200" w:firstLine="440"/>
        <w:rPr>
          <w:rFonts w:ascii="Times New Roman" w:eastAsia="SimSun" w:hAnsi="Times New Roman" w:cs="Times New Roman"/>
        </w:rPr>
      </w:pPr>
      <w:r>
        <w:rPr>
          <w:rFonts w:ascii="Times New Roman" w:eastAsia="SimSun" w:hAnsi="Times New Roman" w:cs="Times New Roman" w:hint="eastAsia"/>
        </w:rPr>
        <w:t xml:space="preserve">Cochran's </w:t>
      </w:r>
      <m:oMath>
        <m:r>
          <w:rPr>
            <w:rFonts w:ascii="Cambria Math" w:eastAsia="SimSun" w:hAnsi="Cambria Math" w:cs="Times New Roman" w:hint="eastAsia"/>
          </w:rPr>
          <m:t>Q</m:t>
        </m:r>
      </m:oMath>
      <w:r>
        <w:rPr>
          <w:rFonts w:ascii="Times New Roman" w:eastAsia="SimSun" w:hAnsi="Times New Roman" w:cs="Times New Roman" w:hint="eastAsia"/>
        </w:rPr>
        <w:t>检验和</w:t>
      </w:r>
      <w:r>
        <w:rPr>
          <w:rFonts w:ascii="Times New Roman" w:eastAsia="SimSun" w:hAnsi="Times New Roman" w:cs="Times New Roman" w:hint="eastAsia"/>
        </w:rPr>
        <w:t xml:space="preserve"> </w:t>
      </w:r>
      <m:oMath>
        <m:sSup>
          <m:sSupPr>
            <m:ctrlPr>
              <w:rPr>
                <w:rFonts w:ascii="Cambria Math" w:eastAsia="SimSun" w:hAnsi="Cambria Math" w:cs="Times New Roman"/>
                <w:i/>
              </w:rPr>
            </m:ctrlPr>
          </m:sSupPr>
          <m:e>
            <m:r>
              <w:rPr>
                <w:rFonts w:ascii="Cambria Math" w:eastAsia="SimSun" w:hAnsi="Cambria Math" w:cs="Times New Roman" w:hint="eastAsia"/>
              </w:rPr>
              <m:t>I</m:t>
            </m:r>
            <m:ctrlPr>
              <w:rPr>
                <w:rFonts w:ascii="Cambria Math" w:eastAsia="SimSun" w:hAnsi="Cambria Math" w:cs="Times New Roman" w:hint="eastAsia"/>
                <w:i/>
              </w:rPr>
            </m:ctrlPr>
          </m:e>
          <m:sup>
            <m:r>
              <w:rPr>
                <w:rFonts w:ascii="Cambria Math" w:eastAsia="SimSun" w:hAnsi="Cambria Math" w:cs="Times New Roman"/>
              </w:rPr>
              <m:t>2</m:t>
            </m:r>
          </m:sup>
        </m:sSup>
      </m:oMath>
      <w:r>
        <w:rPr>
          <w:rFonts w:ascii="Times New Roman" w:eastAsia="SimSun" w:hAnsi="Times New Roman" w:cs="Times New Roman" w:hint="eastAsia"/>
        </w:rPr>
        <w:t xml:space="preserve"> </w:t>
      </w:r>
      <w:r>
        <w:rPr>
          <w:rFonts w:ascii="Times New Roman" w:eastAsia="SimSun" w:hAnsi="Times New Roman" w:cs="Times New Roman" w:hint="eastAsia"/>
        </w:rPr>
        <w:t>统计量表明，三个维度的异质性水平均较高：单产维度</w:t>
      </w:r>
      <m:oMath>
        <m:sSup>
          <m:sSupPr>
            <m:ctrlPr>
              <w:rPr>
                <w:rFonts w:ascii="Cambria Math" w:eastAsia="SimSun" w:hAnsi="Cambria Math" w:cs="Times New Roman"/>
                <w:i/>
              </w:rPr>
            </m:ctrlPr>
          </m:sSupPr>
          <m:e>
            <m:r>
              <w:rPr>
                <w:rFonts w:ascii="Cambria Math" w:eastAsia="SimSun" w:hAnsi="Cambria Math" w:cs="Times New Roman" w:hint="eastAsia"/>
              </w:rPr>
              <m:t>I</m:t>
            </m:r>
            <m:ctrlPr>
              <w:rPr>
                <w:rFonts w:ascii="Cambria Math" w:eastAsia="SimSun" w:hAnsi="Cambria Math" w:cs="Times New Roman" w:hint="eastAsia"/>
                <w:i/>
              </w:rPr>
            </m:ctrlPr>
          </m:e>
          <m:sup>
            <m:r>
              <w:rPr>
                <w:rFonts w:ascii="Cambria Math" w:eastAsia="SimSun" w:hAnsi="Cambria Math" w:cs="Times New Roman" w:hint="eastAsia"/>
              </w:rPr>
              <m:t>2</m:t>
            </m:r>
          </m:sup>
        </m:sSup>
      </m:oMath>
      <w:r>
        <w:rPr>
          <w:rFonts w:ascii="Times New Roman" w:eastAsia="SimSun" w:hAnsi="Times New Roman" w:cs="Times New Roman" w:hint="eastAsia"/>
        </w:rPr>
        <w:t>为</w:t>
      </w:r>
      <w:r>
        <w:rPr>
          <w:rFonts w:ascii="Times New Roman" w:eastAsia="SimSun" w:hAnsi="Times New Roman" w:cs="Times New Roman" w:hint="eastAsia"/>
        </w:rPr>
        <w:lastRenderedPageBreak/>
        <w:t>95.7%</w:t>
      </w:r>
      <w:r>
        <w:rPr>
          <w:rFonts w:ascii="Times New Roman" w:eastAsia="SimSun" w:hAnsi="Times New Roman" w:cs="Times New Roman" w:hint="eastAsia"/>
        </w:rPr>
        <w:t>，面积维度</w:t>
      </w:r>
      <m:oMath>
        <m:sSup>
          <m:sSupPr>
            <m:ctrlPr>
              <w:rPr>
                <w:rFonts w:ascii="Cambria Math" w:eastAsia="SimSun" w:hAnsi="Cambria Math" w:cs="Times New Roman"/>
                <w:i/>
              </w:rPr>
            </m:ctrlPr>
          </m:sSupPr>
          <m:e>
            <m:r>
              <w:rPr>
                <w:rFonts w:ascii="Cambria Math" w:eastAsia="SimSun" w:hAnsi="Cambria Math" w:cs="Times New Roman" w:hint="eastAsia"/>
              </w:rPr>
              <m:t>I</m:t>
            </m:r>
            <m:ctrlPr>
              <w:rPr>
                <w:rFonts w:ascii="Cambria Math" w:eastAsia="SimSun" w:hAnsi="Cambria Math" w:cs="Times New Roman" w:hint="eastAsia"/>
                <w:i/>
              </w:rPr>
            </m:ctrlPr>
          </m:e>
          <m:sup>
            <m:r>
              <w:rPr>
                <w:rFonts w:ascii="Cambria Math" w:eastAsia="SimSun" w:hAnsi="Cambria Math" w:cs="Times New Roman" w:hint="eastAsia"/>
              </w:rPr>
              <m:t>2</m:t>
            </m:r>
          </m:sup>
        </m:sSup>
      </m:oMath>
      <w:r>
        <w:rPr>
          <w:rFonts w:ascii="Times New Roman" w:eastAsia="SimSun" w:hAnsi="Times New Roman" w:cs="Times New Roman" w:hint="eastAsia"/>
        </w:rPr>
        <w:t>为</w:t>
      </w:r>
      <w:r>
        <w:rPr>
          <w:rFonts w:ascii="Times New Roman" w:eastAsia="SimSun" w:hAnsi="Times New Roman" w:cs="Times New Roman" w:hint="eastAsia"/>
        </w:rPr>
        <w:t>97.1%</w:t>
      </w:r>
      <w:r>
        <w:rPr>
          <w:rFonts w:ascii="Times New Roman" w:eastAsia="SimSun" w:hAnsi="Times New Roman" w:cs="Times New Roman" w:hint="eastAsia"/>
        </w:rPr>
        <w:t>；效率维度</w:t>
      </w:r>
      <m:oMath>
        <m:sSup>
          <m:sSupPr>
            <m:ctrlPr>
              <w:rPr>
                <w:rFonts w:ascii="Cambria Math" w:eastAsia="SimSun" w:hAnsi="Cambria Math" w:cs="Times New Roman"/>
                <w:i/>
              </w:rPr>
            </m:ctrlPr>
          </m:sSupPr>
          <m:e>
            <m:r>
              <w:rPr>
                <w:rFonts w:ascii="Cambria Math" w:eastAsia="SimSun" w:hAnsi="Cambria Math" w:cs="Times New Roman" w:hint="eastAsia"/>
              </w:rPr>
              <m:t>I</m:t>
            </m:r>
            <m:ctrlPr>
              <w:rPr>
                <w:rFonts w:ascii="Cambria Math" w:eastAsia="SimSun" w:hAnsi="Cambria Math" w:cs="Times New Roman" w:hint="eastAsia"/>
                <w:i/>
              </w:rPr>
            </m:ctrlPr>
          </m:e>
          <m:sup>
            <m:r>
              <w:rPr>
                <w:rFonts w:ascii="Cambria Math" w:eastAsia="SimSun" w:hAnsi="Cambria Math" w:cs="Times New Roman" w:hint="eastAsia"/>
              </w:rPr>
              <m:t>2</m:t>
            </m:r>
          </m:sup>
        </m:sSup>
      </m:oMath>
      <w:r>
        <w:rPr>
          <w:rFonts w:ascii="Times New Roman" w:eastAsia="SimSun" w:hAnsi="Times New Roman" w:cs="Times New Roman" w:hint="eastAsia"/>
        </w:rPr>
        <w:t>为</w:t>
      </w:r>
      <w:r>
        <w:rPr>
          <w:rFonts w:ascii="Times New Roman" w:eastAsia="SimSun" w:hAnsi="Times New Roman" w:cs="Times New Roman" w:hint="eastAsia"/>
        </w:rPr>
        <w:t>92.5%</w:t>
      </w:r>
      <w:r>
        <w:rPr>
          <w:rFonts w:ascii="Times New Roman" w:eastAsia="SimSun" w:hAnsi="Times New Roman" w:cs="Times New Roman" w:hint="eastAsia"/>
        </w:rPr>
        <w:t>。这说明不同研究之间的效应差异主要来自真实异质性而非抽样误差，验证了随机效应模型的适用性，也为后续通过路径分组和</w:t>
      </w:r>
      <w:r>
        <w:rPr>
          <w:rFonts w:ascii="Times New Roman" w:eastAsia="SimSun" w:hAnsi="Times New Roman" w:cs="Times New Roman" w:hint="eastAsia"/>
        </w:rPr>
        <w:t>Meta</w:t>
      </w:r>
      <w:r>
        <w:rPr>
          <w:rFonts w:ascii="Times New Roman" w:eastAsia="SimSun" w:hAnsi="Times New Roman" w:cs="Times New Roman" w:hint="eastAsia"/>
        </w:rPr>
        <w:t>回归深入溯源异质性提供了充足的分析空间。</w:t>
      </w:r>
    </w:p>
    <w:p w14:paraId="5D9D513B" w14:textId="77777777" w:rsidR="00A0142D" w:rsidRDefault="00664833" w:rsidP="00FA0D68">
      <w:pPr>
        <w:ind w:firstLineChars="200" w:firstLine="440"/>
        <w:rPr>
          <w:rFonts w:ascii="Times New Roman" w:eastAsia="SimSun" w:hAnsi="Times New Roman" w:cs="Times New Roman"/>
          <w:b/>
        </w:rPr>
      </w:pPr>
      <w:r>
        <w:rPr>
          <w:rFonts w:ascii="Times New Roman" w:eastAsia="SimSun" w:hAnsi="Times New Roman" w:cs="Times New Roman" w:hint="eastAsia"/>
        </w:rPr>
        <w:t>基于标准化</w:t>
      </w:r>
      <w:r>
        <w:rPr>
          <w:rFonts w:ascii="Times New Roman" w:eastAsia="SimSun" w:hAnsi="Times New Roman" w:cs="Times New Roman" w:hint="eastAsia"/>
        </w:rPr>
        <w:t>PCC</w:t>
      </w:r>
      <w:r>
        <w:rPr>
          <w:rFonts w:ascii="Times New Roman" w:eastAsia="SimSun" w:hAnsi="Times New Roman" w:cs="Times New Roman" w:hint="eastAsia"/>
        </w:rPr>
        <w:t>，随机效应</w:t>
      </w:r>
      <w:r>
        <w:rPr>
          <w:rFonts w:ascii="Times New Roman" w:eastAsia="SimSun" w:hAnsi="Times New Roman" w:cs="Times New Roman" w:hint="eastAsia"/>
        </w:rPr>
        <w:t>Meta</w:t>
      </w:r>
      <w:r>
        <w:rPr>
          <w:rFonts w:ascii="Times New Roman" w:eastAsia="SimSun" w:hAnsi="Times New Roman" w:cs="Times New Roman" w:hint="eastAsia"/>
        </w:rPr>
        <w:t>分析结果表明，农业机械化与粮食单产、播种面积和生产效率总体呈正相关，但三个维度的效应强度和稳健性存在明显差异。首先，机械化对生产效率的提升效应最为显著，合并</w:t>
      </w:r>
      <w:r>
        <w:rPr>
          <w:rFonts w:ascii="Times New Roman" w:eastAsia="SimSun" w:hAnsi="Times New Roman" w:cs="Times New Roman" w:hint="eastAsia"/>
        </w:rPr>
        <w:t>PCC</w:t>
      </w:r>
      <w:r>
        <w:rPr>
          <w:rFonts w:ascii="Times New Roman" w:eastAsia="SimSun" w:hAnsi="Times New Roman" w:cs="Times New Roman" w:hint="eastAsia"/>
        </w:rPr>
        <w:t>为</w:t>
      </w:r>
      <w:r>
        <w:rPr>
          <w:rFonts w:ascii="Times New Roman" w:eastAsia="SimSun" w:hAnsi="Times New Roman" w:cs="Times New Roman" w:hint="eastAsia"/>
        </w:rPr>
        <w:t>0.172</w:t>
      </w:r>
      <w:r>
        <w:rPr>
          <w:rFonts w:ascii="Times New Roman" w:eastAsia="SimSun" w:hAnsi="Times New Roman" w:cs="Times New Roman" w:hint="eastAsia"/>
        </w:rPr>
        <w:t>，且在</w:t>
      </w:r>
      <w:r>
        <w:rPr>
          <w:rFonts w:ascii="Times New Roman" w:eastAsia="SimSun" w:hAnsi="Times New Roman" w:cs="Times New Roman" w:hint="eastAsia"/>
        </w:rPr>
        <w:t>1%</w:t>
      </w:r>
      <w:r>
        <w:rPr>
          <w:rFonts w:ascii="Times New Roman" w:eastAsia="SimSun" w:hAnsi="Times New Roman" w:cs="Times New Roman" w:hint="eastAsia"/>
        </w:rPr>
        <w:t>的统计水平上显著。这说明现有经验</w:t>
      </w:r>
      <w:proofErr w:type="gramStart"/>
      <w:r>
        <w:rPr>
          <w:rFonts w:ascii="Times New Roman" w:eastAsia="SimSun" w:hAnsi="Times New Roman" w:cs="Times New Roman" w:hint="eastAsia"/>
        </w:rPr>
        <w:t>研究较</w:t>
      </w:r>
      <w:proofErr w:type="gramEnd"/>
      <w:r>
        <w:rPr>
          <w:rFonts w:ascii="Times New Roman" w:eastAsia="SimSun" w:hAnsi="Times New Roman" w:cs="Times New Roman" w:hint="eastAsia"/>
        </w:rPr>
        <w:t>一致地支持机械化提升粮食生产效率。即无论采取何种机械化路径，农机装备与农机服务的应用均能够显著优化粮食生产中的要素配置，提高节本增效水平。其次，机械化对粮食单产的正向影响也较为稳健，合并</w:t>
      </w:r>
      <w:r>
        <w:rPr>
          <w:rFonts w:ascii="Times New Roman" w:eastAsia="SimSun" w:hAnsi="Times New Roman" w:cs="Times New Roman" w:hint="eastAsia"/>
        </w:rPr>
        <w:t>PCC</w:t>
      </w:r>
      <w:r>
        <w:rPr>
          <w:rFonts w:ascii="Times New Roman" w:eastAsia="SimSun" w:hAnsi="Times New Roman" w:cs="Times New Roman" w:hint="eastAsia"/>
        </w:rPr>
        <w:t>为</w:t>
      </w:r>
      <w:r>
        <w:rPr>
          <w:rFonts w:ascii="Times New Roman" w:eastAsia="SimSun" w:hAnsi="Times New Roman" w:cs="Times New Roman" w:hint="eastAsia"/>
        </w:rPr>
        <w:t>0.133</w:t>
      </w:r>
      <w:r>
        <w:rPr>
          <w:rFonts w:ascii="Times New Roman" w:eastAsia="SimSun" w:hAnsi="Times New Roman" w:cs="Times New Roman" w:hint="eastAsia"/>
        </w:rPr>
        <w:t>，同样在</w:t>
      </w:r>
      <w:r>
        <w:rPr>
          <w:rFonts w:ascii="Times New Roman" w:eastAsia="SimSun" w:hAnsi="Times New Roman" w:cs="Times New Roman" w:hint="eastAsia"/>
        </w:rPr>
        <w:t>1%</w:t>
      </w:r>
      <w:r>
        <w:rPr>
          <w:rFonts w:ascii="Times New Roman" w:eastAsia="SimSun" w:hAnsi="Times New Roman" w:cs="Times New Roman" w:hint="eastAsia"/>
        </w:rPr>
        <w:t>的水平上显著，表明机械化在整地、播种、植保和收获等关键环节释放了明显的技术红利与减损效应。第三，相比之下，机械化对播种面积的综合拉动作用最弱，合并</w:t>
      </w:r>
      <w:r>
        <w:rPr>
          <w:rFonts w:ascii="Times New Roman" w:eastAsia="SimSun" w:hAnsi="Times New Roman" w:cs="Times New Roman" w:hint="eastAsia"/>
        </w:rPr>
        <w:t>PCC</w:t>
      </w:r>
      <w:r>
        <w:rPr>
          <w:rFonts w:ascii="Times New Roman" w:eastAsia="SimSun" w:hAnsi="Times New Roman" w:cs="Times New Roman" w:hint="eastAsia"/>
        </w:rPr>
        <w:t>为</w:t>
      </w:r>
      <w:r>
        <w:rPr>
          <w:rFonts w:ascii="Times New Roman" w:eastAsia="SimSun" w:hAnsi="Times New Roman" w:cs="Times New Roman" w:hint="eastAsia"/>
        </w:rPr>
        <w:t>0.060</w:t>
      </w:r>
      <w:r>
        <w:rPr>
          <w:rFonts w:ascii="Times New Roman" w:eastAsia="SimSun" w:hAnsi="Times New Roman" w:cs="Times New Roman" w:hint="eastAsia"/>
        </w:rPr>
        <w:t>，虽在</w:t>
      </w:r>
      <w:r>
        <w:rPr>
          <w:rFonts w:ascii="Times New Roman" w:eastAsia="SimSun" w:hAnsi="Times New Roman" w:cs="Times New Roman" w:hint="eastAsia"/>
        </w:rPr>
        <w:t>5%</w:t>
      </w:r>
      <w:r>
        <w:rPr>
          <w:rFonts w:ascii="Times New Roman" w:eastAsia="SimSun" w:hAnsi="Times New Roman" w:cs="Times New Roman" w:hint="eastAsia"/>
        </w:rPr>
        <w:t>的水平上统计显著，但置信区间下限已接近于零，且纳入效应</w:t>
      </w:r>
      <w:proofErr w:type="gramStart"/>
      <w:r>
        <w:rPr>
          <w:rFonts w:ascii="Times New Roman" w:eastAsia="SimSun" w:hAnsi="Times New Roman" w:cs="Times New Roman" w:hint="eastAsia"/>
        </w:rPr>
        <w:t>量数量</w:t>
      </w:r>
      <w:proofErr w:type="gramEnd"/>
      <w:r>
        <w:rPr>
          <w:rFonts w:ascii="Times New Roman" w:eastAsia="SimSun" w:hAnsi="Times New Roman" w:cs="Times New Roman" w:hint="eastAsia"/>
        </w:rPr>
        <w:t>较少。这意味着，农业机械化在稳定粮食播种面积方面虽具有一定积极作用，但其作用方向和强度容易受到土地用途调整、作物比较收益以及劳动力配置变化等多重因素影响，存在较强不确定性。</w:t>
      </w:r>
    </w:p>
    <w:p w14:paraId="774233A0" w14:textId="10502A0B" w:rsidR="00A0142D" w:rsidRPr="00D354B2" w:rsidRDefault="000579DA" w:rsidP="00D354B2">
      <w:pPr>
        <w:jc w:val="center"/>
        <w:rPr>
          <w:rFonts w:ascii="Times New Roman" w:eastAsia="SimHei" w:hAnsi="Times New Roman" w:cs="Times New Roman"/>
          <w:color w:val="EE0000"/>
          <w:sz w:val="18"/>
          <w:szCs w:val="18"/>
          <w:rPrChange w:id="233" w:author="黄圣男" w:date="2026-07-01T09:09:00Z" w16du:dateUtc="2026-07-01T01:09:00Z">
            <w:rPr>
              <w:rFonts w:ascii="Times New Roman" w:eastAsia="SimHei" w:hAnsi="Times New Roman" w:cs="Times New Roman"/>
              <w:sz w:val="18"/>
              <w:szCs w:val="18"/>
            </w:rPr>
          </w:rPrChange>
        </w:rPr>
        <w:pPrChange w:id="234" w:author="黄圣男" w:date="2026-07-01T09:09:00Z" w16du:dateUtc="2026-07-01T01:09:00Z">
          <w:pPr>
            <w:ind w:firstLineChars="200" w:firstLine="360"/>
            <w:jc w:val="center"/>
          </w:pPr>
        </w:pPrChange>
      </w:pPr>
      <w:r>
        <w:rPr>
          <w:rFonts w:ascii="Times New Roman" w:eastAsia="SimHei" w:hAnsi="Times New Roman" w:cs="Times New Roman" w:hint="eastAsia"/>
          <w:sz w:val="18"/>
          <w:szCs w:val="18"/>
        </w:rPr>
        <w:t>表</w:t>
      </w:r>
      <w:r>
        <w:rPr>
          <w:rFonts w:ascii="Times New Roman" w:eastAsia="SimHei" w:hAnsi="Times New Roman" w:cs="Times New Roman"/>
          <w:sz w:val="18"/>
          <w:szCs w:val="18"/>
        </w:rPr>
        <w:t xml:space="preserve">1 </w:t>
      </w:r>
      <w:r>
        <w:rPr>
          <w:rFonts w:ascii="Times New Roman" w:eastAsia="SimHei" w:hAnsi="Times New Roman" w:cs="Times New Roman" w:hint="eastAsia"/>
          <w:sz w:val="18"/>
          <w:szCs w:val="18"/>
        </w:rPr>
        <w:t xml:space="preserve"> </w:t>
      </w:r>
      <w:r>
        <w:rPr>
          <w:rFonts w:ascii="Times New Roman" w:eastAsia="SimHei" w:hAnsi="Times New Roman" w:cs="Times New Roman" w:hint="eastAsia"/>
          <w:sz w:val="18"/>
          <w:szCs w:val="18"/>
        </w:rPr>
        <w:t>农业机械化影响粮食</w:t>
      </w:r>
      <w:r>
        <w:rPr>
          <w:rFonts w:ascii="Times New Roman" w:eastAsia="SimHei" w:hAnsi="Times New Roman" w:cs="Times New Roman"/>
          <w:sz w:val="18"/>
          <w:szCs w:val="18"/>
        </w:rPr>
        <w:t>综合生产能力</w:t>
      </w:r>
      <w:r>
        <w:rPr>
          <w:rFonts w:ascii="Times New Roman" w:eastAsia="SimHei" w:hAnsi="Times New Roman" w:cs="Times New Roman" w:hint="eastAsia"/>
          <w:sz w:val="18"/>
          <w:szCs w:val="18"/>
        </w:rPr>
        <w:t>的基准综合效应</w:t>
      </w:r>
      <w:ins w:id="235" w:author="黄圣男" w:date="2026-07-01T09:09:00Z" w16du:dateUtc="2026-07-01T01:09:00Z">
        <w:r w:rsidR="00D354B2" w:rsidRPr="00D354B2">
          <w:rPr>
            <w:rFonts w:ascii="Times New Roman" w:eastAsia="SimHei" w:hAnsi="Times New Roman" w:cs="Times New Roman" w:hint="eastAsia"/>
            <w:color w:val="EE0000"/>
            <w:sz w:val="18"/>
            <w:szCs w:val="18"/>
            <w:highlight w:val="yellow"/>
            <w:rPrChange w:id="236" w:author="黄圣男" w:date="2026-07-01T09:09:00Z" w16du:dateUtc="2026-07-01T01:09:00Z">
              <w:rPr>
                <w:rFonts w:ascii="Times New Roman" w:eastAsia="SimHei" w:hAnsi="Times New Roman" w:cs="Times New Roman" w:hint="eastAsia"/>
                <w:sz w:val="18"/>
                <w:szCs w:val="18"/>
              </w:rPr>
            </w:rPrChange>
          </w:rPr>
          <w:t>（结果前后不一致</w:t>
        </w:r>
        <w:r w:rsidR="00D354B2">
          <w:rPr>
            <w:rFonts w:ascii="Times New Roman" w:eastAsia="SimHei" w:hAnsi="Times New Roman" w:cs="Times New Roman" w:hint="eastAsia"/>
            <w:color w:val="EE0000"/>
            <w:sz w:val="18"/>
            <w:szCs w:val="18"/>
            <w:highlight w:val="yellow"/>
          </w:rPr>
          <w:t>，表</w:t>
        </w:r>
        <w:r w:rsidR="00D354B2">
          <w:rPr>
            <w:rFonts w:ascii="Times New Roman" w:eastAsia="SimHei" w:hAnsi="Times New Roman" w:cs="Times New Roman" w:hint="eastAsia"/>
            <w:color w:val="EE0000"/>
            <w:sz w:val="18"/>
            <w:szCs w:val="18"/>
            <w:highlight w:val="yellow"/>
          </w:rPr>
          <w:t>1</w:t>
        </w:r>
        <w:r w:rsidR="00D354B2">
          <w:rPr>
            <w:rFonts w:ascii="Times New Roman" w:eastAsia="SimHei" w:hAnsi="Times New Roman" w:cs="Times New Roman" w:hint="eastAsia"/>
            <w:color w:val="EE0000"/>
            <w:sz w:val="18"/>
            <w:szCs w:val="18"/>
            <w:highlight w:val="yellow"/>
          </w:rPr>
          <w:t>、表</w:t>
        </w:r>
        <w:r w:rsidR="00D354B2">
          <w:rPr>
            <w:rFonts w:ascii="Times New Roman" w:eastAsia="SimHei" w:hAnsi="Times New Roman" w:cs="Times New Roman" w:hint="eastAsia"/>
            <w:color w:val="EE0000"/>
            <w:sz w:val="18"/>
            <w:szCs w:val="18"/>
            <w:highlight w:val="yellow"/>
          </w:rPr>
          <w:t>2</w:t>
        </w:r>
        <w:r w:rsidR="00D354B2">
          <w:rPr>
            <w:rFonts w:ascii="Times New Roman" w:eastAsia="SimHei" w:hAnsi="Times New Roman" w:cs="Times New Roman" w:hint="eastAsia"/>
            <w:color w:val="EE0000"/>
            <w:sz w:val="18"/>
            <w:szCs w:val="18"/>
            <w:highlight w:val="yellow"/>
          </w:rPr>
          <w:t>和表</w:t>
        </w:r>
        <w:r w:rsidR="00D354B2">
          <w:rPr>
            <w:rFonts w:ascii="Times New Roman" w:eastAsia="SimHei" w:hAnsi="Times New Roman" w:cs="Times New Roman" w:hint="eastAsia"/>
            <w:color w:val="EE0000"/>
            <w:sz w:val="18"/>
            <w:szCs w:val="18"/>
            <w:highlight w:val="yellow"/>
          </w:rPr>
          <w:t>5</w:t>
        </w:r>
        <w:r w:rsidR="00D354B2" w:rsidRPr="00D354B2">
          <w:rPr>
            <w:rFonts w:ascii="Times New Roman" w:eastAsia="SimHei" w:hAnsi="Times New Roman" w:cs="Times New Roman" w:hint="eastAsia"/>
            <w:color w:val="EE0000"/>
            <w:sz w:val="18"/>
            <w:szCs w:val="18"/>
            <w:highlight w:val="yellow"/>
            <w:rPrChange w:id="237" w:author="黄圣男" w:date="2026-07-01T09:09:00Z" w16du:dateUtc="2026-07-01T01:09:00Z">
              <w:rPr>
                <w:rFonts w:ascii="Times New Roman" w:eastAsia="SimHei" w:hAnsi="Times New Roman" w:cs="Times New Roman" w:hint="eastAsia"/>
                <w:sz w:val="18"/>
                <w:szCs w:val="18"/>
              </w:rPr>
            </w:rPrChange>
          </w:rPr>
          <w:t>）</w:t>
        </w:r>
      </w:ins>
    </w:p>
    <w:tbl>
      <w:tblPr>
        <w:tblW w:w="5000" w:type="pct"/>
        <w:tblBorders>
          <w:top w:val="single" w:sz="4" w:space="0" w:color="auto"/>
          <w:bottom w:val="single" w:sz="4" w:space="0" w:color="auto"/>
        </w:tblBorders>
        <w:tblCellMar>
          <w:left w:w="0" w:type="dxa"/>
          <w:right w:w="0" w:type="dxa"/>
        </w:tblCellMar>
        <w:tblLook w:val="04A0" w:firstRow="1" w:lastRow="0" w:firstColumn="1" w:lastColumn="0" w:noHBand="0" w:noVBand="1"/>
      </w:tblPr>
      <w:tblGrid>
        <w:gridCol w:w="1698"/>
        <w:gridCol w:w="1563"/>
        <w:gridCol w:w="1276"/>
        <w:gridCol w:w="1517"/>
        <w:gridCol w:w="1086"/>
        <w:gridCol w:w="1166"/>
      </w:tblGrid>
      <w:tr w:rsidR="00A0142D" w:rsidRPr="007873D5" w14:paraId="137908F0" w14:textId="77777777" w:rsidTr="00FA0D68">
        <w:trPr>
          <w:trHeight w:val="315"/>
        </w:trPr>
        <w:tc>
          <w:tcPr>
            <w:tcW w:w="1022" w:type="pct"/>
            <w:tcBorders>
              <w:top w:val="single" w:sz="4" w:space="0" w:color="auto"/>
              <w:bottom w:val="single" w:sz="4" w:space="0" w:color="auto"/>
            </w:tcBorders>
            <w:tcMar>
              <w:top w:w="30" w:type="dxa"/>
              <w:left w:w="45" w:type="dxa"/>
              <w:bottom w:w="30" w:type="dxa"/>
              <w:right w:w="45" w:type="dxa"/>
            </w:tcMar>
            <w:vAlign w:val="center"/>
          </w:tcPr>
          <w:p w14:paraId="41C3703E" w14:textId="77777777" w:rsidR="00A0142D" w:rsidRPr="00FA0D68" w:rsidRDefault="000579DA">
            <w:pPr>
              <w:widowControl/>
              <w:jc w:val="center"/>
              <w:rPr>
                <w:rFonts w:ascii="Times New Roman" w:eastAsia="SimSun" w:hAnsi="Times New Roman" w:cs="Times New Roman"/>
                <w:b/>
                <w:bCs/>
                <w:kern w:val="0"/>
                <w:sz w:val="15"/>
                <w:szCs w:val="15"/>
              </w:rPr>
            </w:pPr>
            <w:r>
              <w:rPr>
                <w:rFonts w:ascii="Times New Roman" w:eastAsia="SimSun" w:hAnsi="Times New Roman" w:cs="Times New Roman" w:hint="eastAsia"/>
                <w:b/>
                <w:bCs/>
                <w:kern w:val="0"/>
                <w:sz w:val="15"/>
                <w:szCs w:val="15"/>
              </w:rPr>
              <w:t>粮食</w:t>
            </w:r>
            <w:r>
              <w:rPr>
                <w:rFonts w:ascii="Times New Roman" w:eastAsia="SimSun" w:hAnsi="Times New Roman" w:cs="Times New Roman"/>
                <w:b/>
                <w:bCs/>
                <w:kern w:val="0"/>
                <w:sz w:val="15"/>
                <w:szCs w:val="15"/>
              </w:rPr>
              <w:t>综合生产能力</w:t>
            </w:r>
            <w:r>
              <w:rPr>
                <w:rFonts w:ascii="Times New Roman" w:eastAsia="SimSun" w:hAnsi="Times New Roman" w:cs="Times New Roman" w:hint="eastAsia"/>
                <w:b/>
                <w:bCs/>
                <w:kern w:val="0"/>
                <w:sz w:val="15"/>
                <w:szCs w:val="15"/>
              </w:rPr>
              <w:t>维度</w:t>
            </w:r>
          </w:p>
        </w:tc>
        <w:tc>
          <w:tcPr>
            <w:tcW w:w="941" w:type="pct"/>
            <w:tcBorders>
              <w:top w:val="single" w:sz="4" w:space="0" w:color="auto"/>
              <w:bottom w:val="single" w:sz="4" w:space="0" w:color="auto"/>
            </w:tcBorders>
            <w:tcMar>
              <w:top w:w="30" w:type="dxa"/>
              <w:left w:w="45" w:type="dxa"/>
              <w:bottom w:w="30" w:type="dxa"/>
              <w:right w:w="45" w:type="dxa"/>
            </w:tcMar>
            <w:vAlign w:val="center"/>
          </w:tcPr>
          <w:p w14:paraId="01B5E2C1" w14:textId="77777777" w:rsidR="00A0142D" w:rsidRPr="00FA0D68" w:rsidRDefault="000579DA">
            <w:pPr>
              <w:widowControl/>
              <w:jc w:val="center"/>
              <w:rPr>
                <w:rFonts w:ascii="Times New Roman" w:eastAsia="SimSun" w:hAnsi="Times New Roman" w:cs="Times New Roman"/>
                <w:b/>
                <w:bCs/>
                <w:kern w:val="0"/>
                <w:sz w:val="15"/>
                <w:szCs w:val="15"/>
              </w:rPr>
            </w:pPr>
            <w:r>
              <w:rPr>
                <w:rFonts w:ascii="Times New Roman" w:eastAsia="SimSun" w:hAnsi="Times New Roman" w:cs="Times New Roman" w:hint="eastAsia"/>
                <w:b/>
                <w:bCs/>
                <w:kern w:val="0"/>
                <w:sz w:val="15"/>
                <w:szCs w:val="15"/>
              </w:rPr>
              <w:t>纳入效应量数量（</w:t>
            </w:r>
            <w:r>
              <w:rPr>
                <w:rFonts w:ascii="Times New Roman" w:eastAsia="SimSun" w:hAnsi="Times New Roman" w:cs="Times New Roman" w:hint="eastAsia"/>
                <w:b/>
                <w:bCs/>
                <w:kern w:val="0"/>
                <w:sz w:val="15"/>
                <w:szCs w:val="15"/>
              </w:rPr>
              <w:t>k</w:t>
            </w:r>
            <w:r>
              <w:rPr>
                <w:rFonts w:ascii="Times New Roman" w:eastAsia="SimSun" w:hAnsi="Times New Roman" w:cs="Times New Roman" w:hint="eastAsia"/>
                <w:b/>
                <w:bCs/>
                <w:kern w:val="0"/>
                <w:sz w:val="15"/>
                <w:szCs w:val="15"/>
              </w:rPr>
              <w:t>）</w:t>
            </w:r>
          </w:p>
        </w:tc>
        <w:tc>
          <w:tcPr>
            <w:tcW w:w="768" w:type="pct"/>
            <w:tcBorders>
              <w:top w:val="single" w:sz="4" w:space="0" w:color="auto"/>
              <w:bottom w:val="single" w:sz="4" w:space="0" w:color="auto"/>
            </w:tcBorders>
            <w:tcMar>
              <w:top w:w="30" w:type="dxa"/>
              <w:left w:w="45" w:type="dxa"/>
              <w:bottom w:w="30" w:type="dxa"/>
              <w:right w:w="45" w:type="dxa"/>
            </w:tcMar>
            <w:vAlign w:val="center"/>
          </w:tcPr>
          <w:p w14:paraId="39C8ACA1" w14:textId="77777777" w:rsidR="00A0142D" w:rsidRPr="00FA0D68" w:rsidRDefault="000579DA">
            <w:pPr>
              <w:widowControl/>
              <w:jc w:val="center"/>
              <w:rPr>
                <w:rFonts w:ascii="Times New Roman" w:eastAsia="SimSun" w:hAnsi="Times New Roman" w:cs="Times New Roman"/>
                <w:b/>
                <w:bCs/>
                <w:kern w:val="0"/>
                <w:sz w:val="15"/>
                <w:szCs w:val="15"/>
              </w:rPr>
            </w:pPr>
            <w:r>
              <w:rPr>
                <w:rFonts w:ascii="Times New Roman" w:eastAsia="SimSun" w:hAnsi="Times New Roman" w:cs="Times New Roman" w:hint="eastAsia"/>
                <w:b/>
                <w:bCs/>
                <w:kern w:val="0"/>
                <w:sz w:val="15"/>
                <w:szCs w:val="15"/>
              </w:rPr>
              <w:t>合并</w:t>
            </w:r>
            <w:r>
              <w:rPr>
                <w:rFonts w:ascii="Times New Roman" w:eastAsia="SimSun" w:hAnsi="Times New Roman" w:cs="Times New Roman"/>
                <w:b/>
                <w:bCs/>
                <w:kern w:val="0"/>
                <w:sz w:val="15"/>
                <w:szCs w:val="15"/>
              </w:rPr>
              <w:t>PCC</w:t>
            </w:r>
          </w:p>
        </w:tc>
        <w:tc>
          <w:tcPr>
            <w:tcW w:w="913" w:type="pct"/>
            <w:tcBorders>
              <w:top w:val="single" w:sz="4" w:space="0" w:color="auto"/>
              <w:bottom w:val="single" w:sz="4" w:space="0" w:color="auto"/>
            </w:tcBorders>
            <w:tcMar>
              <w:top w:w="30" w:type="dxa"/>
              <w:left w:w="45" w:type="dxa"/>
              <w:bottom w:w="30" w:type="dxa"/>
              <w:right w:w="45" w:type="dxa"/>
            </w:tcMar>
            <w:vAlign w:val="center"/>
          </w:tcPr>
          <w:p w14:paraId="62935DE7" w14:textId="77777777" w:rsidR="00A0142D" w:rsidRPr="00FA0D68" w:rsidRDefault="000579DA">
            <w:pPr>
              <w:widowControl/>
              <w:jc w:val="center"/>
              <w:rPr>
                <w:rFonts w:ascii="Times New Roman" w:eastAsia="SimSun" w:hAnsi="Times New Roman" w:cs="Times New Roman"/>
                <w:b/>
                <w:bCs/>
                <w:kern w:val="0"/>
                <w:sz w:val="15"/>
                <w:szCs w:val="15"/>
              </w:rPr>
            </w:pPr>
            <w:r>
              <w:rPr>
                <w:rFonts w:ascii="Times New Roman" w:eastAsia="SimSun" w:hAnsi="Times New Roman" w:cs="Times New Roman"/>
                <w:b/>
                <w:bCs/>
                <w:kern w:val="0"/>
                <w:sz w:val="15"/>
                <w:szCs w:val="15"/>
              </w:rPr>
              <w:t>95%</w:t>
            </w:r>
            <w:r>
              <w:rPr>
                <w:rFonts w:ascii="Times New Roman" w:eastAsia="SimSun" w:hAnsi="Times New Roman" w:cs="Times New Roman" w:hint="eastAsia"/>
                <w:b/>
                <w:bCs/>
                <w:kern w:val="0"/>
                <w:sz w:val="15"/>
                <w:szCs w:val="15"/>
              </w:rPr>
              <w:t>置信区间</w:t>
            </w:r>
          </w:p>
        </w:tc>
        <w:tc>
          <w:tcPr>
            <w:tcW w:w="654" w:type="pct"/>
            <w:tcBorders>
              <w:top w:val="single" w:sz="4" w:space="0" w:color="auto"/>
              <w:bottom w:val="single" w:sz="4" w:space="0" w:color="auto"/>
            </w:tcBorders>
            <w:tcMar>
              <w:top w:w="30" w:type="dxa"/>
              <w:left w:w="45" w:type="dxa"/>
              <w:bottom w:w="30" w:type="dxa"/>
              <w:right w:w="45" w:type="dxa"/>
            </w:tcMar>
            <w:vAlign w:val="center"/>
          </w:tcPr>
          <w:p w14:paraId="4A86475A" w14:textId="77777777" w:rsidR="00A0142D" w:rsidRPr="00FA0D68" w:rsidRDefault="001B3180">
            <w:pPr>
              <w:widowControl/>
              <w:jc w:val="center"/>
              <w:rPr>
                <w:rFonts w:ascii="Times New Roman" w:eastAsia="SimSun" w:hAnsi="Times New Roman" w:cs="Times New Roman"/>
                <w:b/>
                <w:bCs/>
                <w:kern w:val="0"/>
                <w:sz w:val="15"/>
                <w:szCs w:val="15"/>
              </w:rPr>
            </w:pPr>
            <m:oMathPara>
              <m:oMath>
                <m:sSup>
                  <m:sSupPr>
                    <m:ctrlPr>
                      <w:rPr>
                        <w:rFonts w:ascii="Cambria Math" w:eastAsia="SimSun" w:hAnsi="Cambria Math" w:cs="Times New Roman"/>
                        <w:b/>
                        <w:bCs/>
                        <w:i/>
                        <w:sz w:val="15"/>
                        <w:szCs w:val="15"/>
                      </w:rPr>
                    </m:ctrlPr>
                  </m:sSupPr>
                  <m:e>
                    <m:r>
                      <m:rPr>
                        <m:sty m:val="bi"/>
                      </m:rPr>
                      <w:rPr>
                        <w:rFonts w:ascii="Cambria Math" w:eastAsia="SimSun" w:hAnsi="Cambria Math" w:cs="Times New Roman"/>
                        <w:sz w:val="15"/>
                        <w:szCs w:val="15"/>
                      </w:rPr>
                      <m:t>I</m:t>
                    </m:r>
                    <m:ctrlPr>
                      <w:rPr>
                        <w:rFonts w:ascii="Cambria Math" w:eastAsia="SimSun" w:hAnsi="Cambria Math" w:cs="Times New Roman" w:hint="eastAsia"/>
                        <w:b/>
                        <w:bCs/>
                        <w:i/>
                        <w:sz w:val="15"/>
                        <w:szCs w:val="15"/>
                      </w:rPr>
                    </m:ctrlPr>
                  </m:e>
                  <m:sup>
                    <m:r>
                      <m:rPr>
                        <m:sty m:val="bi"/>
                      </m:rPr>
                      <w:rPr>
                        <w:rFonts w:ascii="Cambria Math" w:eastAsia="SimSun" w:hAnsi="Cambria Math" w:cs="Times New Roman"/>
                        <w:sz w:val="15"/>
                        <w:szCs w:val="15"/>
                      </w:rPr>
                      <m:t>2</m:t>
                    </m:r>
                  </m:sup>
                </m:sSup>
              </m:oMath>
            </m:oMathPara>
          </w:p>
        </w:tc>
        <w:tc>
          <w:tcPr>
            <w:tcW w:w="702" w:type="pct"/>
            <w:tcBorders>
              <w:top w:val="single" w:sz="4" w:space="0" w:color="auto"/>
              <w:bottom w:val="single" w:sz="4" w:space="0" w:color="auto"/>
            </w:tcBorders>
            <w:tcMar>
              <w:top w:w="30" w:type="dxa"/>
              <w:left w:w="45" w:type="dxa"/>
              <w:bottom w:w="30" w:type="dxa"/>
              <w:right w:w="45" w:type="dxa"/>
            </w:tcMar>
            <w:vAlign w:val="center"/>
          </w:tcPr>
          <w:p w14:paraId="1C376060" w14:textId="77777777" w:rsidR="00A0142D" w:rsidRPr="00FA0D68" w:rsidRDefault="000579DA">
            <w:pPr>
              <w:widowControl/>
              <w:jc w:val="center"/>
              <w:rPr>
                <w:rFonts w:ascii="Times New Roman" w:eastAsia="SimSun" w:hAnsi="Times New Roman" w:cs="Times New Roman"/>
                <w:b/>
                <w:bCs/>
                <w:kern w:val="0"/>
                <w:sz w:val="15"/>
                <w:szCs w:val="15"/>
              </w:rPr>
            </w:pPr>
            <m:oMath>
              <m:r>
                <m:rPr>
                  <m:sty m:val="bi"/>
                </m:rPr>
                <w:rPr>
                  <w:rFonts w:ascii="Cambria Math" w:eastAsia="SimSun" w:hAnsi="Cambria Math" w:cs="Times New Roman"/>
                  <w:kern w:val="0"/>
                  <w:sz w:val="15"/>
                  <w:szCs w:val="15"/>
                </w:rPr>
                <m:t>Q</m:t>
              </m:r>
            </m:oMath>
            <w:r>
              <w:rPr>
                <w:rFonts w:ascii="Times New Roman" w:eastAsia="SimSun" w:hAnsi="Times New Roman" w:cs="Times New Roman" w:hint="eastAsia"/>
                <w:b/>
                <w:bCs/>
                <w:kern w:val="0"/>
                <w:sz w:val="15"/>
                <w:szCs w:val="15"/>
              </w:rPr>
              <w:t>统计量</w:t>
            </w:r>
          </w:p>
        </w:tc>
      </w:tr>
      <w:tr w:rsidR="00A0142D" w:rsidRPr="007873D5" w14:paraId="1511ADB9" w14:textId="77777777" w:rsidTr="00FA0D68">
        <w:trPr>
          <w:trHeight w:val="315"/>
        </w:trPr>
        <w:tc>
          <w:tcPr>
            <w:tcW w:w="1022" w:type="pct"/>
            <w:tcBorders>
              <w:top w:val="single" w:sz="4" w:space="0" w:color="auto"/>
            </w:tcBorders>
            <w:tcMar>
              <w:top w:w="30" w:type="dxa"/>
              <w:left w:w="45" w:type="dxa"/>
              <w:bottom w:w="30" w:type="dxa"/>
              <w:right w:w="45" w:type="dxa"/>
            </w:tcMar>
            <w:vAlign w:val="center"/>
          </w:tcPr>
          <w:p w14:paraId="25588C4C" w14:textId="77777777" w:rsidR="00A0142D" w:rsidRPr="00FA0D68" w:rsidRDefault="000579DA" w:rsidP="00A96E18">
            <w:pPr>
              <w:widowControl/>
              <w:jc w:val="left"/>
              <w:rPr>
                <w:rFonts w:ascii="Times New Roman" w:eastAsia="SimSun" w:hAnsi="Times New Roman" w:cs="Times New Roman"/>
                <w:kern w:val="0"/>
                <w:sz w:val="15"/>
                <w:szCs w:val="15"/>
              </w:rPr>
            </w:pPr>
            <w:r>
              <w:rPr>
                <w:rFonts w:ascii="Times New Roman" w:eastAsia="SimSun" w:hAnsi="Times New Roman" w:cs="Times New Roman" w:hint="eastAsia"/>
                <w:kern w:val="0"/>
                <w:sz w:val="15"/>
                <w:szCs w:val="15"/>
              </w:rPr>
              <w:t>粮食单产</w:t>
            </w:r>
            <w:r>
              <w:rPr>
                <w:rFonts w:ascii="Times New Roman" w:eastAsia="SimSun" w:hAnsi="Times New Roman" w:cs="Times New Roman"/>
                <w:kern w:val="0"/>
                <w:sz w:val="15"/>
                <w:szCs w:val="15"/>
              </w:rPr>
              <w:t>(</w:t>
            </w:r>
            <m:oMath>
              <m:r>
                <w:rPr>
                  <w:rFonts w:ascii="Cambria Math" w:eastAsia="SimSun" w:hAnsi="Cambria Math" w:cs="Times New Roman"/>
                  <w:kern w:val="0"/>
                  <w:sz w:val="15"/>
                  <w:szCs w:val="15"/>
                </w:rPr>
                <m:t>Yield</m:t>
              </m:r>
            </m:oMath>
            <w:r>
              <w:rPr>
                <w:rFonts w:ascii="Times New Roman" w:eastAsia="SimSun" w:hAnsi="Times New Roman" w:cs="Times New Roman"/>
                <w:kern w:val="0"/>
                <w:sz w:val="15"/>
                <w:szCs w:val="15"/>
              </w:rPr>
              <w:t>)</w:t>
            </w:r>
          </w:p>
        </w:tc>
        <w:tc>
          <w:tcPr>
            <w:tcW w:w="941" w:type="pct"/>
            <w:tcBorders>
              <w:top w:val="single" w:sz="4" w:space="0" w:color="auto"/>
            </w:tcBorders>
            <w:tcMar>
              <w:top w:w="30" w:type="dxa"/>
              <w:left w:w="45" w:type="dxa"/>
              <w:bottom w:w="30" w:type="dxa"/>
              <w:right w:w="45" w:type="dxa"/>
            </w:tcMar>
            <w:vAlign w:val="center"/>
          </w:tcPr>
          <w:p w14:paraId="510B006C" w14:textId="77777777" w:rsidR="00A0142D" w:rsidRPr="00FA0D68" w:rsidRDefault="000579DA">
            <w:pPr>
              <w:widowControl/>
              <w:jc w:val="center"/>
              <w:rPr>
                <w:rFonts w:ascii="Times New Roman" w:eastAsia="SimSun" w:hAnsi="Times New Roman" w:cs="Times New Roman"/>
                <w:kern w:val="0"/>
                <w:sz w:val="15"/>
                <w:szCs w:val="15"/>
              </w:rPr>
            </w:pPr>
            <w:r>
              <w:rPr>
                <w:rFonts w:ascii="Times New Roman" w:eastAsia="SimSun" w:hAnsi="Times New Roman" w:cs="Times New Roman"/>
                <w:kern w:val="0"/>
                <w:sz w:val="15"/>
                <w:szCs w:val="15"/>
              </w:rPr>
              <w:t>29</w:t>
            </w:r>
          </w:p>
        </w:tc>
        <w:tc>
          <w:tcPr>
            <w:tcW w:w="768" w:type="pct"/>
            <w:tcBorders>
              <w:top w:val="single" w:sz="4" w:space="0" w:color="auto"/>
            </w:tcBorders>
            <w:tcMar>
              <w:top w:w="30" w:type="dxa"/>
              <w:left w:w="45" w:type="dxa"/>
              <w:bottom w:w="30" w:type="dxa"/>
              <w:right w:w="45" w:type="dxa"/>
            </w:tcMar>
            <w:vAlign w:val="center"/>
          </w:tcPr>
          <w:p w14:paraId="2E1C0DA5" w14:textId="77777777" w:rsidR="00A0142D" w:rsidRPr="00E05B12" w:rsidRDefault="000579DA">
            <w:pPr>
              <w:widowControl/>
              <w:jc w:val="center"/>
              <w:rPr>
                <w:rFonts w:ascii="Times New Roman" w:eastAsia="SimSun" w:hAnsi="Times New Roman" w:cs="Times New Roman"/>
                <w:color w:val="EE0000"/>
                <w:kern w:val="0"/>
                <w:sz w:val="15"/>
                <w:szCs w:val="15"/>
                <w:rPrChange w:id="238" w:author="黄圣男" w:date="2026-07-01T09:11:00Z" w16du:dateUtc="2026-07-01T01:11:00Z">
                  <w:rPr>
                    <w:rFonts w:ascii="Times New Roman" w:eastAsia="SimSun" w:hAnsi="Times New Roman" w:cs="Times New Roman"/>
                    <w:kern w:val="0"/>
                    <w:sz w:val="15"/>
                    <w:szCs w:val="15"/>
                  </w:rPr>
                </w:rPrChange>
              </w:rPr>
            </w:pPr>
            <w:r w:rsidRPr="00E05B12">
              <w:rPr>
                <w:rFonts w:ascii="Times New Roman" w:eastAsia="SimSun" w:hAnsi="Times New Roman" w:cs="Times New Roman"/>
                <w:color w:val="EE0000"/>
                <w:kern w:val="0"/>
                <w:sz w:val="15"/>
                <w:szCs w:val="15"/>
                <w:rPrChange w:id="239" w:author="黄圣男" w:date="2026-07-01T09:11:00Z" w16du:dateUtc="2026-07-01T01:11:00Z">
                  <w:rPr>
                    <w:rFonts w:ascii="Times New Roman" w:eastAsia="SimSun" w:hAnsi="Times New Roman" w:cs="Times New Roman"/>
                    <w:kern w:val="0"/>
                    <w:sz w:val="15"/>
                    <w:szCs w:val="15"/>
                  </w:rPr>
                </w:rPrChange>
              </w:rPr>
              <w:t>0.133</w:t>
            </w:r>
            <w:r w:rsidRPr="00E05B12">
              <w:rPr>
                <w:rFonts w:ascii="Times New Roman" w:eastAsia="SimSun" w:hAnsi="Times New Roman" w:cs="Times New Roman"/>
                <w:color w:val="EE0000"/>
                <w:kern w:val="0"/>
                <w:sz w:val="15"/>
                <w:szCs w:val="15"/>
                <w:vertAlign w:val="superscript"/>
                <w:rPrChange w:id="240" w:author="黄圣男" w:date="2026-07-01T09:11:00Z" w16du:dateUtc="2026-07-01T01:11:00Z">
                  <w:rPr>
                    <w:rFonts w:ascii="Times New Roman" w:eastAsia="SimSun" w:hAnsi="Times New Roman" w:cs="Times New Roman"/>
                    <w:kern w:val="0"/>
                    <w:sz w:val="15"/>
                    <w:szCs w:val="15"/>
                    <w:vertAlign w:val="superscript"/>
                  </w:rPr>
                </w:rPrChange>
              </w:rPr>
              <w:t>***</w:t>
            </w:r>
          </w:p>
        </w:tc>
        <w:tc>
          <w:tcPr>
            <w:tcW w:w="913" w:type="pct"/>
            <w:tcBorders>
              <w:top w:val="single" w:sz="4" w:space="0" w:color="auto"/>
            </w:tcBorders>
            <w:tcMar>
              <w:top w:w="30" w:type="dxa"/>
              <w:left w:w="45" w:type="dxa"/>
              <w:bottom w:w="30" w:type="dxa"/>
              <w:right w:w="45" w:type="dxa"/>
            </w:tcMar>
            <w:vAlign w:val="center"/>
          </w:tcPr>
          <w:p w14:paraId="054447B0" w14:textId="77777777" w:rsidR="00A0142D" w:rsidRPr="00E05B12" w:rsidRDefault="000579DA">
            <w:pPr>
              <w:widowControl/>
              <w:jc w:val="center"/>
              <w:rPr>
                <w:rFonts w:ascii="Times New Roman" w:eastAsia="SimSun" w:hAnsi="Times New Roman" w:cs="Times New Roman"/>
                <w:color w:val="EE0000"/>
                <w:kern w:val="0"/>
                <w:sz w:val="15"/>
                <w:szCs w:val="15"/>
                <w:rPrChange w:id="241" w:author="黄圣男" w:date="2026-07-01T09:11:00Z" w16du:dateUtc="2026-07-01T01:11:00Z">
                  <w:rPr>
                    <w:rFonts w:ascii="Times New Roman" w:eastAsia="SimSun" w:hAnsi="Times New Roman" w:cs="Times New Roman"/>
                    <w:kern w:val="0"/>
                    <w:sz w:val="15"/>
                    <w:szCs w:val="15"/>
                  </w:rPr>
                </w:rPrChange>
              </w:rPr>
            </w:pPr>
            <w:r w:rsidRPr="00E05B12">
              <w:rPr>
                <w:rFonts w:ascii="Times New Roman" w:eastAsia="SimSun" w:hAnsi="Times New Roman" w:cs="Times New Roman"/>
                <w:color w:val="EE0000"/>
                <w:kern w:val="0"/>
                <w:sz w:val="15"/>
                <w:szCs w:val="15"/>
                <w:rPrChange w:id="242" w:author="黄圣男" w:date="2026-07-01T09:11:00Z" w16du:dateUtc="2026-07-01T01:11:00Z">
                  <w:rPr>
                    <w:rFonts w:ascii="Times New Roman" w:eastAsia="SimSun" w:hAnsi="Times New Roman" w:cs="Times New Roman"/>
                    <w:kern w:val="0"/>
                    <w:sz w:val="15"/>
                    <w:szCs w:val="15"/>
                  </w:rPr>
                </w:rPrChange>
              </w:rPr>
              <w:t>[0.081, 0.185]</w:t>
            </w:r>
          </w:p>
        </w:tc>
        <w:tc>
          <w:tcPr>
            <w:tcW w:w="654" w:type="pct"/>
            <w:tcBorders>
              <w:top w:val="single" w:sz="4" w:space="0" w:color="auto"/>
            </w:tcBorders>
            <w:tcMar>
              <w:top w:w="30" w:type="dxa"/>
              <w:left w:w="45" w:type="dxa"/>
              <w:bottom w:w="30" w:type="dxa"/>
              <w:right w:w="45" w:type="dxa"/>
            </w:tcMar>
            <w:vAlign w:val="center"/>
          </w:tcPr>
          <w:p w14:paraId="277EEF20" w14:textId="77777777" w:rsidR="00A0142D" w:rsidRPr="00E05B12" w:rsidRDefault="000579DA">
            <w:pPr>
              <w:widowControl/>
              <w:jc w:val="center"/>
              <w:rPr>
                <w:rFonts w:ascii="Times New Roman" w:eastAsia="SimSun" w:hAnsi="Times New Roman" w:cs="Times New Roman"/>
                <w:color w:val="EE0000"/>
                <w:kern w:val="0"/>
                <w:sz w:val="15"/>
                <w:szCs w:val="15"/>
                <w:rPrChange w:id="243" w:author="黄圣男" w:date="2026-07-01T09:11:00Z" w16du:dateUtc="2026-07-01T01:11:00Z">
                  <w:rPr>
                    <w:rFonts w:ascii="Times New Roman" w:eastAsia="SimSun" w:hAnsi="Times New Roman" w:cs="Times New Roman"/>
                    <w:kern w:val="0"/>
                    <w:sz w:val="15"/>
                    <w:szCs w:val="15"/>
                  </w:rPr>
                </w:rPrChange>
              </w:rPr>
            </w:pPr>
            <w:r w:rsidRPr="00E05B12">
              <w:rPr>
                <w:rFonts w:ascii="Times New Roman" w:eastAsia="SimSun" w:hAnsi="Times New Roman" w:cs="Times New Roman"/>
                <w:color w:val="EE0000"/>
                <w:kern w:val="0"/>
                <w:sz w:val="15"/>
                <w:szCs w:val="15"/>
                <w:rPrChange w:id="244" w:author="黄圣男" w:date="2026-07-01T09:11:00Z" w16du:dateUtc="2026-07-01T01:11:00Z">
                  <w:rPr>
                    <w:rFonts w:ascii="Times New Roman" w:eastAsia="SimSun" w:hAnsi="Times New Roman" w:cs="Times New Roman"/>
                    <w:kern w:val="0"/>
                    <w:sz w:val="15"/>
                    <w:szCs w:val="15"/>
                  </w:rPr>
                </w:rPrChange>
              </w:rPr>
              <w:t>95.6</w:t>
            </w:r>
          </w:p>
        </w:tc>
        <w:tc>
          <w:tcPr>
            <w:tcW w:w="702" w:type="pct"/>
            <w:tcBorders>
              <w:top w:val="single" w:sz="4" w:space="0" w:color="auto"/>
            </w:tcBorders>
            <w:tcMar>
              <w:top w:w="30" w:type="dxa"/>
              <w:left w:w="45" w:type="dxa"/>
              <w:bottom w:w="30" w:type="dxa"/>
              <w:right w:w="45" w:type="dxa"/>
            </w:tcMar>
            <w:vAlign w:val="center"/>
          </w:tcPr>
          <w:p w14:paraId="4BA85D57" w14:textId="77777777" w:rsidR="00A0142D" w:rsidRPr="00FA0D68" w:rsidRDefault="000579DA">
            <w:pPr>
              <w:widowControl/>
              <w:jc w:val="center"/>
              <w:rPr>
                <w:rFonts w:ascii="Times New Roman" w:eastAsia="SimSun" w:hAnsi="Times New Roman" w:cs="Times New Roman"/>
                <w:kern w:val="0"/>
                <w:sz w:val="15"/>
                <w:szCs w:val="15"/>
              </w:rPr>
            </w:pPr>
            <w:r>
              <w:rPr>
                <w:rFonts w:ascii="Times New Roman" w:eastAsia="SimSun" w:hAnsi="Times New Roman" w:cs="Times New Roman"/>
                <w:kern w:val="0"/>
                <w:sz w:val="15"/>
                <w:szCs w:val="15"/>
              </w:rPr>
              <w:t>638.84</w:t>
            </w:r>
            <w:r>
              <w:rPr>
                <w:rFonts w:ascii="Times New Roman" w:eastAsia="SimSun" w:hAnsi="Times New Roman" w:cs="Times New Roman"/>
                <w:kern w:val="0"/>
                <w:sz w:val="15"/>
                <w:szCs w:val="15"/>
                <w:vertAlign w:val="superscript"/>
              </w:rPr>
              <w:t>***</w:t>
            </w:r>
          </w:p>
        </w:tc>
      </w:tr>
      <w:tr w:rsidR="00A0142D" w:rsidRPr="007873D5" w14:paraId="7FA4FC72" w14:textId="77777777" w:rsidTr="00FA0D68">
        <w:trPr>
          <w:trHeight w:val="315"/>
        </w:trPr>
        <w:tc>
          <w:tcPr>
            <w:tcW w:w="1022" w:type="pct"/>
            <w:tcMar>
              <w:top w:w="30" w:type="dxa"/>
              <w:left w:w="45" w:type="dxa"/>
              <w:bottom w:w="30" w:type="dxa"/>
              <w:right w:w="45" w:type="dxa"/>
            </w:tcMar>
            <w:vAlign w:val="center"/>
          </w:tcPr>
          <w:p w14:paraId="624240E3" w14:textId="77777777" w:rsidR="00A0142D" w:rsidRPr="00FA0D68" w:rsidRDefault="000579DA" w:rsidP="00A96E18">
            <w:pPr>
              <w:widowControl/>
              <w:jc w:val="left"/>
              <w:rPr>
                <w:rFonts w:ascii="Times New Roman" w:eastAsia="SimSun" w:hAnsi="Times New Roman" w:cs="Times New Roman"/>
                <w:kern w:val="0"/>
                <w:sz w:val="15"/>
                <w:szCs w:val="15"/>
              </w:rPr>
            </w:pPr>
            <w:r>
              <w:rPr>
                <w:rFonts w:ascii="Times New Roman" w:eastAsia="SimSun" w:hAnsi="Times New Roman" w:cs="Times New Roman" w:hint="eastAsia"/>
                <w:kern w:val="0"/>
                <w:sz w:val="15"/>
                <w:szCs w:val="15"/>
              </w:rPr>
              <w:t>播种面积</w:t>
            </w:r>
            <w:r>
              <w:rPr>
                <w:rFonts w:ascii="Times New Roman" w:eastAsia="SimSun" w:hAnsi="Times New Roman" w:cs="Times New Roman"/>
                <w:kern w:val="0"/>
                <w:sz w:val="15"/>
                <w:szCs w:val="15"/>
              </w:rPr>
              <w:t>(</w:t>
            </w:r>
            <m:oMath>
              <m:r>
                <w:rPr>
                  <w:rFonts w:ascii="Cambria Math" w:eastAsia="SimSun" w:hAnsi="Cambria Math" w:cs="Times New Roman"/>
                  <w:kern w:val="0"/>
                  <w:sz w:val="15"/>
                  <w:szCs w:val="15"/>
                </w:rPr>
                <m:t>Area</m:t>
              </m:r>
            </m:oMath>
            <w:r>
              <w:rPr>
                <w:rFonts w:ascii="Times New Roman" w:eastAsia="SimSun" w:hAnsi="Times New Roman" w:cs="Times New Roman"/>
                <w:kern w:val="0"/>
                <w:sz w:val="15"/>
                <w:szCs w:val="15"/>
              </w:rPr>
              <w:t>)</w:t>
            </w:r>
          </w:p>
        </w:tc>
        <w:tc>
          <w:tcPr>
            <w:tcW w:w="941" w:type="pct"/>
            <w:tcMar>
              <w:top w:w="30" w:type="dxa"/>
              <w:left w:w="45" w:type="dxa"/>
              <w:bottom w:w="30" w:type="dxa"/>
              <w:right w:w="45" w:type="dxa"/>
            </w:tcMar>
            <w:vAlign w:val="center"/>
          </w:tcPr>
          <w:p w14:paraId="22C02486" w14:textId="77777777" w:rsidR="00A0142D" w:rsidRPr="00FA0D68" w:rsidRDefault="000579DA">
            <w:pPr>
              <w:widowControl/>
              <w:jc w:val="center"/>
              <w:rPr>
                <w:rFonts w:ascii="Times New Roman" w:eastAsia="SimSun" w:hAnsi="Times New Roman" w:cs="Times New Roman"/>
                <w:kern w:val="0"/>
                <w:sz w:val="15"/>
                <w:szCs w:val="15"/>
              </w:rPr>
            </w:pPr>
            <w:r>
              <w:rPr>
                <w:rFonts w:ascii="Times New Roman" w:eastAsia="SimSun" w:hAnsi="Times New Roman" w:cs="Times New Roman"/>
                <w:kern w:val="0"/>
                <w:sz w:val="15"/>
                <w:szCs w:val="15"/>
              </w:rPr>
              <w:t>7</w:t>
            </w:r>
          </w:p>
        </w:tc>
        <w:tc>
          <w:tcPr>
            <w:tcW w:w="768" w:type="pct"/>
            <w:tcMar>
              <w:top w:w="30" w:type="dxa"/>
              <w:left w:w="45" w:type="dxa"/>
              <w:bottom w:w="30" w:type="dxa"/>
              <w:right w:w="45" w:type="dxa"/>
            </w:tcMar>
            <w:vAlign w:val="center"/>
          </w:tcPr>
          <w:p w14:paraId="4045FD46" w14:textId="77777777" w:rsidR="00A0142D" w:rsidRPr="00E05B12" w:rsidRDefault="000579DA">
            <w:pPr>
              <w:widowControl/>
              <w:jc w:val="center"/>
              <w:rPr>
                <w:rFonts w:ascii="Times New Roman" w:eastAsia="SimSun" w:hAnsi="Times New Roman" w:cs="Times New Roman"/>
                <w:color w:val="EE0000"/>
                <w:kern w:val="0"/>
                <w:sz w:val="15"/>
                <w:szCs w:val="15"/>
                <w:rPrChange w:id="245" w:author="黄圣男" w:date="2026-07-01T09:11:00Z" w16du:dateUtc="2026-07-01T01:11:00Z">
                  <w:rPr>
                    <w:rFonts w:ascii="Times New Roman" w:eastAsia="SimSun" w:hAnsi="Times New Roman" w:cs="Times New Roman"/>
                    <w:kern w:val="0"/>
                    <w:sz w:val="15"/>
                    <w:szCs w:val="15"/>
                  </w:rPr>
                </w:rPrChange>
              </w:rPr>
            </w:pPr>
            <w:r w:rsidRPr="00E05B12">
              <w:rPr>
                <w:rFonts w:ascii="Times New Roman" w:eastAsia="SimSun" w:hAnsi="Times New Roman" w:cs="Times New Roman"/>
                <w:color w:val="EE0000"/>
                <w:kern w:val="0"/>
                <w:sz w:val="15"/>
                <w:szCs w:val="15"/>
                <w:rPrChange w:id="246" w:author="黄圣男" w:date="2026-07-01T09:11:00Z" w16du:dateUtc="2026-07-01T01:11:00Z">
                  <w:rPr>
                    <w:rFonts w:ascii="Times New Roman" w:eastAsia="SimSun" w:hAnsi="Times New Roman" w:cs="Times New Roman"/>
                    <w:kern w:val="0"/>
                    <w:sz w:val="15"/>
                    <w:szCs w:val="15"/>
                  </w:rPr>
                </w:rPrChange>
              </w:rPr>
              <w:t>0.060</w:t>
            </w:r>
            <w:r w:rsidRPr="00E05B12">
              <w:rPr>
                <w:rFonts w:ascii="Times New Roman" w:eastAsia="SimSun" w:hAnsi="Times New Roman" w:cs="Times New Roman"/>
                <w:color w:val="EE0000"/>
                <w:kern w:val="0"/>
                <w:sz w:val="15"/>
                <w:szCs w:val="15"/>
                <w:vertAlign w:val="superscript"/>
                <w:rPrChange w:id="247" w:author="黄圣男" w:date="2026-07-01T09:11:00Z" w16du:dateUtc="2026-07-01T01:11:00Z">
                  <w:rPr>
                    <w:rFonts w:ascii="Times New Roman" w:eastAsia="SimSun" w:hAnsi="Times New Roman" w:cs="Times New Roman"/>
                    <w:kern w:val="0"/>
                    <w:sz w:val="15"/>
                    <w:szCs w:val="15"/>
                    <w:vertAlign w:val="superscript"/>
                  </w:rPr>
                </w:rPrChange>
              </w:rPr>
              <w:t>**</w:t>
            </w:r>
          </w:p>
        </w:tc>
        <w:tc>
          <w:tcPr>
            <w:tcW w:w="913" w:type="pct"/>
            <w:tcMar>
              <w:top w:w="30" w:type="dxa"/>
              <w:left w:w="45" w:type="dxa"/>
              <w:bottom w:w="30" w:type="dxa"/>
              <w:right w:w="45" w:type="dxa"/>
            </w:tcMar>
            <w:vAlign w:val="center"/>
          </w:tcPr>
          <w:p w14:paraId="5812430A" w14:textId="77777777" w:rsidR="00A0142D" w:rsidRPr="00E05B12" w:rsidRDefault="000579DA">
            <w:pPr>
              <w:widowControl/>
              <w:jc w:val="center"/>
              <w:rPr>
                <w:rFonts w:ascii="Times New Roman" w:eastAsia="SimSun" w:hAnsi="Times New Roman" w:cs="Times New Roman"/>
                <w:color w:val="EE0000"/>
                <w:kern w:val="0"/>
                <w:sz w:val="15"/>
                <w:szCs w:val="15"/>
                <w:rPrChange w:id="248" w:author="黄圣男" w:date="2026-07-01T09:11:00Z" w16du:dateUtc="2026-07-01T01:11:00Z">
                  <w:rPr>
                    <w:rFonts w:ascii="Times New Roman" w:eastAsia="SimSun" w:hAnsi="Times New Roman" w:cs="Times New Roman"/>
                    <w:kern w:val="0"/>
                    <w:sz w:val="15"/>
                    <w:szCs w:val="15"/>
                  </w:rPr>
                </w:rPrChange>
              </w:rPr>
            </w:pPr>
            <w:r w:rsidRPr="00E05B12">
              <w:rPr>
                <w:rFonts w:ascii="Times New Roman" w:eastAsia="SimSun" w:hAnsi="Times New Roman" w:cs="Times New Roman"/>
                <w:color w:val="EE0000"/>
                <w:kern w:val="0"/>
                <w:sz w:val="15"/>
                <w:szCs w:val="15"/>
                <w:rPrChange w:id="249" w:author="黄圣男" w:date="2026-07-01T09:11:00Z" w16du:dateUtc="2026-07-01T01:11:00Z">
                  <w:rPr>
                    <w:rFonts w:ascii="Times New Roman" w:eastAsia="SimSun" w:hAnsi="Times New Roman" w:cs="Times New Roman"/>
                    <w:kern w:val="0"/>
                    <w:sz w:val="15"/>
                    <w:szCs w:val="15"/>
                  </w:rPr>
                </w:rPrChange>
              </w:rPr>
              <w:t>[0.002, 0.118]</w:t>
            </w:r>
          </w:p>
        </w:tc>
        <w:tc>
          <w:tcPr>
            <w:tcW w:w="654" w:type="pct"/>
            <w:tcMar>
              <w:top w:w="30" w:type="dxa"/>
              <w:left w:w="45" w:type="dxa"/>
              <w:bottom w:w="30" w:type="dxa"/>
              <w:right w:w="45" w:type="dxa"/>
            </w:tcMar>
            <w:vAlign w:val="center"/>
          </w:tcPr>
          <w:p w14:paraId="4FA2C3F4" w14:textId="77777777" w:rsidR="00A0142D" w:rsidRPr="00E05B12" w:rsidRDefault="000579DA">
            <w:pPr>
              <w:widowControl/>
              <w:jc w:val="center"/>
              <w:rPr>
                <w:rFonts w:ascii="Times New Roman" w:eastAsia="SimSun" w:hAnsi="Times New Roman" w:cs="Times New Roman"/>
                <w:color w:val="EE0000"/>
                <w:kern w:val="0"/>
                <w:sz w:val="15"/>
                <w:szCs w:val="15"/>
                <w:rPrChange w:id="250" w:author="黄圣男" w:date="2026-07-01T09:11:00Z" w16du:dateUtc="2026-07-01T01:11:00Z">
                  <w:rPr>
                    <w:rFonts w:ascii="Times New Roman" w:eastAsia="SimSun" w:hAnsi="Times New Roman" w:cs="Times New Roman"/>
                    <w:kern w:val="0"/>
                    <w:sz w:val="15"/>
                    <w:szCs w:val="15"/>
                  </w:rPr>
                </w:rPrChange>
              </w:rPr>
            </w:pPr>
            <w:r w:rsidRPr="00E05B12">
              <w:rPr>
                <w:rFonts w:ascii="Times New Roman" w:eastAsia="SimSun" w:hAnsi="Times New Roman" w:cs="Times New Roman"/>
                <w:color w:val="EE0000"/>
                <w:kern w:val="0"/>
                <w:sz w:val="15"/>
                <w:szCs w:val="15"/>
                <w:rPrChange w:id="251" w:author="黄圣男" w:date="2026-07-01T09:11:00Z" w16du:dateUtc="2026-07-01T01:11:00Z">
                  <w:rPr>
                    <w:rFonts w:ascii="Times New Roman" w:eastAsia="SimSun" w:hAnsi="Times New Roman" w:cs="Times New Roman"/>
                    <w:kern w:val="0"/>
                    <w:sz w:val="15"/>
                    <w:szCs w:val="15"/>
                  </w:rPr>
                </w:rPrChange>
              </w:rPr>
              <w:t>97.1</w:t>
            </w:r>
          </w:p>
        </w:tc>
        <w:tc>
          <w:tcPr>
            <w:tcW w:w="702" w:type="pct"/>
            <w:tcMar>
              <w:top w:w="30" w:type="dxa"/>
              <w:left w:w="45" w:type="dxa"/>
              <w:bottom w:w="30" w:type="dxa"/>
              <w:right w:w="45" w:type="dxa"/>
            </w:tcMar>
            <w:vAlign w:val="center"/>
          </w:tcPr>
          <w:p w14:paraId="32444201" w14:textId="77777777" w:rsidR="00A0142D" w:rsidRPr="00FA0D68" w:rsidRDefault="000579DA">
            <w:pPr>
              <w:widowControl/>
              <w:jc w:val="center"/>
              <w:rPr>
                <w:rFonts w:ascii="Times New Roman" w:eastAsia="SimSun" w:hAnsi="Times New Roman" w:cs="Times New Roman"/>
                <w:kern w:val="0"/>
                <w:sz w:val="15"/>
                <w:szCs w:val="15"/>
              </w:rPr>
            </w:pPr>
            <w:r>
              <w:rPr>
                <w:rFonts w:ascii="Times New Roman" w:eastAsia="SimSun" w:hAnsi="Times New Roman" w:cs="Times New Roman"/>
                <w:kern w:val="0"/>
                <w:sz w:val="15"/>
                <w:szCs w:val="15"/>
              </w:rPr>
              <w:t>205.89</w:t>
            </w:r>
            <w:r>
              <w:rPr>
                <w:rFonts w:ascii="Times New Roman" w:eastAsia="SimSun" w:hAnsi="Times New Roman" w:cs="Times New Roman"/>
                <w:kern w:val="0"/>
                <w:sz w:val="15"/>
                <w:szCs w:val="15"/>
                <w:vertAlign w:val="superscript"/>
              </w:rPr>
              <w:t>***</w:t>
            </w:r>
          </w:p>
        </w:tc>
      </w:tr>
      <w:tr w:rsidR="00A0142D" w:rsidRPr="007873D5" w14:paraId="7F722AEF" w14:textId="77777777" w:rsidTr="00FA0D68">
        <w:trPr>
          <w:trHeight w:val="315"/>
        </w:trPr>
        <w:tc>
          <w:tcPr>
            <w:tcW w:w="1022" w:type="pct"/>
            <w:tcMar>
              <w:top w:w="30" w:type="dxa"/>
              <w:left w:w="45" w:type="dxa"/>
              <w:bottom w:w="30" w:type="dxa"/>
              <w:right w:w="45" w:type="dxa"/>
            </w:tcMar>
            <w:vAlign w:val="center"/>
          </w:tcPr>
          <w:p w14:paraId="7775AAAE" w14:textId="77777777" w:rsidR="00A0142D" w:rsidRPr="00FA0D68" w:rsidRDefault="000579DA" w:rsidP="00A96E18">
            <w:pPr>
              <w:widowControl/>
              <w:jc w:val="left"/>
              <w:rPr>
                <w:rFonts w:ascii="Times New Roman" w:eastAsia="SimSun" w:hAnsi="Times New Roman" w:cs="Times New Roman"/>
                <w:kern w:val="0"/>
                <w:sz w:val="15"/>
                <w:szCs w:val="15"/>
              </w:rPr>
            </w:pPr>
            <w:r>
              <w:rPr>
                <w:rFonts w:ascii="Times New Roman" w:eastAsia="SimSun" w:hAnsi="Times New Roman" w:cs="Times New Roman" w:hint="eastAsia"/>
                <w:kern w:val="0"/>
                <w:sz w:val="15"/>
                <w:szCs w:val="15"/>
              </w:rPr>
              <w:t>生产效率</w:t>
            </w:r>
            <w:r>
              <w:rPr>
                <w:rFonts w:ascii="Times New Roman" w:eastAsia="SimSun" w:hAnsi="Times New Roman" w:cs="Times New Roman"/>
                <w:kern w:val="0"/>
                <w:sz w:val="15"/>
                <w:szCs w:val="15"/>
              </w:rPr>
              <w:t xml:space="preserve"> (</w:t>
            </w:r>
            <m:oMath>
              <m:r>
                <w:rPr>
                  <w:rFonts w:ascii="Cambria Math" w:eastAsia="SimSun" w:hAnsi="Cambria Math" w:cs="Times New Roman"/>
                  <w:kern w:val="0"/>
                  <w:sz w:val="15"/>
                  <w:szCs w:val="15"/>
                </w:rPr>
                <m:t>Efficiency</m:t>
              </m:r>
            </m:oMath>
            <w:r>
              <w:rPr>
                <w:rFonts w:ascii="Times New Roman" w:eastAsia="SimSun" w:hAnsi="Times New Roman" w:cs="Times New Roman"/>
                <w:kern w:val="0"/>
                <w:sz w:val="15"/>
                <w:szCs w:val="15"/>
              </w:rPr>
              <w:t>)</w:t>
            </w:r>
          </w:p>
        </w:tc>
        <w:tc>
          <w:tcPr>
            <w:tcW w:w="941" w:type="pct"/>
            <w:tcMar>
              <w:top w:w="30" w:type="dxa"/>
              <w:left w:w="45" w:type="dxa"/>
              <w:bottom w:w="30" w:type="dxa"/>
              <w:right w:w="45" w:type="dxa"/>
            </w:tcMar>
            <w:vAlign w:val="center"/>
          </w:tcPr>
          <w:p w14:paraId="7821CC6B" w14:textId="77777777" w:rsidR="00A0142D" w:rsidRPr="00FA0D68" w:rsidRDefault="000579DA">
            <w:pPr>
              <w:widowControl/>
              <w:jc w:val="center"/>
              <w:rPr>
                <w:rFonts w:ascii="Times New Roman" w:eastAsia="SimSun" w:hAnsi="Times New Roman" w:cs="Times New Roman"/>
                <w:kern w:val="0"/>
                <w:sz w:val="15"/>
                <w:szCs w:val="15"/>
              </w:rPr>
            </w:pPr>
            <w:r>
              <w:rPr>
                <w:rFonts w:ascii="Times New Roman" w:eastAsia="SimSun" w:hAnsi="Times New Roman" w:cs="Times New Roman"/>
                <w:kern w:val="0"/>
                <w:sz w:val="15"/>
                <w:szCs w:val="15"/>
              </w:rPr>
              <w:t>20</w:t>
            </w:r>
          </w:p>
        </w:tc>
        <w:tc>
          <w:tcPr>
            <w:tcW w:w="768" w:type="pct"/>
            <w:tcMar>
              <w:top w:w="30" w:type="dxa"/>
              <w:left w:w="45" w:type="dxa"/>
              <w:bottom w:w="30" w:type="dxa"/>
              <w:right w:w="45" w:type="dxa"/>
            </w:tcMar>
            <w:vAlign w:val="center"/>
          </w:tcPr>
          <w:p w14:paraId="43AC24C6" w14:textId="77777777" w:rsidR="00A0142D" w:rsidRPr="00FA0D68" w:rsidRDefault="000579DA">
            <w:pPr>
              <w:widowControl/>
              <w:jc w:val="center"/>
              <w:rPr>
                <w:rFonts w:ascii="Times New Roman" w:eastAsia="SimSun" w:hAnsi="Times New Roman" w:cs="Times New Roman"/>
                <w:kern w:val="0"/>
                <w:sz w:val="15"/>
                <w:szCs w:val="15"/>
              </w:rPr>
            </w:pPr>
            <w:r>
              <w:rPr>
                <w:rFonts w:ascii="Times New Roman" w:eastAsia="SimSun" w:hAnsi="Times New Roman" w:cs="Times New Roman"/>
                <w:kern w:val="0"/>
                <w:sz w:val="15"/>
                <w:szCs w:val="15"/>
              </w:rPr>
              <w:t>0.172</w:t>
            </w:r>
            <w:r>
              <w:rPr>
                <w:rFonts w:ascii="Times New Roman" w:eastAsia="SimSun" w:hAnsi="Times New Roman" w:cs="Times New Roman"/>
                <w:kern w:val="0"/>
                <w:sz w:val="15"/>
                <w:szCs w:val="15"/>
                <w:vertAlign w:val="superscript"/>
              </w:rPr>
              <w:t>***</w:t>
            </w:r>
          </w:p>
        </w:tc>
        <w:tc>
          <w:tcPr>
            <w:tcW w:w="913" w:type="pct"/>
            <w:tcMar>
              <w:top w:w="30" w:type="dxa"/>
              <w:left w:w="45" w:type="dxa"/>
              <w:bottom w:w="30" w:type="dxa"/>
              <w:right w:w="45" w:type="dxa"/>
            </w:tcMar>
            <w:vAlign w:val="center"/>
          </w:tcPr>
          <w:p w14:paraId="3E0B9C2B" w14:textId="77777777" w:rsidR="00A0142D" w:rsidRPr="00FA0D68" w:rsidRDefault="000579DA">
            <w:pPr>
              <w:widowControl/>
              <w:jc w:val="center"/>
              <w:rPr>
                <w:rFonts w:ascii="Times New Roman" w:eastAsia="SimSun" w:hAnsi="Times New Roman" w:cs="Times New Roman"/>
                <w:kern w:val="0"/>
                <w:sz w:val="15"/>
                <w:szCs w:val="15"/>
              </w:rPr>
            </w:pPr>
            <w:r>
              <w:rPr>
                <w:rFonts w:ascii="Times New Roman" w:eastAsia="SimSun" w:hAnsi="Times New Roman" w:cs="Times New Roman"/>
                <w:kern w:val="0"/>
                <w:sz w:val="15"/>
                <w:szCs w:val="15"/>
              </w:rPr>
              <w:t>[0.135, 0.209]</w:t>
            </w:r>
          </w:p>
        </w:tc>
        <w:tc>
          <w:tcPr>
            <w:tcW w:w="654" w:type="pct"/>
            <w:tcMar>
              <w:top w:w="30" w:type="dxa"/>
              <w:left w:w="45" w:type="dxa"/>
              <w:bottom w:w="30" w:type="dxa"/>
              <w:right w:w="45" w:type="dxa"/>
            </w:tcMar>
            <w:vAlign w:val="center"/>
          </w:tcPr>
          <w:p w14:paraId="5E72E819" w14:textId="77777777" w:rsidR="00A0142D" w:rsidRPr="00FA0D68" w:rsidRDefault="000579DA">
            <w:pPr>
              <w:widowControl/>
              <w:jc w:val="center"/>
              <w:rPr>
                <w:rFonts w:ascii="Times New Roman" w:eastAsia="SimSun" w:hAnsi="Times New Roman" w:cs="Times New Roman"/>
                <w:kern w:val="0"/>
                <w:sz w:val="15"/>
                <w:szCs w:val="15"/>
              </w:rPr>
            </w:pPr>
            <w:r>
              <w:rPr>
                <w:rFonts w:ascii="Times New Roman" w:eastAsia="SimSun" w:hAnsi="Times New Roman" w:cs="Times New Roman"/>
                <w:kern w:val="0"/>
                <w:sz w:val="15"/>
                <w:szCs w:val="15"/>
              </w:rPr>
              <w:t>92.5</w:t>
            </w:r>
          </w:p>
        </w:tc>
        <w:tc>
          <w:tcPr>
            <w:tcW w:w="702" w:type="pct"/>
            <w:tcMar>
              <w:top w:w="30" w:type="dxa"/>
              <w:left w:w="45" w:type="dxa"/>
              <w:bottom w:w="30" w:type="dxa"/>
              <w:right w:w="45" w:type="dxa"/>
            </w:tcMar>
            <w:vAlign w:val="center"/>
          </w:tcPr>
          <w:p w14:paraId="793EF60C" w14:textId="77777777" w:rsidR="00A0142D" w:rsidRPr="00FA0D68" w:rsidRDefault="000579DA">
            <w:pPr>
              <w:widowControl/>
              <w:jc w:val="center"/>
              <w:rPr>
                <w:rFonts w:ascii="Times New Roman" w:eastAsia="SimSun" w:hAnsi="Times New Roman" w:cs="Times New Roman"/>
                <w:kern w:val="0"/>
                <w:sz w:val="15"/>
                <w:szCs w:val="15"/>
              </w:rPr>
            </w:pPr>
            <w:r>
              <w:rPr>
                <w:rFonts w:ascii="Times New Roman" w:eastAsia="SimSun" w:hAnsi="Times New Roman" w:cs="Times New Roman"/>
                <w:kern w:val="0"/>
                <w:sz w:val="15"/>
                <w:szCs w:val="15"/>
              </w:rPr>
              <w:t>252.67</w:t>
            </w:r>
            <w:r>
              <w:rPr>
                <w:rFonts w:ascii="Times New Roman" w:eastAsia="SimSun" w:hAnsi="Times New Roman" w:cs="Times New Roman"/>
                <w:kern w:val="0"/>
                <w:sz w:val="15"/>
                <w:szCs w:val="15"/>
                <w:vertAlign w:val="superscript"/>
              </w:rPr>
              <w:t>***</w:t>
            </w:r>
          </w:p>
        </w:tc>
      </w:tr>
    </w:tbl>
    <w:p w14:paraId="59E60756" w14:textId="77777777" w:rsidR="00A0142D" w:rsidRDefault="000579DA">
      <w:pPr>
        <w:ind w:firstLineChars="200" w:firstLine="300"/>
        <w:rPr>
          <w:rFonts w:ascii="Times New Roman" w:eastAsia="SimSun" w:hAnsi="Times New Roman" w:cs="Times New Roman"/>
          <w:sz w:val="18"/>
        </w:rPr>
      </w:pPr>
      <w:r>
        <w:rPr>
          <w:rFonts w:ascii="Times New Roman" w:eastAsia="SimSun" w:hAnsi="Times New Roman" w:cs="Times New Roman" w:hint="eastAsia"/>
          <w:sz w:val="15"/>
        </w:rPr>
        <w:t>注：合并</w:t>
      </w:r>
      <w:r>
        <w:rPr>
          <w:rFonts w:ascii="Times New Roman" w:eastAsia="SimSun" w:hAnsi="Times New Roman" w:cs="Times New Roman"/>
          <w:sz w:val="15"/>
        </w:rPr>
        <w:t>PCC</w:t>
      </w:r>
      <w:r>
        <w:rPr>
          <w:rFonts w:ascii="Times New Roman" w:eastAsia="SimSun" w:hAnsi="Times New Roman" w:cs="Times New Roman" w:hint="eastAsia"/>
          <w:sz w:val="15"/>
        </w:rPr>
        <w:t>基于</w:t>
      </w:r>
      <w:r>
        <w:rPr>
          <w:rFonts w:ascii="Times New Roman" w:eastAsia="SimSun" w:hAnsi="Times New Roman" w:cs="Times New Roman"/>
          <w:sz w:val="15"/>
        </w:rPr>
        <w:t>DerSimonian-Laird</w:t>
      </w:r>
      <w:r>
        <w:rPr>
          <w:rFonts w:ascii="Times New Roman" w:eastAsia="SimSun" w:hAnsi="Times New Roman" w:cs="Times New Roman" w:hint="eastAsia"/>
          <w:sz w:val="15"/>
        </w:rPr>
        <w:t>随机效应模型估算。</w:t>
      </w:r>
      <m:oMath>
        <m:sSup>
          <m:sSupPr>
            <m:ctrlPr>
              <w:rPr>
                <w:rFonts w:ascii="Cambria Math" w:eastAsia="SimSun" w:hAnsi="Cambria Math" w:cs="Times New Roman"/>
                <w:i/>
                <w:sz w:val="15"/>
              </w:rPr>
            </m:ctrlPr>
          </m:sSupPr>
          <m:e>
            <m:r>
              <w:rPr>
                <w:rFonts w:ascii="Cambria Math" w:eastAsia="SimSun" w:hAnsi="Cambria Math" w:cs="Times New Roman"/>
                <w:sz w:val="15"/>
              </w:rPr>
              <m:t>I</m:t>
            </m:r>
            <m:ctrlPr>
              <w:rPr>
                <w:rFonts w:ascii="Cambria Math" w:eastAsia="SimSun" w:hAnsi="Cambria Math" w:cs="Times New Roman" w:hint="eastAsia"/>
                <w:i/>
                <w:sz w:val="15"/>
              </w:rPr>
            </m:ctrlPr>
          </m:e>
          <m:sup>
            <m:r>
              <w:rPr>
                <w:rFonts w:ascii="Cambria Math" w:eastAsia="SimSun" w:hAnsi="Cambria Math" w:cs="Times New Roman"/>
                <w:sz w:val="15"/>
              </w:rPr>
              <m:t>2</m:t>
            </m:r>
          </m:sup>
        </m:sSup>
      </m:oMath>
      <w:r>
        <w:rPr>
          <w:rFonts w:ascii="Times New Roman" w:eastAsia="SimSun" w:hAnsi="Times New Roman" w:cs="Times New Roman" w:hint="eastAsia"/>
          <w:sz w:val="15"/>
        </w:rPr>
        <w:t>反映由真实异质性而非抽样误差引起的变异占总变异的比例。</w:t>
      </w:r>
      <w:r>
        <w:rPr>
          <w:rFonts w:ascii="Times New Roman" w:eastAsia="SimSun" w:hAnsi="Times New Roman" w:cs="Times New Roman"/>
          <w:sz w:val="15"/>
          <w:vertAlign w:val="superscript"/>
        </w:rPr>
        <w:t>***</w:t>
      </w:r>
      <w:r>
        <w:rPr>
          <w:rFonts w:ascii="Times New Roman" w:eastAsia="SimSun" w:hAnsi="Times New Roman" w:cs="Times New Roman" w:hint="eastAsia"/>
          <w:sz w:val="15"/>
        </w:rPr>
        <w:t>、</w:t>
      </w:r>
      <w:r>
        <w:rPr>
          <w:rFonts w:ascii="Times New Roman" w:eastAsia="SimSun" w:hAnsi="Times New Roman" w:cs="Times New Roman"/>
          <w:sz w:val="15"/>
          <w:vertAlign w:val="superscript"/>
        </w:rPr>
        <w:t>**</w:t>
      </w:r>
      <w:r>
        <w:rPr>
          <w:rFonts w:ascii="Times New Roman" w:eastAsia="SimSun" w:hAnsi="Times New Roman" w:cs="Times New Roman" w:hint="eastAsia"/>
          <w:sz w:val="15"/>
        </w:rPr>
        <w:t>和</w:t>
      </w:r>
      <w:r>
        <w:rPr>
          <w:rFonts w:ascii="Times New Roman" w:eastAsia="SimSun" w:hAnsi="Times New Roman" w:cs="Times New Roman"/>
          <w:sz w:val="15"/>
          <w:vertAlign w:val="superscript"/>
        </w:rPr>
        <w:t>*</w:t>
      </w:r>
      <w:r>
        <w:rPr>
          <w:rFonts w:ascii="Times New Roman" w:eastAsia="SimSun" w:hAnsi="Times New Roman" w:cs="Times New Roman" w:hint="eastAsia"/>
          <w:sz w:val="15"/>
        </w:rPr>
        <w:t>分别表示在</w:t>
      </w:r>
      <w:r>
        <w:rPr>
          <w:rFonts w:ascii="Times New Roman" w:eastAsia="SimSun" w:hAnsi="Times New Roman" w:cs="Times New Roman"/>
          <w:sz w:val="15"/>
        </w:rPr>
        <w:t>1%</w:t>
      </w:r>
      <w:r>
        <w:rPr>
          <w:rFonts w:ascii="Times New Roman" w:eastAsia="SimSun" w:hAnsi="Times New Roman" w:cs="Times New Roman" w:hint="eastAsia"/>
          <w:sz w:val="15"/>
        </w:rPr>
        <w:t>、</w:t>
      </w:r>
      <w:r>
        <w:rPr>
          <w:rFonts w:ascii="Times New Roman" w:eastAsia="SimSun" w:hAnsi="Times New Roman" w:cs="Times New Roman"/>
          <w:sz w:val="15"/>
        </w:rPr>
        <w:t>5%</w:t>
      </w:r>
      <w:r>
        <w:rPr>
          <w:rFonts w:ascii="Times New Roman" w:eastAsia="SimSun" w:hAnsi="Times New Roman" w:cs="Times New Roman" w:hint="eastAsia"/>
          <w:sz w:val="15"/>
        </w:rPr>
        <w:t>和</w:t>
      </w:r>
      <w:r>
        <w:rPr>
          <w:rFonts w:ascii="Times New Roman" w:eastAsia="SimSun" w:hAnsi="Times New Roman" w:cs="Times New Roman"/>
          <w:sz w:val="15"/>
        </w:rPr>
        <w:t>10%</w:t>
      </w:r>
      <w:r>
        <w:rPr>
          <w:rFonts w:ascii="Times New Roman" w:eastAsia="SimSun" w:hAnsi="Times New Roman" w:cs="Times New Roman" w:hint="eastAsia"/>
          <w:sz w:val="15"/>
        </w:rPr>
        <w:t>的统计水平上显著。</w:t>
      </w:r>
    </w:p>
    <w:p w14:paraId="2B66C873" w14:textId="77777777" w:rsidR="00A0142D" w:rsidRPr="00A96E18" w:rsidRDefault="000579DA" w:rsidP="003B2A1F">
      <w:pPr>
        <w:ind w:firstLineChars="200" w:firstLine="440"/>
        <w:outlineLvl w:val="1"/>
        <w:rPr>
          <w:rFonts w:ascii="SimHei" w:eastAsia="SimHei" w:hAnsi="SimHei" w:cs="Times New Roman"/>
          <w:bCs/>
        </w:rPr>
      </w:pPr>
      <w:r>
        <w:rPr>
          <w:rFonts w:ascii="SimHei" w:eastAsia="SimHei" w:hAnsi="SimHei" w:cs="Times New Roman" w:hint="eastAsia"/>
          <w:bCs/>
        </w:rPr>
        <w:t>（二）分路径异质性</w:t>
      </w:r>
    </w:p>
    <w:p w14:paraId="2124BEBE" w14:textId="77777777" w:rsidR="00A0142D" w:rsidRDefault="000579DA">
      <w:pPr>
        <w:ind w:firstLineChars="200" w:firstLine="440"/>
        <w:rPr>
          <w:rFonts w:ascii="Times New Roman" w:eastAsia="SimSun" w:hAnsi="Times New Roman" w:cs="Times New Roman"/>
        </w:rPr>
      </w:pPr>
      <w:r>
        <w:rPr>
          <w:rFonts w:ascii="Times New Roman" w:eastAsia="SimSun" w:hAnsi="Times New Roman" w:cs="Times New Roman" w:hint="eastAsia"/>
        </w:rPr>
        <w:t>鉴于总体样本存在较强异质性（</w:t>
      </w:r>
      <m:oMath>
        <m:sSup>
          <m:sSupPr>
            <m:ctrlPr>
              <w:rPr>
                <w:rFonts w:ascii="Cambria Math" w:eastAsia="SimSun" w:hAnsi="Cambria Math" w:cs="Times New Roman"/>
                <w:i/>
              </w:rPr>
            </m:ctrlPr>
          </m:sSupPr>
          <m:e>
            <m:r>
              <w:rPr>
                <w:rFonts w:ascii="Cambria Math" w:eastAsia="SimSun" w:hAnsi="Cambria Math" w:cs="Times New Roman" w:hint="eastAsia"/>
              </w:rPr>
              <m:t>I</m:t>
            </m:r>
            <m:ctrlPr>
              <w:rPr>
                <w:rFonts w:ascii="Cambria Math" w:eastAsia="SimSun" w:hAnsi="Cambria Math" w:cs="Times New Roman" w:hint="eastAsia"/>
                <w:i/>
              </w:rPr>
            </m:ctrlPr>
          </m:e>
          <m:sup>
            <m:r>
              <w:rPr>
                <w:rFonts w:ascii="Cambria Math" w:eastAsia="SimSun" w:hAnsi="Cambria Math" w:cs="Times New Roman"/>
              </w:rPr>
              <m:t>2</m:t>
            </m:r>
          </m:sup>
        </m:sSup>
      </m:oMath>
      <w:r>
        <w:rPr>
          <w:rFonts w:ascii="Times New Roman" w:eastAsia="SimSun" w:hAnsi="Times New Roman" w:cs="Times New Roman" w:hint="eastAsia"/>
        </w:rPr>
        <w:t>均超过</w:t>
      </w:r>
      <w:r>
        <w:rPr>
          <w:rFonts w:ascii="Times New Roman" w:eastAsia="SimSun" w:hAnsi="Times New Roman" w:cs="Times New Roman" w:hint="eastAsia"/>
        </w:rPr>
        <w:t>90%</w:t>
      </w:r>
      <w:r>
        <w:rPr>
          <w:rFonts w:ascii="Times New Roman" w:eastAsia="SimSun" w:hAnsi="Times New Roman" w:cs="Times New Roman" w:hint="eastAsia"/>
        </w:rPr>
        <w:t>），本文进一步按照机械化路径分类开展子组</w:t>
      </w:r>
      <w:r>
        <w:rPr>
          <w:rFonts w:ascii="Times New Roman" w:eastAsia="SimSun" w:hAnsi="Times New Roman" w:cs="Times New Roman" w:hint="eastAsia"/>
        </w:rPr>
        <w:t>Meta</w:t>
      </w:r>
      <w:r>
        <w:rPr>
          <w:rFonts w:ascii="Times New Roman" w:eastAsia="SimSun" w:hAnsi="Times New Roman" w:cs="Times New Roman" w:hint="eastAsia"/>
        </w:rPr>
        <w:t>分析，以识别不同路径的结构性差异。结果显示，农业机械化对粮食</w:t>
      </w:r>
      <w:r>
        <w:rPr>
          <w:rFonts w:ascii="Times New Roman" w:eastAsia="SimSun" w:hAnsi="Times New Roman" w:cs="Times New Roman"/>
        </w:rPr>
        <w:t>综合生产能力</w:t>
      </w:r>
      <w:r>
        <w:rPr>
          <w:rFonts w:ascii="Times New Roman" w:eastAsia="SimSun" w:hAnsi="Times New Roman" w:cs="Times New Roman" w:hint="eastAsia"/>
        </w:rPr>
        <w:t>的影响不仅存在显著维度差异，也存在明显路径差异。</w:t>
      </w:r>
    </w:p>
    <w:p w14:paraId="45017F60" w14:textId="77777777" w:rsidR="00A0142D" w:rsidRDefault="000579DA" w:rsidP="005B3AA5">
      <w:pPr>
        <w:ind w:firstLineChars="200" w:firstLine="440"/>
        <w:rPr>
          <w:rFonts w:ascii="Times New Roman" w:eastAsia="SimSun" w:hAnsi="Times New Roman" w:cs="Times New Roman"/>
        </w:rPr>
      </w:pPr>
      <w:r>
        <w:rPr>
          <w:rFonts w:ascii="Times New Roman" w:eastAsia="SimSun" w:hAnsi="Times New Roman" w:cs="Times New Roman" w:hint="eastAsia"/>
        </w:rPr>
        <w:t>在粮食单产维度，三条路径均表现为显著正效应，但效应强度存在梯度分化。其中综合机械化水平的合并</w:t>
      </w:r>
      <w:r>
        <w:rPr>
          <w:rFonts w:ascii="Times New Roman" w:eastAsia="SimSun" w:hAnsi="Times New Roman" w:cs="Times New Roman"/>
        </w:rPr>
        <w:t>PCC</w:t>
      </w:r>
      <w:r>
        <w:rPr>
          <w:rFonts w:ascii="Times New Roman" w:eastAsia="SimSun" w:hAnsi="Times New Roman" w:cs="Times New Roman"/>
        </w:rPr>
        <w:t>最高，农机社会化服务次之，农机资本投入相对较低。但综合机械化水平样本较少且异质性较高，说明其高效应估计仍需谨慎解释。</w:t>
      </w:r>
      <w:r>
        <w:rPr>
          <w:rFonts w:ascii="Times New Roman" w:eastAsia="SimSun" w:hAnsi="Times New Roman" w:cs="Times New Roman" w:hint="eastAsia"/>
        </w:rPr>
        <w:t>这表明，社会化服务和综合机械化水平提升在单产改进方面可能比单纯资本投入更具优势。播种面积维度的路径差异最为突出。农机资本投入的合并</w:t>
      </w:r>
      <w:r>
        <w:rPr>
          <w:rFonts w:ascii="Times New Roman" w:eastAsia="SimSun" w:hAnsi="Times New Roman" w:cs="Times New Roman"/>
        </w:rPr>
        <w:t>PCC</w:t>
      </w:r>
      <w:r>
        <w:rPr>
          <w:rFonts w:ascii="Times New Roman" w:eastAsia="SimSun" w:hAnsi="Times New Roman" w:cs="Times New Roman"/>
        </w:rPr>
        <w:t>为负且不显著，农机社会化服务和综合机械化水平则均为正且显著。该结果与式（</w:t>
      </w:r>
      <w:r>
        <w:rPr>
          <w:rFonts w:ascii="Times New Roman" w:eastAsia="SimSun" w:hAnsi="Times New Roman" w:cs="Times New Roman"/>
        </w:rPr>
        <w:t>8</w:t>
      </w:r>
      <w:r>
        <w:rPr>
          <w:rFonts w:ascii="Times New Roman" w:eastAsia="SimSun" w:hAnsi="Times New Roman" w:cs="Times New Roman"/>
        </w:rPr>
        <w:t>）和式（</w:t>
      </w:r>
      <w:r>
        <w:rPr>
          <w:rFonts w:ascii="Times New Roman" w:eastAsia="SimSun" w:hAnsi="Times New Roman" w:cs="Times New Roman"/>
        </w:rPr>
        <w:t>16</w:t>
      </w:r>
      <w:r>
        <w:rPr>
          <w:rFonts w:ascii="Times New Roman" w:eastAsia="SimSun" w:hAnsi="Times New Roman" w:cs="Times New Roman"/>
        </w:rPr>
        <w:t>）刻画的土地配置机制一致：单纯购机并不必然稳定粮食播种面积，而服务外包和区域机械化扩散更可能通过降低种粮组织成本发挥稳面积作用。</w:t>
      </w:r>
      <w:r>
        <w:rPr>
          <w:rFonts w:ascii="Times New Roman" w:eastAsia="SimSun" w:hAnsi="Times New Roman" w:cs="Times New Roman" w:hint="eastAsia"/>
        </w:rPr>
        <w:t>在生产效率维度，三条路径均呈现显著正效应，且路径之间差异相对较小，说明无论采取何种机械化演进方式，均有利于提升粮食生产效率。</w:t>
      </w:r>
    </w:p>
    <w:p w14:paraId="65806B23" w14:textId="049288B9" w:rsidR="00A0142D" w:rsidRPr="00E91401" w:rsidRDefault="000579DA" w:rsidP="00FA0D68">
      <w:pPr>
        <w:ind w:firstLineChars="200" w:firstLine="360"/>
        <w:jc w:val="center"/>
        <w:rPr>
          <w:rFonts w:ascii="Times New Roman" w:eastAsia="SimHei" w:hAnsi="Times New Roman" w:cs="Times New Roman"/>
          <w:color w:val="EE0000"/>
          <w:sz w:val="18"/>
          <w:szCs w:val="18"/>
          <w:rPrChange w:id="252" w:author="黄圣男" w:date="2026-07-01T09:05:00Z" w16du:dateUtc="2026-07-01T01:05:00Z">
            <w:rPr>
              <w:rFonts w:ascii="Times New Roman" w:eastAsia="SimHei" w:hAnsi="Times New Roman" w:cs="Times New Roman"/>
              <w:sz w:val="18"/>
              <w:szCs w:val="18"/>
            </w:rPr>
          </w:rPrChange>
        </w:rPr>
      </w:pPr>
      <w:r>
        <w:rPr>
          <w:rFonts w:ascii="Times New Roman" w:eastAsia="SimHei" w:hAnsi="Times New Roman" w:cs="Times New Roman" w:hint="eastAsia"/>
          <w:sz w:val="18"/>
          <w:szCs w:val="18"/>
        </w:rPr>
        <w:t>表</w:t>
      </w:r>
      <w:r>
        <w:rPr>
          <w:rFonts w:ascii="Times New Roman" w:eastAsia="SimHei" w:hAnsi="Times New Roman" w:cs="Times New Roman"/>
          <w:sz w:val="18"/>
          <w:szCs w:val="18"/>
        </w:rPr>
        <w:t>2</w:t>
      </w:r>
      <w:r>
        <w:rPr>
          <w:rFonts w:ascii="Times New Roman" w:eastAsia="SimHei" w:hAnsi="Times New Roman" w:cs="Times New Roman" w:hint="eastAsia"/>
          <w:sz w:val="18"/>
          <w:szCs w:val="18"/>
        </w:rPr>
        <w:t xml:space="preserve"> </w:t>
      </w:r>
      <w:r>
        <w:rPr>
          <w:rFonts w:ascii="Times New Roman" w:eastAsia="SimHei" w:hAnsi="Times New Roman" w:cs="Times New Roman"/>
          <w:sz w:val="18"/>
          <w:szCs w:val="18"/>
        </w:rPr>
        <w:t xml:space="preserve"> </w:t>
      </w:r>
      <w:r>
        <w:rPr>
          <w:rFonts w:ascii="Times New Roman" w:eastAsia="SimHei" w:hAnsi="Times New Roman" w:cs="Times New Roman" w:hint="eastAsia"/>
          <w:sz w:val="18"/>
          <w:szCs w:val="18"/>
        </w:rPr>
        <w:t>分路径组别的</w:t>
      </w:r>
      <w:r>
        <w:rPr>
          <w:rFonts w:ascii="Times New Roman" w:eastAsia="SimHei" w:hAnsi="Times New Roman" w:cs="Times New Roman"/>
          <w:sz w:val="18"/>
          <w:szCs w:val="18"/>
        </w:rPr>
        <w:t>Meta</w:t>
      </w:r>
      <w:r>
        <w:rPr>
          <w:rFonts w:ascii="Times New Roman" w:eastAsia="SimHei" w:hAnsi="Times New Roman" w:cs="Times New Roman" w:hint="eastAsia"/>
          <w:sz w:val="18"/>
          <w:szCs w:val="18"/>
        </w:rPr>
        <w:t>分析结果</w:t>
      </w:r>
      <w:ins w:id="253" w:author="黄圣男" w:date="2026-07-01T09:04:00Z" w16du:dateUtc="2026-07-01T01:04:00Z">
        <w:r w:rsidR="00E91401" w:rsidRPr="00E91401">
          <w:rPr>
            <w:rFonts w:ascii="Times New Roman" w:eastAsia="SimHei" w:hAnsi="Times New Roman" w:cs="Times New Roman" w:hint="eastAsia"/>
            <w:color w:val="EE0000"/>
            <w:sz w:val="18"/>
            <w:szCs w:val="18"/>
            <w:highlight w:val="yellow"/>
            <w:rPrChange w:id="254" w:author="黄圣男" w:date="2026-07-01T09:05:00Z" w16du:dateUtc="2026-07-01T01:05:00Z">
              <w:rPr>
                <w:rFonts w:ascii="Times New Roman" w:eastAsia="SimHei" w:hAnsi="Times New Roman" w:cs="Times New Roman" w:hint="eastAsia"/>
                <w:sz w:val="18"/>
                <w:szCs w:val="18"/>
              </w:rPr>
            </w:rPrChange>
          </w:rPr>
          <w:t>（全样本的结果和表</w:t>
        </w:r>
        <w:r w:rsidR="00E91401" w:rsidRPr="00E91401">
          <w:rPr>
            <w:rFonts w:ascii="Times New Roman" w:eastAsia="SimHei" w:hAnsi="Times New Roman" w:cs="Times New Roman" w:hint="eastAsia"/>
            <w:color w:val="EE0000"/>
            <w:sz w:val="18"/>
            <w:szCs w:val="18"/>
            <w:highlight w:val="yellow"/>
            <w:rPrChange w:id="255" w:author="黄圣男" w:date="2026-07-01T09:05:00Z" w16du:dateUtc="2026-07-01T01:05:00Z">
              <w:rPr>
                <w:rFonts w:ascii="Times New Roman" w:eastAsia="SimHei" w:hAnsi="Times New Roman" w:cs="Times New Roman" w:hint="eastAsia"/>
                <w:sz w:val="18"/>
                <w:szCs w:val="18"/>
              </w:rPr>
            </w:rPrChange>
          </w:rPr>
          <w:t>1</w:t>
        </w:r>
        <w:r w:rsidR="00E91401" w:rsidRPr="00E91401">
          <w:rPr>
            <w:rFonts w:ascii="Times New Roman" w:eastAsia="SimHei" w:hAnsi="Times New Roman" w:cs="Times New Roman" w:hint="eastAsia"/>
            <w:color w:val="EE0000"/>
            <w:sz w:val="18"/>
            <w:szCs w:val="18"/>
            <w:highlight w:val="yellow"/>
            <w:rPrChange w:id="256" w:author="黄圣男" w:date="2026-07-01T09:05:00Z" w16du:dateUtc="2026-07-01T01:05:00Z">
              <w:rPr>
                <w:rFonts w:ascii="Times New Roman" w:eastAsia="SimHei" w:hAnsi="Times New Roman" w:cs="Times New Roman" w:hint="eastAsia"/>
                <w:sz w:val="18"/>
                <w:szCs w:val="18"/>
              </w:rPr>
            </w:rPrChange>
          </w:rPr>
          <w:t>结果</w:t>
        </w:r>
      </w:ins>
      <w:ins w:id="257" w:author="黄圣男" w:date="2026-07-01T09:05:00Z" w16du:dateUtc="2026-07-01T01:05:00Z">
        <w:r w:rsidR="00E91401" w:rsidRPr="00E91401">
          <w:rPr>
            <w:rFonts w:ascii="Times New Roman" w:eastAsia="SimHei" w:hAnsi="Times New Roman" w:cs="Times New Roman" w:hint="eastAsia"/>
            <w:color w:val="EE0000"/>
            <w:sz w:val="18"/>
            <w:szCs w:val="18"/>
            <w:highlight w:val="yellow"/>
            <w:rPrChange w:id="258" w:author="黄圣男" w:date="2026-07-01T09:05:00Z" w16du:dateUtc="2026-07-01T01:05:00Z">
              <w:rPr>
                <w:rFonts w:ascii="Times New Roman" w:eastAsia="SimHei" w:hAnsi="Times New Roman" w:cs="Times New Roman" w:hint="eastAsia"/>
                <w:sz w:val="18"/>
                <w:szCs w:val="18"/>
              </w:rPr>
            </w:rPrChange>
          </w:rPr>
          <w:t>不一致）</w:t>
        </w:r>
      </w:ins>
    </w:p>
    <w:tbl>
      <w:tblPr>
        <w:tblW w:w="5000" w:type="pct"/>
        <w:tblBorders>
          <w:top w:val="single" w:sz="4" w:space="0" w:color="auto"/>
          <w:bottom w:val="single" w:sz="4" w:space="0" w:color="auto"/>
        </w:tblBorders>
        <w:tblCellMar>
          <w:left w:w="0" w:type="dxa"/>
          <w:right w:w="0" w:type="dxa"/>
        </w:tblCellMar>
        <w:tblLook w:val="04A0" w:firstRow="1" w:lastRow="0" w:firstColumn="1" w:lastColumn="0" w:noHBand="0" w:noVBand="1"/>
      </w:tblPr>
      <w:tblGrid>
        <w:gridCol w:w="1134"/>
        <w:gridCol w:w="1701"/>
        <w:gridCol w:w="1701"/>
        <w:gridCol w:w="1246"/>
        <w:gridCol w:w="1472"/>
        <w:gridCol w:w="1052"/>
      </w:tblGrid>
      <w:tr w:rsidR="003D2693" w:rsidRPr="003D2693" w14:paraId="37E88C07" w14:textId="77777777" w:rsidTr="003D2693">
        <w:trPr>
          <w:trHeight w:val="315"/>
        </w:trPr>
        <w:tc>
          <w:tcPr>
            <w:tcW w:w="683" w:type="pct"/>
            <w:tcBorders>
              <w:bottom w:val="single" w:sz="4" w:space="0" w:color="auto"/>
            </w:tcBorders>
            <w:tcMar>
              <w:top w:w="30" w:type="dxa"/>
              <w:left w:w="45" w:type="dxa"/>
              <w:bottom w:w="30" w:type="dxa"/>
              <w:right w:w="45" w:type="dxa"/>
            </w:tcMar>
            <w:vAlign w:val="center"/>
          </w:tcPr>
          <w:p w14:paraId="0A9B1D65" w14:textId="77777777" w:rsidR="00A0142D" w:rsidRPr="00FA0D68" w:rsidRDefault="000579DA">
            <w:pPr>
              <w:widowControl/>
              <w:jc w:val="center"/>
              <w:rPr>
                <w:rFonts w:ascii="Times New Roman" w:eastAsia="SimSun" w:hAnsi="Times New Roman" w:cs="Times New Roman"/>
                <w:b/>
                <w:bCs/>
                <w:kern w:val="0"/>
                <w:sz w:val="15"/>
                <w:szCs w:val="15"/>
              </w:rPr>
            </w:pPr>
            <w:r>
              <w:rPr>
                <w:rFonts w:ascii="Times New Roman" w:eastAsia="SimSun" w:hAnsi="Times New Roman" w:cs="Times New Roman" w:hint="eastAsia"/>
                <w:b/>
                <w:bCs/>
                <w:kern w:val="0"/>
                <w:sz w:val="15"/>
                <w:szCs w:val="15"/>
              </w:rPr>
              <w:t>粮食</w:t>
            </w:r>
            <w:r>
              <w:rPr>
                <w:rFonts w:ascii="Times New Roman" w:eastAsia="SimSun" w:hAnsi="Times New Roman" w:cs="Times New Roman"/>
                <w:b/>
                <w:bCs/>
                <w:kern w:val="0"/>
                <w:sz w:val="15"/>
                <w:szCs w:val="15"/>
              </w:rPr>
              <w:t>综合生产能力</w:t>
            </w:r>
            <w:r>
              <w:rPr>
                <w:rFonts w:ascii="Times New Roman" w:eastAsia="SimSun" w:hAnsi="Times New Roman" w:cs="Times New Roman" w:hint="eastAsia"/>
                <w:b/>
                <w:bCs/>
                <w:kern w:val="0"/>
                <w:sz w:val="15"/>
                <w:szCs w:val="15"/>
              </w:rPr>
              <w:t>维度</w:t>
            </w:r>
          </w:p>
        </w:tc>
        <w:tc>
          <w:tcPr>
            <w:tcW w:w="1024" w:type="pct"/>
            <w:tcBorders>
              <w:bottom w:val="single" w:sz="4" w:space="0" w:color="auto"/>
            </w:tcBorders>
            <w:vAlign w:val="center"/>
          </w:tcPr>
          <w:p w14:paraId="7BC372F2" w14:textId="77777777" w:rsidR="00A0142D" w:rsidRPr="00FA0D68" w:rsidRDefault="000579DA">
            <w:pPr>
              <w:widowControl/>
              <w:jc w:val="center"/>
              <w:rPr>
                <w:rFonts w:ascii="Times New Roman" w:eastAsia="SimSun" w:hAnsi="Times New Roman" w:cs="Times New Roman"/>
                <w:b/>
                <w:bCs/>
                <w:kern w:val="0"/>
                <w:sz w:val="15"/>
                <w:szCs w:val="15"/>
              </w:rPr>
            </w:pPr>
            <w:r>
              <w:rPr>
                <w:rFonts w:ascii="Times New Roman" w:eastAsia="SimSun" w:hAnsi="Times New Roman" w:cs="Times New Roman" w:hint="eastAsia"/>
                <w:b/>
                <w:bCs/>
                <w:kern w:val="0"/>
                <w:sz w:val="15"/>
                <w:szCs w:val="15"/>
              </w:rPr>
              <w:t>机械化路径</w:t>
            </w:r>
          </w:p>
        </w:tc>
        <w:tc>
          <w:tcPr>
            <w:tcW w:w="1024" w:type="pct"/>
            <w:tcBorders>
              <w:bottom w:val="single" w:sz="4" w:space="0" w:color="auto"/>
            </w:tcBorders>
            <w:tcMar>
              <w:top w:w="30" w:type="dxa"/>
              <w:left w:w="45" w:type="dxa"/>
              <w:bottom w:w="30" w:type="dxa"/>
              <w:right w:w="45" w:type="dxa"/>
            </w:tcMar>
            <w:vAlign w:val="center"/>
          </w:tcPr>
          <w:p w14:paraId="141DA427" w14:textId="77777777" w:rsidR="00A0142D" w:rsidRPr="00FA0D68" w:rsidRDefault="000579DA">
            <w:pPr>
              <w:widowControl/>
              <w:jc w:val="center"/>
              <w:rPr>
                <w:rFonts w:ascii="Times New Roman" w:eastAsia="SimSun" w:hAnsi="Times New Roman" w:cs="Times New Roman"/>
                <w:b/>
                <w:bCs/>
                <w:kern w:val="0"/>
                <w:sz w:val="15"/>
                <w:szCs w:val="15"/>
              </w:rPr>
            </w:pPr>
            <w:r>
              <w:rPr>
                <w:rFonts w:ascii="Times New Roman" w:eastAsia="SimSun" w:hAnsi="Times New Roman" w:cs="Times New Roman" w:hint="eastAsia"/>
                <w:b/>
                <w:bCs/>
                <w:kern w:val="0"/>
                <w:sz w:val="15"/>
                <w:szCs w:val="15"/>
              </w:rPr>
              <w:t>纳入效应量数量（</w:t>
            </w:r>
            <w:r>
              <w:rPr>
                <w:rFonts w:ascii="Times New Roman" w:eastAsia="SimSun" w:hAnsi="Times New Roman" w:cs="Times New Roman"/>
                <w:b/>
                <w:bCs/>
                <w:kern w:val="0"/>
                <w:sz w:val="15"/>
                <w:szCs w:val="15"/>
              </w:rPr>
              <w:t>k</w:t>
            </w:r>
            <w:r>
              <w:rPr>
                <w:rFonts w:ascii="Times New Roman" w:eastAsia="SimSun" w:hAnsi="Times New Roman" w:cs="Times New Roman" w:hint="eastAsia"/>
                <w:b/>
                <w:bCs/>
                <w:kern w:val="0"/>
                <w:sz w:val="15"/>
                <w:szCs w:val="15"/>
              </w:rPr>
              <w:t>）</w:t>
            </w:r>
          </w:p>
        </w:tc>
        <w:tc>
          <w:tcPr>
            <w:tcW w:w="750" w:type="pct"/>
            <w:tcBorders>
              <w:bottom w:val="single" w:sz="4" w:space="0" w:color="auto"/>
            </w:tcBorders>
            <w:tcMar>
              <w:top w:w="30" w:type="dxa"/>
              <w:left w:w="45" w:type="dxa"/>
              <w:bottom w:w="30" w:type="dxa"/>
              <w:right w:w="45" w:type="dxa"/>
            </w:tcMar>
            <w:vAlign w:val="center"/>
          </w:tcPr>
          <w:p w14:paraId="502F37EB" w14:textId="77777777" w:rsidR="00A0142D" w:rsidRPr="00FA0D68" w:rsidRDefault="000579DA">
            <w:pPr>
              <w:widowControl/>
              <w:jc w:val="center"/>
              <w:rPr>
                <w:rFonts w:ascii="Times New Roman" w:eastAsia="SimSun" w:hAnsi="Times New Roman" w:cs="Times New Roman"/>
                <w:b/>
                <w:bCs/>
                <w:kern w:val="0"/>
                <w:sz w:val="15"/>
                <w:szCs w:val="15"/>
              </w:rPr>
            </w:pPr>
            <w:r>
              <w:rPr>
                <w:rFonts w:ascii="Times New Roman" w:eastAsia="SimSun" w:hAnsi="Times New Roman" w:cs="Times New Roman" w:hint="eastAsia"/>
                <w:b/>
                <w:bCs/>
                <w:kern w:val="0"/>
                <w:sz w:val="15"/>
                <w:szCs w:val="15"/>
              </w:rPr>
              <w:t>合并</w:t>
            </w:r>
            <w:r>
              <w:rPr>
                <w:rFonts w:ascii="Times New Roman" w:eastAsia="SimSun" w:hAnsi="Times New Roman" w:cs="Times New Roman"/>
                <w:b/>
                <w:bCs/>
                <w:kern w:val="0"/>
                <w:sz w:val="15"/>
                <w:szCs w:val="15"/>
              </w:rPr>
              <w:t>PCC</w:t>
            </w:r>
          </w:p>
        </w:tc>
        <w:tc>
          <w:tcPr>
            <w:tcW w:w="886" w:type="pct"/>
            <w:tcBorders>
              <w:bottom w:val="single" w:sz="4" w:space="0" w:color="auto"/>
            </w:tcBorders>
            <w:tcMar>
              <w:top w:w="30" w:type="dxa"/>
              <w:left w:w="45" w:type="dxa"/>
              <w:bottom w:w="30" w:type="dxa"/>
              <w:right w:w="45" w:type="dxa"/>
            </w:tcMar>
            <w:vAlign w:val="center"/>
          </w:tcPr>
          <w:p w14:paraId="3E8124B6" w14:textId="77777777" w:rsidR="00A0142D" w:rsidRPr="00FA0D68" w:rsidRDefault="000579DA">
            <w:pPr>
              <w:widowControl/>
              <w:jc w:val="center"/>
              <w:rPr>
                <w:rFonts w:ascii="Times New Roman" w:eastAsia="SimSun" w:hAnsi="Times New Roman" w:cs="Times New Roman"/>
                <w:b/>
                <w:bCs/>
                <w:kern w:val="0"/>
                <w:sz w:val="15"/>
                <w:szCs w:val="15"/>
              </w:rPr>
            </w:pPr>
            <w:r>
              <w:rPr>
                <w:rFonts w:ascii="Times New Roman" w:eastAsia="SimSun" w:hAnsi="Times New Roman" w:cs="Times New Roman"/>
                <w:b/>
                <w:bCs/>
                <w:kern w:val="0"/>
                <w:sz w:val="15"/>
                <w:szCs w:val="15"/>
              </w:rPr>
              <w:t>95%</w:t>
            </w:r>
            <w:r>
              <w:rPr>
                <w:rFonts w:ascii="Times New Roman" w:eastAsia="SimSun" w:hAnsi="Times New Roman" w:cs="Times New Roman" w:hint="eastAsia"/>
                <w:b/>
                <w:bCs/>
                <w:kern w:val="0"/>
                <w:sz w:val="15"/>
                <w:szCs w:val="15"/>
              </w:rPr>
              <w:t>置信区间</w:t>
            </w:r>
          </w:p>
        </w:tc>
        <w:tc>
          <w:tcPr>
            <w:tcW w:w="633" w:type="pct"/>
            <w:tcBorders>
              <w:bottom w:val="single" w:sz="4" w:space="0" w:color="auto"/>
            </w:tcBorders>
            <w:tcMar>
              <w:top w:w="30" w:type="dxa"/>
              <w:left w:w="45" w:type="dxa"/>
              <w:bottom w:w="30" w:type="dxa"/>
              <w:right w:w="45" w:type="dxa"/>
            </w:tcMar>
            <w:vAlign w:val="center"/>
          </w:tcPr>
          <w:p w14:paraId="7B6A3AFF" w14:textId="77777777" w:rsidR="00A0142D" w:rsidRPr="00FA0D68" w:rsidRDefault="001B3180">
            <w:pPr>
              <w:widowControl/>
              <w:jc w:val="center"/>
              <w:rPr>
                <w:rFonts w:ascii="Times New Roman" w:eastAsia="SimSun" w:hAnsi="Times New Roman" w:cs="Times New Roman"/>
                <w:b/>
                <w:bCs/>
                <w:kern w:val="0"/>
                <w:sz w:val="15"/>
                <w:szCs w:val="15"/>
              </w:rPr>
            </w:pPr>
            <m:oMathPara>
              <m:oMath>
                <m:sSup>
                  <m:sSupPr>
                    <m:ctrlPr>
                      <w:rPr>
                        <w:rFonts w:ascii="Cambria Math" w:eastAsia="SimSun" w:hAnsi="Cambria Math" w:cs="Times New Roman"/>
                        <w:b/>
                        <w:bCs/>
                        <w:i/>
                        <w:sz w:val="15"/>
                        <w:szCs w:val="15"/>
                      </w:rPr>
                    </m:ctrlPr>
                  </m:sSupPr>
                  <m:e>
                    <m:r>
                      <m:rPr>
                        <m:sty m:val="bi"/>
                      </m:rPr>
                      <w:rPr>
                        <w:rFonts w:ascii="Cambria Math" w:eastAsia="SimSun" w:hAnsi="Cambria Math" w:cs="Times New Roman"/>
                        <w:sz w:val="15"/>
                        <w:szCs w:val="15"/>
                      </w:rPr>
                      <m:t>I</m:t>
                    </m:r>
                    <m:ctrlPr>
                      <w:rPr>
                        <w:rFonts w:ascii="Cambria Math" w:eastAsia="SimSun" w:hAnsi="Cambria Math" w:cs="Times New Roman" w:hint="eastAsia"/>
                        <w:b/>
                        <w:bCs/>
                        <w:i/>
                        <w:sz w:val="15"/>
                        <w:szCs w:val="15"/>
                      </w:rPr>
                    </m:ctrlPr>
                  </m:e>
                  <m:sup>
                    <m:r>
                      <m:rPr>
                        <m:sty m:val="bi"/>
                      </m:rPr>
                      <w:rPr>
                        <w:rFonts w:ascii="Cambria Math" w:eastAsia="SimSun" w:hAnsi="Cambria Math" w:cs="Times New Roman"/>
                        <w:sz w:val="15"/>
                        <w:szCs w:val="15"/>
                      </w:rPr>
                      <m:t>2</m:t>
                    </m:r>
                  </m:sup>
                </m:sSup>
              </m:oMath>
            </m:oMathPara>
          </w:p>
        </w:tc>
      </w:tr>
      <w:tr w:rsidR="003D2693" w:rsidRPr="003D2693" w14:paraId="056D2083" w14:textId="77777777" w:rsidTr="00FA0D68">
        <w:trPr>
          <w:trHeight w:val="315"/>
        </w:trPr>
        <w:tc>
          <w:tcPr>
            <w:tcW w:w="683" w:type="pct"/>
            <w:vMerge w:val="restart"/>
            <w:tcBorders>
              <w:top w:val="single" w:sz="4" w:space="0" w:color="auto"/>
            </w:tcBorders>
            <w:tcMar>
              <w:top w:w="30" w:type="dxa"/>
              <w:left w:w="45" w:type="dxa"/>
              <w:bottom w:w="30" w:type="dxa"/>
              <w:right w:w="45" w:type="dxa"/>
            </w:tcMar>
            <w:vAlign w:val="center"/>
          </w:tcPr>
          <w:p w14:paraId="6F50B9B0" w14:textId="77777777" w:rsidR="003D2693" w:rsidRPr="00FA0D68" w:rsidRDefault="003D2693" w:rsidP="00A96E18">
            <w:pPr>
              <w:widowControl/>
              <w:jc w:val="left"/>
              <w:rPr>
                <w:rFonts w:ascii="Times New Roman" w:eastAsia="SimSun" w:hAnsi="Times New Roman" w:cs="Times New Roman"/>
                <w:kern w:val="0"/>
                <w:sz w:val="15"/>
                <w:szCs w:val="15"/>
              </w:rPr>
            </w:pPr>
            <w:r>
              <w:rPr>
                <w:rFonts w:ascii="Times New Roman" w:eastAsia="SimSun" w:hAnsi="Times New Roman" w:cs="Times New Roman" w:hint="eastAsia"/>
                <w:kern w:val="0"/>
                <w:sz w:val="15"/>
                <w:szCs w:val="15"/>
              </w:rPr>
              <w:t>粮食单产</w:t>
            </w:r>
          </w:p>
        </w:tc>
        <w:tc>
          <w:tcPr>
            <w:tcW w:w="1024" w:type="pct"/>
            <w:tcBorders>
              <w:top w:val="single" w:sz="4" w:space="0" w:color="auto"/>
              <w:bottom w:val="nil"/>
            </w:tcBorders>
            <w:vAlign w:val="center"/>
          </w:tcPr>
          <w:p w14:paraId="06F08A47" w14:textId="77777777" w:rsidR="003D2693" w:rsidRPr="00FA0D68" w:rsidRDefault="003D2693" w:rsidP="00A96E18">
            <w:pPr>
              <w:widowControl/>
              <w:jc w:val="left"/>
              <w:rPr>
                <w:rFonts w:ascii="Times New Roman" w:eastAsia="SimSun" w:hAnsi="Times New Roman" w:cs="Times New Roman"/>
                <w:kern w:val="0"/>
                <w:sz w:val="15"/>
                <w:szCs w:val="15"/>
              </w:rPr>
            </w:pPr>
            <w:r>
              <w:rPr>
                <w:rFonts w:ascii="Times New Roman" w:eastAsia="SimSun" w:hAnsi="Times New Roman" w:cs="Times New Roman" w:hint="eastAsia"/>
                <w:kern w:val="0"/>
                <w:sz w:val="15"/>
                <w:szCs w:val="15"/>
              </w:rPr>
              <w:t>全样本</w:t>
            </w:r>
          </w:p>
        </w:tc>
        <w:tc>
          <w:tcPr>
            <w:tcW w:w="1024" w:type="pct"/>
            <w:tcBorders>
              <w:top w:val="single" w:sz="4" w:space="0" w:color="auto"/>
              <w:bottom w:val="nil"/>
            </w:tcBorders>
            <w:tcMar>
              <w:top w:w="30" w:type="dxa"/>
              <w:left w:w="45" w:type="dxa"/>
              <w:bottom w:w="30" w:type="dxa"/>
              <w:right w:w="45" w:type="dxa"/>
            </w:tcMar>
            <w:vAlign w:val="center"/>
          </w:tcPr>
          <w:p w14:paraId="54F58AA7" w14:textId="77777777" w:rsidR="003D2693" w:rsidRPr="00FA0D68" w:rsidRDefault="003D2693">
            <w:pPr>
              <w:widowControl/>
              <w:jc w:val="center"/>
              <w:rPr>
                <w:rFonts w:ascii="Times New Roman" w:eastAsia="SimSun" w:hAnsi="Times New Roman" w:cs="Times New Roman"/>
                <w:kern w:val="0"/>
                <w:sz w:val="15"/>
                <w:szCs w:val="15"/>
              </w:rPr>
            </w:pPr>
            <w:r>
              <w:rPr>
                <w:rFonts w:ascii="Times New Roman" w:eastAsia="SimSun" w:hAnsi="Times New Roman" w:cs="Times New Roman"/>
                <w:kern w:val="0"/>
                <w:sz w:val="15"/>
                <w:szCs w:val="15"/>
              </w:rPr>
              <w:t>29</w:t>
            </w:r>
          </w:p>
        </w:tc>
        <w:tc>
          <w:tcPr>
            <w:tcW w:w="750" w:type="pct"/>
            <w:tcBorders>
              <w:top w:val="single" w:sz="4" w:space="0" w:color="auto"/>
              <w:bottom w:val="nil"/>
            </w:tcBorders>
            <w:tcMar>
              <w:top w:w="30" w:type="dxa"/>
              <w:left w:w="45" w:type="dxa"/>
              <w:bottom w:w="30" w:type="dxa"/>
              <w:right w:w="45" w:type="dxa"/>
            </w:tcMar>
            <w:vAlign w:val="center"/>
          </w:tcPr>
          <w:p w14:paraId="6AD4FFBB" w14:textId="77777777" w:rsidR="003D2693" w:rsidRPr="00E05B12" w:rsidRDefault="003D2693">
            <w:pPr>
              <w:widowControl/>
              <w:jc w:val="center"/>
              <w:rPr>
                <w:rFonts w:ascii="Times New Roman" w:eastAsia="SimSun" w:hAnsi="Times New Roman" w:cs="Times New Roman"/>
                <w:color w:val="EE0000"/>
                <w:kern w:val="0"/>
                <w:sz w:val="15"/>
                <w:szCs w:val="15"/>
                <w:rPrChange w:id="259" w:author="黄圣男" w:date="2026-07-01T09:11:00Z" w16du:dateUtc="2026-07-01T01:11:00Z">
                  <w:rPr>
                    <w:rFonts w:ascii="Times New Roman" w:eastAsia="SimSun" w:hAnsi="Times New Roman" w:cs="Times New Roman"/>
                    <w:kern w:val="0"/>
                    <w:sz w:val="15"/>
                    <w:szCs w:val="15"/>
                  </w:rPr>
                </w:rPrChange>
              </w:rPr>
            </w:pPr>
            <w:del w:id="1001" w:author="Revision" w:date="2026-07-08T00:00:00Z">
              <w:r>
                <w:rPr>
                  <w:rFonts w:ascii="Times New Roman" w:eastAsia="SimSun" w:hAnsi="Times New Roman" w:cs="Times New Roman"/>
                  <w:color w:val="EE0000"/>
                  <w:kern w:val="0"/>
                  <w:sz w:val="15"/>
                  <w:szCs w:val="15"/>
                  <w:rPrChange w:id="260" w:author="黄圣男" w:date="2026-07-01T09:11:00Z" w16du:dateUtc="2026-07-01T01:11:00Z">
                    <w:rPr>
                      <w:rFonts w:ascii="Times New Roman" w:eastAsia="SimSun" w:hAnsi="Times New Roman" w:cs="Times New Roman"/>
                      <w:kern w:val="0"/>
                      <w:sz w:val="15"/>
                      <w:szCs w:val="15"/>
                    </w:rPr>
                  </w:rPrChange>
                </w:rPr>
                <w:delText xml:space="preserve">0.131***</w:delText>
              </w:r>
            </w:del>
            <w:ins w:id="1002" w:author="Revision" w:date="2026-07-08T00:00:00Z">
              <w:r>
                <w:rPr>
                  <w:rFonts w:ascii="Times New Roman" w:eastAsia="SimSun" w:hAnsi="Times New Roman" w:cs="Times New Roman"/>
                  <w:color w:val="EE0000"/>
                  <w:kern w:val="0"/>
                  <w:sz w:val="15"/>
                  <w:szCs w:val="15"/>
                  <w:rPrChange w:id="260" w:author="黄圣男" w:date="2026-07-01T09:11:00Z" w16du:dateUtc="2026-07-01T01:11:00Z">
                    <w:rPr>
                      <w:rFonts w:ascii="Times New Roman" w:eastAsia="SimSun" w:hAnsi="Times New Roman" w:cs="Times New Roman"/>
                      <w:kern w:val="0"/>
                      <w:sz w:val="15"/>
                      <w:szCs w:val="15"/>
                    </w:rPr>
                  </w:rPrChange>
                </w:rPr>
                <w:t xml:space="preserve">0.133***</w:t>
              </w:r>
            </w:ins>
          </w:p>
        </w:tc>
        <w:tc>
          <w:tcPr>
            <w:tcW w:w="886" w:type="pct"/>
            <w:tcBorders>
              <w:top w:val="single" w:sz="4" w:space="0" w:color="auto"/>
              <w:bottom w:val="nil"/>
            </w:tcBorders>
            <w:tcMar>
              <w:top w:w="30" w:type="dxa"/>
              <w:left w:w="45" w:type="dxa"/>
              <w:bottom w:w="30" w:type="dxa"/>
              <w:right w:w="45" w:type="dxa"/>
            </w:tcMar>
            <w:vAlign w:val="center"/>
          </w:tcPr>
          <w:p w14:paraId="0863ABB0" w14:textId="77777777" w:rsidR="003D2693" w:rsidRPr="00E05B12" w:rsidRDefault="003D2693">
            <w:pPr>
              <w:widowControl/>
              <w:jc w:val="center"/>
              <w:rPr>
                <w:rFonts w:ascii="Times New Roman" w:eastAsia="SimSun" w:hAnsi="Times New Roman" w:cs="Times New Roman"/>
                <w:color w:val="EE0000"/>
                <w:kern w:val="0"/>
                <w:sz w:val="15"/>
                <w:szCs w:val="15"/>
                <w:rPrChange w:id="262" w:author="黄圣男" w:date="2026-07-01T09:11:00Z" w16du:dateUtc="2026-07-01T01:11:00Z">
                  <w:rPr>
                    <w:rFonts w:ascii="Times New Roman" w:eastAsia="SimSun" w:hAnsi="Times New Roman" w:cs="Times New Roman"/>
                    <w:kern w:val="0"/>
                    <w:sz w:val="15"/>
                    <w:szCs w:val="15"/>
                  </w:rPr>
                </w:rPrChange>
              </w:rPr>
            </w:pPr>
            <w:del w:id="1003" w:author="Revision" w:date="2026-07-08T00:00:00Z">
              <w:r>
                <w:rPr>
                  <w:rFonts w:ascii="Times New Roman" w:eastAsia="SimSun" w:hAnsi="Times New Roman" w:cs="Times New Roman"/>
                  <w:color w:val="EE0000"/>
                  <w:kern w:val="0"/>
                  <w:sz w:val="15"/>
                  <w:szCs w:val="15"/>
                  <w:rPrChange w:id="263" w:author="黄圣男" w:date="2026-07-01T09:11:00Z" w16du:dateUtc="2026-07-01T01:11:00Z">
                    <w:rPr>
                      <w:rFonts w:ascii="Times New Roman" w:eastAsia="SimSun" w:hAnsi="Times New Roman" w:cs="Times New Roman"/>
                      <w:kern w:val="0"/>
                      <w:sz w:val="15"/>
                      <w:szCs w:val="15"/>
                    </w:rPr>
                  </w:rPrChange>
                </w:rPr>
                <w:delText xml:space="preserve">[0.081, 0.182]</w:delText>
              </w:r>
            </w:del>
            <w:ins w:id="1004" w:author="Revision" w:date="2026-07-08T00:00:00Z">
              <w:r>
                <w:rPr>
                  <w:rFonts w:ascii="Times New Roman" w:eastAsia="SimSun" w:hAnsi="Times New Roman" w:cs="Times New Roman"/>
                  <w:color w:val="EE0000"/>
                  <w:kern w:val="0"/>
                  <w:sz w:val="15"/>
                  <w:szCs w:val="15"/>
                  <w:rPrChange w:id="263" w:author="黄圣男" w:date="2026-07-01T09:11:00Z" w16du:dateUtc="2026-07-01T01:11:00Z">
                    <w:rPr>
                      <w:rFonts w:ascii="Times New Roman" w:eastAsia="SimSun" w:hAnsi="Times New Roman" w:cs="Times New Roman"/>
                      <w:kern w:val="0"/>
                      <w:sz w:val="15"/>
                      <w:szCs w:val="15"/>
                    </w:rPr>
                  </w:rPrChange>
                </w:rPr>
                <w:t xml:space="preserve">[0.081, 0.185]</w:t>
              </w:r>
            </w:ins>
          </w:p>
        </w:tc>
        <w:tc>
          <w:tcPr>
            <w:tcW w:w="633" w:type="pct"/>
            <w:tcBorders>
              <w:top w:val="single" w:sz="4" w:space="0" w:color="auto"/>
              <w:bottom w:val="nil"/>
            </w:tcBorders>
            <w:tcMar>
              <w:top w:w="30" w:type="dxa"/>
              <w:left w:w="45" w:type="dxa"/>
              <w:bottom w:w="30" w:type="dxa"/>
              <w:right w:w="45" w:type="dxa"/>
            </w:tcMar>
            <w:vAlign w:val="center"/>
          </w:tcPr>
          <w:p w14:paraId="72BE3110" w14:textId="77777777" w:rsidR="003D2693" w:rsidRPr="00FA0D68" w:rsidRDefault="003D2693">
            <w:pPr>
              <w:widowControl/>
              <w:jc w:val="center"/>
              <w:rPr>
                <w:rFonts w:ascii="Times New Roman" w:eastAsia="SimSun" w:hAnsi="Times New Roman" w:cs="Times New Roman"/>
                <w:kern w:val="0"/>
                <w:sz w:val="15"/>
                <w:szCs w:val="15"/>
              </w:rPr>
            </w:pPr>
            <w:del w:id="1005" w:author="Revision" w:date="2026-07-08T00:00:00Z">
              <w:r>
                <w:rPr>
                  <w:rFonts w:ascii="Times New Roman" w:eastAsia="SimSun" w:hAnsi="Times New Roman" w:cs="Times New Roman"/>
                  <w:kern w:val="0"/>
                  <w:sz w:val="15"/>
                  <w:szCs w:val="15"/>
                </w:rPr>
                <w:delText xml:space="preserve">95.7</w:delText>
              </w:r>
            </w:del>
            <w:ins w:id="1006" w:author="Revision" w:date="2026-07-08T00:00:00Z">
              <w:r>
                <w:rPr>
                  <w:rFonts w:ascii="Times New Roman" w:eastAsia="SimSun" w:hAnsi="Times New Roman" w:cs="Times New Roman"/>
                  <w:kern w:val="0"/>
                  <w:sz w:val="15"/>
                  <w:szCs w:val="15"/>
                </w:rPr>
                <w:t xml:space="preserve">95.6</w:t>
              </w:r>
            </w:ins>
          </w:p>
        </w:tc>
      </w:tr>
      <w:tr w:rsidR="003D2693" w:rsidRPr="003D2693" w14:paraId="3BD01101" w14:textId="77777777" w:rsidTr="00FA0D68">
        <w:trPr>
          <w:trHeight w:val="315"/>
        </w:trPr>
        <w:tc>
          <w:tcPr>
            <w:tcW w:w="683" w:type="pct"/>
            <w:vMerge/>
            <w:tcMar>
              <w:top w:w="30" w:type="dxa"/>
              <w:left w:w="45" w:type="dxa"/>
              <w:bottom w:w="30" w:type="dxa"/>
              <w:right w:w="45" w:type="dxa"/>
            </w:tcMar>
            <w:vAlign w:val="center"/>
          </w:tcPr>
          <w:p w14:paraId="4684F212" w14:textId="77777777" w:rsidR="003D2693" w:rsidRPr="00FA0D68" w:rsidRDefault="003D2693" w:rsidP="00A96E18">
            <w:pPr>
              <w:widowControl/>
              <w:jc w:val="left"/>
              <w:rPr>
                <w:rFonts w:ascii="Times New Roman" w:eastAsia="SimSun" w:hAnsi="Times New Roman" w:cs="Times New Roman"/>
                <w:kern w:val="0"/>
                <w:sz w:val="15"/>
                <w:szCs w:val="15"/>
              </w:rPr>
            </w:pPr>
          </w:p>
        </w:tc>
        <w:tc>
          <w:tcPr>
            <w:tcW w:w="1024" w:type="pct"/>
            <w:tcBorders>
              <w:top w:val="nil"/>
            </w:tcBorders>
            <w:vAlign w:val="center"/>
          </w:tcPr>
          <w:p w14:paraId="75476405" w14:textId="77777777" w:rsidR="003D2693" w:rsidRPr="00FA0D68" w:rsidRDefault="003D2693" w:rsidP="00A96E18">
            <w:pPr>
              <w:widowControl/>
              <w:jc w:val="left"/>
              <w:rPr>
                <w:rFonts w:ascii="Times New Roman" w:eastAsia="SimSun" w:hAnsi="Times New Roman" w:cs="Times New Roman"/>
                <w:kern w:val="0"/>
                <w:sz w:val="15"/>
                <w:szCs w:val="15"/>
              </w:rPr>
            </w:pPr>
            <w:r>
              <w:rPr>
                <w:rFonts w:ascii="Times New Roman" w:eastAsia="SimSun" w:hAnsi="Times New Roman" w:cs="Times New Roman" w:hint="eastAsia"/>
                <w:kern w:val="0"/>
                <w:sz w:val="15"/>
                <w:szCs w:val="15"/>
              </w:rPr>
              <w:t>农机资本投入</w:t>
            </w:r>
            <w:r>
              <w:rPr>
                <w:rFonts w:ascii="Times New Roman" w:eastAsia="SimSun" w:hAnsi="Times New Roman" w:cs="Times New Roman"/>
                <w:kern w:val="0"/>
                <w:sz w:val="15"/>
                <w:szCs w:val="15"/>
              </w:rPr>
              <w:t>(MCI)</w:t>
            </w:r>
          </w:p>
        </w:tc>
        <w:tc>
          <w:tcPr>
            <w:tcW w:w="1024" w:type="pct"/>
            <w:tcBorders>
              <w:top w:val="nil"/>
            </w:tcBorders>
            <w:tcMar>
              <w:top w:w="30" w:type="dxa"/>
              <w:left w:w="45" w:type="dxa"/>
              <w:bottom w:w="30" w:type="dxa"/>
              <w:right w:w="45" w:type="dxa"/>
            </w:tcMar>
            <w:vAlign w:val="center"/>
          </w:tcPr>
          <w:p w14:paraId="4ED4F898" w14:textId="77777777" w:rsidR="003D2693" w:rsidRPr="00FA0D68" w:rsidRDefault="003D2693">
            <w:pPr>
              <w:widowControl/>
              <w:jc w:val="center"/>
              <w:rPr>
                <w:rFonts w:ascii="Times New Roman" w:eastAsia="SimSun" w:hAnsi="Times New Roman" w:cs="Times New Roman"/>
                <w:kern w:val="0"/>
                <w:sz w:val="15"/>
                <w:szCs w:val="15"/>
              </w:rPr>
            </w:pPr>
            <w:del w:id="1007" w:author="Revision" w:date="2026-07-08T00:00:00Z">
              <w:r>
                <w:rPr>
                  <w:rFonts w:ascii="Times New Roman" w:eastAsia="SimSun" w:hAnsi="Times New Roman" w:cs="Times New Roman"/>
                  <w:kern w:val="0"/>
                  <w:sz w:val="15"/>
                  <w:szCs w:val="15"/>
                </w:rPr>
                <w:delText xml:space="preserve">16</w:delText>
              </w:r>
            </w:del>
            <w:ins w:id="1008" w:author="Revision" w:date="2026-07-08T00:00:00Z">
              <w:r>
                <w:rPr>
                  <w:rFonts w:ascii="Times New Roman" w:eastAsia="SimSun" w:hAnsi="Times New Roman" w:cs="Times New Roman"/>
                  <w:kern w:val="0"/>
                  <w:sz w:val="15"/>
                  <w:szCs w:val="15"/>
                </w:rPr>
                <w:t xml:space="preserve">15</w:t>
              </w:r>
            </w:ins>
          </w:p>
        </w:tc>
        <w:tc>
          <w:tcPr>
            <w:tcW w:w="750" w:type="pct"/>
            <w:tcBorders>
              <w:top w:val="nil"/>
            </w:tcBorders>
            <w:tcMar>
              <w:top w:w="30" w:type="dxa"/>
              <w:left w:w="45" w:type="dxa"/>
              <w:bottom w:w="30" w:type="dxa"/>
              <w:right w:w="45" w:type="dxa"/>
            </w:tcMar>
            <w:vAlign w:val="center"/>
          </w:tcPr>
          <w:p w14:paraId="5B51C4E5" w14:textId="77777777" w:rsidR="003D2693" w:rsidRPr="00FA0D68" w:rsidRDefault="003D2693">
            <w:pPr>
              <w:widowControl/>
              <w:jc w:val="center"/>
              <w:rPr>
                <w:rFonts w:ascii="Times New Roman" w:eastAsia="SimSun" w:hAnsi="Times New Roman" w:cs="Times New Roman"/>
                <w:kern w:val="0"/>
                <w:sz w:val="15"/>
                <w:szCs w:val="15"/>
              </w:rPr>
            </w:pPr>
            <w:del w:id="1009" w:author="Revision" w:date="2026-07-08T00:00:00Z">
              <w:r>
                <w:rPr>
                  <w:rFonts w:ascii="Times New Roman" w:eastAsia="SimSun" w:hAnsi="Times New Roman" w:cs="Times New Roman"/>
                  <w:kern w:val="0"/>
                  <w:sz w:val="15"/>
                  <w:szCs w:val="15"/>
                </w:rPr>
                <w:delText xml:space="preserve">0.082***</w:delText>
              </w:r>
            </w:del>
            <w:ins w:id="1010" w:author="Revision" w:date="2026-07-08T00:00:00Z">
              <w:r>
                <w:rPr>
                  <w:rFonts w:ascii="Times New Roman" w:eastAsia="SimSun" w:hAnsi="Times New Roman" w:cs="Times New Roman"/>
                  <w:kern w:val="0"/>
                  <w:sz w:val="15"/>
                  <w:szCs w:val="15"/>
                </w:rPr>
                <w:t xml:space="preserve">0.089***</w:t>
              </w:r>
            </w:ins>
          </w:p>
        </w:tc>
        <w:tc>
          <w:tcPr>
            <w:tcW w:w="886" w:type="pct"/>
            <w:tcBorders>
              <w:top w:val="nil"/>
            </w:tcBorders>
            <w:tcMar>
              <w:top w:w="30" w:type="dxa"/>
              <w:left w:w="45" w:type="dxa"/>
              <w:bottom w:w="30" w:type="dxa"/>
              <w:right w:w="45" w:type="dxa"/>
            </w:tcMar>
            <w:vAlign w:val="center"/>
          </w:tcPr>
          <w:p w14:paraId="6AFB71AF" w14:textId="77777777" w:rsidR="003D2693" w:rsidRPr="00FA0D68" w:rsidRDefault="003D2693">
            <w:pPr>
              <w:widowControl/>
              <w:jc w:val="center"/>
              <w:rPr>
                <w:rFonts w:ascii="Times New Roman" w:eastAsia="SimSun" w:hAnsi="Times New Roman" w:cs="Times New Roman"/>
                <w:kern w:val="0"/>
                <w:sz w:val="15"/>
                <w:szCs w:val="15"/>
              </w:rPr>
            </w:pPr>
            <w:del w:id="1011" w:author="Revision" w:date="2026-07-08T00:00:00Z">
              <w:r>
                <w:rPr>
                  <w:rFonts w:ascii="Times New Roman" w:eastAsia="SimSun" w:hAnsi="Times New Roman" w:cs="Times New Roman"/>
                  <w:kern w:val="0"/>
                  <w:sz w:val="15"/>
                  <w:szCs w:val="15"/>
                </w:rPr>
                <w:delText xml:space="preserve">[0.033, 0.130]</w:delText>
              </w:r>
            </w:del>
            <w:ins w:id="1012" w:author="Revision" w:date="2026-07-08T00:00:00Z">
              <w:r>
                <w:rPr>
                  <w:rFonts w:ascii="Times New Roman" w:eastAsia="SimSun" w:hAnsi="Times New Roman" w:cs="Times New Roman"/>
                  <w:kern w:val="0"/>
                  <w:sz w:val="15"/>
                  <w:szCs w:val="15"/>
                </w:rPr>
                <w:t xml:space="preserve">[0.033, 0.145]</w:t>
              </w:r>
            </w:ins>
          </w:p>
        </w:tc>
        <w:tc>
          <w:tcPr>
            <w:tcW w:w="633" w:type="pct"/>
            <w:tcBorders>
              <w:top w:val="nil"/>
            </w:tcBorders>
            <w:tcMar>
              <w:top w:w="30" w:type="dxa"/>
              <w:left w:w="45" w:type="dxa"/>
              <w:bottom w:w="30" w:type="dxa"/>
              <w:right w:w="45" w:type="dxa"/>
            </w:tcMar>
            <w:vAlign w:val="center"/>
          </w:tcPr>
          <w:p w14:paraId="4B454760" w14:textId="77777777" w:rsidR="003D2693" w:rsidRPr="00FA0D68" w:rsidRDefault="003D2693">
            <w:pPr>
              <w:widowControl/>
              <w:jc w:val="center"/>
              <w:rPr>
                <w:rFonts w:ascii="Times New Roman" w:eastAsia="SimSun" w:hAnsi="Times New Roman" w:cs="Times New Roman"/>
                <w:kern w:val="0"/>
                <w:sz w:val="15"/>
                <w:szCs w:val="15"/>
              </w:rPr>
            </w:pPr>
            <w:del w:id="1013" w:author="Revision" w:date="2026-07-08T00:00:00Z">
              <w:r>
                <w:rPr>
                  <w:rFonts w:ascii="Times New Roman" w:eastAsia="SimSun" w:hAnsi="Times New Roman" w:cs="Times New Roman"/>
                  <w:kern w:val="0"/>
                  <w:sz w:val="15"/>
                  <w:szCs w:val="15"/>
                </w:rPr>
                <w:delText xml:space="preserve">90.1</w:delText>
              </w:r>
            </w:del>
            <w:ins w:id="1014" w:author="Revision" w:date="2026-07-08T00:00:00Z">
              <w:r>
                <w:rPr>
                  <w:rFonts w:ascii="Times New Roman" w:eastAsia="SimSun" w:hAnsi="Times New Roman" w:cs="Times New Roman"/>
                  <w:kern w:val="0"/>
                  <w:sz w:val="15"/>
                  <w:szCs w:val="15"/>
                </w:rPr>
                <w:t xml:space="preserve">90.7</w:t>
              </w:r>
            </w:ins>
          </w:p>
        </w:tc>
      </w:tr>
      <w:tr w:rsidR="003D2693" w:rsidRPr="003D2693" w14:paraId="7A7A0AE1" w14:textId="77777777" w:rsidTr="00FA0D68">
        <w:trPr>
          <w:trHeight w:val="315"/>
        </w:trPr>
        <w:tc>
          <w:tcPr>
            <w:tcW w:w="683" w:type="pct"/>
            <w:vMerge/>
            <w:tcMar>
              <w:top w:w="30" w:type="dxa"/>
              <w:left w:w="45" w:type="dxa"/>
              <w:bottom w:w="30" w:type="dxa"/>
              <w:right w:w="45" w:type="dxa"/>
            </w:tcMar>
            <w:vAlign w:val="center"/>
          </w:tcPr>
          <w:p w14:paraId="3829391E" w14:textId="77777777" w:rsidR="003D2693" w:rsidRPr="00FA0D68" w:rsidRDefault="003D2693" w:rsidP="00A96E18">
            <w:pPr>
              <w:widowControl/>
              <w:jc w:val="left"/>
              <w:rPr>
                <w:rFonts w:ascii="Times New Roman" w:eastAsia="SimSun" w:hAnsi="Times New Roman" w:cs="Times New Roman"/>
                <w:kern w:val="0"/>
                <w:sz w:val="15"/>
                <w:szCs w:val="15"/>
              </w:rPr>
            </w:pPr>
          </w:p>
        </w:tc>
        <w:tc>
          <w:tcPr>
            <w:tcW w:w="1024" w:type="pct"/>
            <w:vAlign w:val="center"/>
          </w:tcPr>
          <w:p w14:paraId="20810100" w14:textId="77777777" w:rsidR="003D2693" w:rsidRPr="00FA0D68" w:rsidRDefault="003D2693" w:rsidP="00A96E18">
            <w:pPr>
              <w:widowControl/>
              <w:jc w:val="left"/>
              <w:rPr>
                <w:rFonts w:ascii="Times New Roman" w:eastAsia="SimSun" w:hAnsi="Times New Roman" w:cs="Times New Roman"/>
                <w:kern w:val="0"/>
                <w:sz w:val="15"/>
                <w:szCs w:val="15"/>
              </w:rPr>
            </w:pPr>
            <w:r>
              <w:rPr>
                <w:rFonts w:ascii="Times New Roman" w:eastAsia="SimSun" w:hAnsi="Times New Roman" w:cs="Times New Roman" w:hint="eastAsia"/>
                <w:kern w:val="0"/>
                <w:sz w:val="15"/>
                <w:szCs w:val="15"/>
              </w:rPr>
              <w:t>农机社会化服务</w:t>
            </w:r>
            <w:r>
              <w:rPr>
                <w:rFonts w:ascii="Times New Roman" w:eastAsia="SimSun" w:hAnsi="Times New Roman" w:cs="Times New Roman"/>
                <w:kern w:val="0"/>
                <w:sz w:val="15"/>
                <w:szCs w:val="15"/>
              </w:rPr>
              <w:t>(AMS)</w:t>
            </w:r>
          </w:p>
        </w:tc>
        <w:tc>
          <w:tcPr>
            <w:tcW w:w="1024" w:type="pct"/>
            <w:tcMar>
              <w:top w:w="30" w:type="dxa"/>
              <w:left w:w="45" w:type="dxa"/>
              <w:bottom w:w="30" w:type="dxa"/>
              <w:right w:w="45" w:type="dxa"/>
            </w:tcMar>
            <w:vAlign w:val="center"/>
          </w:tcPr>
          <w:p w14:paraId="10103352" w14:textId="77777777" w:rsidR="003D2693" w:rsidRPr="00FA0D68" w:rsidRDefault="003D2693">
            <w:pPr>
              <w:widowControl/>
              <w:jc w:val="center"/>
              <w:rPr>
                <w:rFonts w:ascii="Times New Roman" w:eastAsia="SimSun" w:hAnsi="Times New Roman" w:cs="Times New Roman"/>
                <w:kern w:val="0"/>
                <w:sz w:val="15"/>
                <w:szCs w:val="15"/>
              </w:rPr>
            </w:pPr>
            <w:del w:id="1015" w:author="Revision" w:date="2026-07-08T00:00:00Z">
              <w:r>
                <w:rPr>
                  <w:rFonts w:ascii="Times New Roman" w:eastAsia="SimSun" w:hAnsi="Times New Roman" w:cs="Times New Roman"/>
                  <w:kern w:val="0"/>
                  <w:sz w:val="15"/>
                  <w:szCs w:val="15"/>
                </w:rPr>
                <w:delText xml:space="preserve">6</w:delText>
              </w:r>
            </w:del>
            <w:ins w:id="1016" w:author="Revision" w:date="2026-07-08T00:00:00Z">
              <w:r>
                <w:rPr>
                  <w:rFonts w:ascii="Times New Roman" w:eastAsia="SimSun" w:hAnsi="Times New Roman" w:cs="Times New Roman"/>
                  <w:kern w:val="0"/>
                  <w:sz w:val="15"/>
                  <w:szCs w:val="15"/>
                </w:rPr>
                <w:t xml:space="preserve">7</w:t>
              </w:r>
            </w:ins>
          </w:p>
        </w:tc>
        <w:tc>
          <w:tcPr>
            <w:tcW w:w="750" w:type="pct"/>
            <w:tcMar>
              <w:top w:w="30" w:type="dxa"/>
              <w:left w:w="45" w:type="dxa"/>
              <w:bottom w:w="30" w:type="dxa"/>
              <w:right w:w="45" w:type="dxa"/>
            </w:tcMar>
            <w:vAlign w:val="center"/>
          </w:tcPr>
          <w:p w14:paraId="588D8DDB" w14:textId="77777777" w:rsidR="003D2693" w:rsidRPr="00FA0D68" w:rsidRDefault="003D2693">
            <w:pPr>
              <w:widowControl/>
              <w:jc w:val="center"/>
              <w:rPr>
                <w:rFonts w:ascii="Times New Roman" w:eastAsia="SimSun" w:hAnsi="Times New Roman" w:cs="Times New Roman"/>
                <w:kern w:val="0"/>
                <w:sz w:val="15"/>
                <w:szCs w:val="15"/>
              </w:rPr>
            </w:pPr>
            <w:del w:id="1017" w:author="Revision" w:date="2026-07-08T00:00:00Z">
              <w:r>
                <w:rPr>
                  <w:rFonts w:ascii="Times New Roman" w:eastAsia="SimSun" w:hAnsi="Times New Roman" w:cs="Times New Roman"/>
                  <w:kern w:val="0"/>
                  <w:sz w:val="15"/>
                  <w:szCs w:val="15"/>
                </w:rPr>
                <w:delText xml:space="preserve">0.144***</w:delText>
              </w:r>
            </w:del>
            <w:ins w:id="1018" w:author="Revision" w:date="2026-07-08T00:00:00Z">
              <w:r>
                <w:rPr>
                  <w:rFonts w:ascii="Times New Roman" w:eastAsia="SimSun" w:hAnsi="Times New Roman" w:cs="Times New Roman"/>
                  <w:kern w:val="0"/>
                  <w:sz w:val="15"/>
                  <w:szCs w:val="15"/>
                </w:rPr>
                <w:t xml:space="preserve">0.131***</w:t>
              </w:r>
            </w:ins>
          </w:p>
        </w:tc>
        <w:tc>
          <w:tcPr>
            <w:tcW w:w="886" w:type="pct"/>
            <w:tcMar>
              <w:top w:w="30" w:type="dxa"/>
              <w:left w:w="45" w:type="dxa"/>
              <w:bottom w:w="30" w:type="dxa"/>
              <w:right w:w="45" w:type="dxa"/>
            </w:tcMar>
            <w:vAlign w:val="center"/>
          </w:tcPr>
          <w:p w14:paraId="4987E5D2" w14:textId="77777777" w:rsidR="003D2693" w:rsidRPr="00FA0D68" w:rsidRDefault="003D2693">
            <w:pPr>
              <w:widowControl/>
              <w:jc w:val="center"/>
              <w:rPr>
                <w:rFonts w:ascii="Times New Roman" w:eastAsia="SimSun" w:hAnsi="Times New Roman" w:cs="Times New Roman"/>
                <w:kern w:val="0"/>
                <w:sz w:val="15"/>
                <w:szCs w:val="15"/>
              </w:rPr>
            </w:pPr>
            <w:del w:id="1019" w:author="Revision" w:date="2026-07-08T00:00:00Z">
              <w:r>
                <w:rPr>
                  <w:rFonts w:ascii="Times New Roman" w:eastAsia="SimSun" w:hAnsi="Times New Roman" w:cs="Times New Roman"/>
                  <w:kern w:val="0"/>
                  <w:sz w:val="15"/>
                  <w:szCs w:val="15"/>
                </w:rPr>
                <w:delText xml:space="preserve">[0.085, 0.202]</w:delText>
              </w:r>
            </w:del>
            <w:ins w:id="1020" w:author="Revision" w:date="2026-07-08T00:00:00Z">
              <w:r>
                <w:rPr>
                  <w:rFonts w:ascii="Times New Roman" w:eastAsia="SimSun" w:hAnsi="Times New Roman" w:cs="Times New Roman"/>
                  <w:kern w:val="0"/>
                  <w:sz w:val="15"/>
                  <w:szCs w:val="15"/>
                </w:rPr>
                <w:t xml:space="preserve">[0.074, 0.187]</w:t>
              </w:r>
            </w:ins>
          </w:p>
        </w:tc>
        <w:tc>
          <w:tcPr>
            <w:tcW w:w="633" w:type="pct"/>
            <w:tcMar>
              <w:top w:w="30" w:type="dxa"/>
              <w:left w:w="45" w:type="dxa"/>
              <w:bottom w:w="30" w:type="dxa"/>
              <w:right w:w="45" w:type="dxa"/>
            </w:tcMar>
            <w:vAlign w:val="center"/>
          </w:tcPr>
          <w:p w14:paraId="7D888C44" w14:textId="77777777" w:rsidR="003D2693" w:rsidRPr="00FA0D68" w:rsidRDefault="003D2693">
            <w:pPr>
              <w:widowControl/>
              <w:jc w:val="center"/>
              <w:rPr>
                <w:rFonts w:ascii="Times New Roman" w:eastAsia="SimSun" w:hAnsi="Times New Roman" w:cs="Times New Roman"/>
                <w:kern w:val="0"/>
                <w:sz w:val="15"/>
                <w:szCs w:val="15"/>
              </w:rPr>
            </w:pPr>
            <w:del w:id="1021" w:author="Revision" w:date="2026-07-08T00:00:00Z">
              <w:r>
                <w:rPr>
                  <w:rFonts w:ascii="Times New Roman" w:eastAsia="SimSun" w:hAnsi="Times New Roman" w:cs="Times New Roman"/>
                  <w:kern w:val="0"/>
                  <w:sz w:val="15"/>
                  <w:szCs w:val="15"/>
                </w:rPr>
                <w:delText xml:space="preserve">79.3</w:delText>
              </w:r>
            </w:del>
            <w:ins w:id="1022" w:author="Revision" w:date="2026-07-08T00:00:00Z">
              <w:r>
                <w:rPr>
                  <w:rFonts w:ascii="Times New Roman" w:eastAsia="SimSun" w:hAnsi="Times New Roman" w:cs="Times New Roman"/>
                  <w:kern w:val="0"/>
                  <w:sz w:val="15"/>
                  <w:szCs w:val="15"/>
                </w:rPr>
                <w:t xml:space="preserve">81.7</w:t>
              </w:r>
            </w:ins>
          </w:p>
        </w:tc>
      </w:tr>
      <w:tr w:rsidR="003D2693" w:rsidRPr="003D2693" w14:paraId="09ADDA80" w14:textId="77777777" w:rsidTr="00FA0D68">
        <w:trPr>
          <w:trHeight w:val="315"/>
        </w:trPr>
        <w:tc>
          <w:tcPr>
            <w:tcW w:w="683" w:type="pct"/>
            <w:vMerge/>
            <w:tcBorders>
              <w:bottom w:val="single" w:sz="4" w:space="0" w:color="auto"/>
            </w:tcBorders>
            <w:tcMar>
              <w:top w:w="30" w:type="dxa"/>
              <w:left w:w="45" w:type="dxa"/>
              <w:bottom w:w="30" w:type="dxa"/>
              <w:right w:w="45" w:type="dxa"/>
            </w:tcMar>
            <w:vAlign w:val="center"/>
          </w:tcPr>
          <w:p w14:paraId="37005572" w14:textId="77777777" w:rsidR="003D2693" w:rsidRPr="00FA0D68" w:rsidRDefault="003D2693" w:rsidP="00A96E18">
            <w:pPr>
              <w:widowControl/>
              <w:jc w:val="left"/>
              <w:rPr>
                <w:rFonts w:ascii="Times New Roman" w:eastAsia="SimSun" w:hAnsi="Times New Roman" w:cs="Times New Roman"/>
                <w:kern w:val="0"/>
                <w:sz w:val="15"/>
                <w:szCs w:val="15"/>
              </w:rPr>
            </w:pPr>
          </w:p>
        </w:tc>
        <w:tc>
          <w:tcPr>
            <w:tcW w:w="1024" w:type="pct"/>
            <w:tcBorders>
              <w:bottom w:val="single" w:sz="4" w:space="0" w:color="auto"/>
            </w:tcBorders>
            <w:vAlign w:val="center"/>
          </w:tcPr>
          <w:p w14:paraId="22DACC0F" w14:textId="77777777" w:rsidR="003D2693" w:rsidRPr="00FA0D68" w:rsidRDefault="003D2693" w:rsidP="00A96E18">
            <w:pPr>
              <w:widowControl/>
              <w:jc w:val="left"/>
              <w:rPr>
                <w:rFonts w:ascii="Times New Roman" w:eastAsia="SimSun" w:hAnsi="Times New Roman" w:cs="Times New Roman"/>
                <w:kern w:val="0"/>
                <w:sz w:val="15"/>
                <w:szCs w:val="15"/>
              </w:rPr>
            </w:pPr>
            <w:r>
              <w:rPr>
                <w:rFonts w:ascii="Times New Roman" w:eastAsia="SimSun" w:hAnsi="Times New Roman" w:cs="Times New Roman" w:hint="eastAsia"/>
                <w:kern w:val="0"/>
                <w:sz w:val="15"/>
                <w:szCs w:val="15"/>
              </w:rPr>
              <w:t>综合机械化水平</w:t>
            </w:r>
            <w:r>
              <w:rPr>
                <w:rFonts w:ascii="Times New Roman" w:eastAsia="SimSun" w:hAnsi="Times New Roman" w:cs="Times New Roman"/>
                <w:kern w:val="0"/>
                <w:sz w:val="15"/>
                <w:szCs w:val="15"/>
              </w:rPr>
              <w:t>(AML)</w:t>
            </w:r>
          </w:p>
        </w:tc>
        <w:tc>
          <w:tcPr>
            <w:tcW w:w="1024" w:type="pct"/>
            <w:tcBorders>
              <w:bottom w:val="single" w:sz="4" w:space="0" w:color="auto"/>
            </w:tcBorders>
            <w:tcMar>
              <w:top w:w="30" w:type="dxa"/>
              <w:left w:w="45" w:type="dxa"/>
              <w:bottom w:w="30" w:type="dxa"/>
              <w:right w:w="45" w:type="dxa"/>
            </w:tcMar>
            <w:vAlign w:val="center"/>
          </w:tcPr>
          <w:p w14:paraId="3ED32687" w14:textId="77777777" w:rsidR="003D2693" w:rsidRPr="00FA0D68" w:rsidRDefault="003D2693">
            <w:pPr>
              <w:widowControl/>
              <w:jc w:val="center"/>
              <w:rPr>
                <w:rFonts w:ascii="Times New Roman" w:eastAsia="SimSun" w:hAnsi="Times New Roman" w:cs="Times New Roman"/>
                <w:kern w:val="0"/>
                <w:sz w:val="15"/>
                <w:szCs w:val="15"/>
              </w:rPr>
            </w:pPr>
            <w:r>
              <w:rPr>
                <w:rFonts w:ascii="Times New Roman" w:eastAsia="SimSun" w:hAnsi="Times New Roman" w:cs="Times New Roman"/>
                <w:kern w:val="0"/>
                <w:sz w:val="15"/>
                <w:szCs w:val="15"/>
              </w:rPr>
              <w:t>7</w:t>
            </w:r>
          </w:p>
        </w:tc>
        <w:tc>
          <w:tcPr>
            <w:tcW w:w="750" w:type="pct"/>
            <w:tcBorders>
              <w:bottom w:val="single" w:sz="4" w:space="0" w:color="auto"/>
            </w:tcBorders>
            <w:tcMar>
              <w:top w:w="30" w:type="dxa"/>
              <w:left w:w="45" w:type="dxa"/>
              <w:bottom w:w="30" w:type="dxa"/>
              <w:right w:w="45" w:type="dxa"/>
            </w:tcMar>
            <w:vAlign w:val="center"/>
          </w:tcPr>
          <w:p w14:paraId="4579E308" w14:textId="77777777" w:rsidR="003D2693" w:rsidRPr="00FA0D68" w:rsidRDefault="003D2693">
            <w:pPr>
              <w:widowControl/>
              <w:jc w:val="center"/>
              <w:rPr>
                <w:rFonts w:ascii="Times New Roman" w:eastAsia="SimSun" w:hAnsi="Times New Roman" w:cs="Times New Roman"/>
                <w:kern w:val="0"/>
                <w:sz w:val="15"/>
                <w:szCs w:val="15"/>
              </w:rPr>
            </w:pPr>
            <w:r>
              <w:rPr>
                <w:rFonts w:ascii="Times New Roman" w:eastAsia="SimSun" w:hAnsi="Times New Roman" w:cs="Times New Roman"/>
                <w:kern w:val="0"/>
                <w:sz w:val="15"/>
                <w:szCs w:val="15"/>
              </w:rPr>
              <w:t>0.221</w:t>
            </w:r>
            <w:r>
              <w:rPr>
                <w:rFonts w:ascii="Times New Roman" w:eastAsia="SimSun" w:hAnsi="Times New Roman" w:cs="Times New Roman"/>
                <w:kern w:val="0"/>
                <w:sz w:val="15"/>
                <w:szCs w:val="15"/>
                <w:vertAlign w:val="superscript"/>
              </w:rPr>
              <w:t>**</w:t>
            </w:r>
          </w:p>
        </w:tc>
        <w:tc>
          <w:tcPr>
            <w:tcW w:w="886" w:type="pct"/>
            <w:tcBorders>
              <w:bottom w:val="single" w:sz="4" w:space="0" w:color="auto"/>
            </w:tcBorders>
            <w:tcMar>
              <w:top w:w="30" w:type="dxa"/>
              <w:left w:w="45" w:type="dxa"/>
              <w:bottom w:w="30" w:type="dxa"/>
              <w:right w:w="45" w:type="dxa"/>
            </w:tcMar>
            <w:vAlign w:val="center"/>
          </w:tcPr>
          <w:p w14:paraId="70078983" w14:textId="77777777" w:rsidR="003D2693" w:rsidRPr="00FA0D68" w:rsidRDefault="003D2693">
            <w:pPr>
              <w:widowControl/>
              <w:jc w:val="center"/>
              <w:rPr>
                <w:rFonts w:ascii="Times New Roman" w:eastAsia="SimSun" w:hAnsi="Times New Roman" w:cs="Times New Roman"/>
                <w:kern w:val="0"/>
                <w:sz w:val="15"/>
                <w:szCs w:val="15"/>
              </w:rPr>
            </w:pPr>
            <w:r>
              <w:rPr>
                <w:rFonts w:ascii="Times New Roman" w:eastAsia="SimSun" w:hAnsi="Times New Roman" w:cs="Times New Roman"/>
                <w:kern w:val="0"/>
                <w:sz w:val="15"/>
                <w:szCs w:val="15"/>
              </w:rPr>
              <w:t>[0.020, 0.422]</w:t>
            </w:r>
          </w:p>
        </w:tc>
        <w:tc>
          <w:tcPr>
            <w:tcW w:w="633" w:type="pct"/>
            <w:tcBorders>
              <w:bottom w:val="single" w:sz="4" w:space="0" w:color="auto"/>
            </w:tcBorders>
            <w:tcMar>
              <w:top w:w="30" w:type="dxa"/>
              <w:left w:w="45" w:type="dxa"/>
              <w:bottom w:w="30" w:type="dxa"/>
              <w:right w:w="45" w:type="dxa"/>
            </w:tcMar>
            <w:vAlign w:val="center"/>
          </w:tcPr>
          <w:p w14:paraId="6C335E19" w14:textId="77777777" w:rsidR="003D2693" w:rsidRPr="00FA0D68" w:rsidRDefault="003D2693">
            <w:pPr>
              <w:widowControl/>
              <w:jc w:val="center"/>
              <w:rPr>
                <w:rFonts w:ascii="Times New Roman" w:eastAsia="SimSun" w:hAnsi="Times New Roman" w:cs="Times New Roman"/>
                <w:kern w:val="0"/>
                <w:sz w:val="15"/>
                <w:szCs w:val="15"/>
              </w:rPr>
            </w:pPr>
            <w:r>
              <w:rPr>
                <w:rFonts w:ascii="Times New Roman" w:eastAsia="SimSun" w:hAnsi="Times New Roman" w:cs="Times New Roman"/>
                <w:kern w:val="0"/>
                <w:sz w:val="15"/>
                <w:szCs w:val="15"/>
              </w:rPr>
              <w:t>98.5</w:t>
            </w:r>
          </w:p>
        </w:tc>
      </w:tr>
      <w:tr w:rsidR="003D2693" w:rsidRPr="003D2693" w14:paraId="73FD8D3A" w14:textId="77777777" w:rsidTr="00FA0D68">
        <w:trPr>
          <w:trHeight w:val="315"/>
        </w:trPr>
        <w:tc>
          <w:tcPr>
            <w:tcW w:w="683" w:type="pct"/>
            <w:vMerge w:val="restart"/>
            <w:tcBorders>
              <w:top w:val="single" w:sz="4" w:space="0" w:color="auto"/>
              <w:bottom w:val="nil"/>
            </w:tcBorders>
            <w:tcMar>
              <w:top w:w="30" w:type="dxa"/>
              <w:left w:w="45" w:type="dxa"/>
              <w:bottom w:w="30" w:type="dxa"/>
              <w:right w:w="45" w:type="dxa"/>
            </w:tcMar>
            <w:vAlign w:val="center"/>
          </w:tcPr>
          <w:p w14:paraId="6DA405E3" w14:textId="77777777" w:rsidR="003D2693" w:rsidRPr="00FA0D68" w:rsidRDefault="003D2693" w:rsidP="00A96E18">
            <w:pPr>
              <w:widowControl/>
              <w:jc w:val="left"/>
              <w:rPr>
                <w:rFonts w:ascii="Times New Roman" w:eastAsia="SimSun" w:hAnsi="Times New Roman" w:cs="Times New Roman"/>
                <w:kern w:val="0"/>
                <w:sz w:val="15"/>
                <w:szCs w:val="15"/>
              </w:rPr>
            </w:pPr>
            <w:r>
              <w:rPr>
                <w:rFonts w:ascii="Times New Roman" w:eastAsia="SimSun" w:hAnsi="Times New Roman" w:cs="Times New Roman" w:hint="eastAsia"/>
                <w:kern w:val="0"/>
                <w:sz w:val="15"/>
                <w:szCs w:val="15"/>
              </w:rPr>
              <w:t>播种面积</w:t>
            </w:r>
          </w:p>
        </w:tc>
        <w:tc>
          <w:tcPr>
            <w:tcW w:w="1024" w:type="pct"/>
            <w:tcBorders>
              <w:top w:val="single" w:sz="4" w:space="0" w:color="auto"/>
              <w:bottom w:val="nil"/>
            </w:tcBorders>
            <w:vAlign w:val="center"/>
          </w:tcPr>
          <w:p w14:paraId="4882C7CE" w14:textId="77777777" w:rsidR="003D2693" w:rsidRPr="00FA0D68" w:rsidRDefault="003D2693" w:rsidP="00A96E18">
            <w:pPr>
              <w:widowControl/>
              <w:jc w:val="left"/>
              <w:rPr>
                <w:rFonts w:ascii="Times New Roman" w:eastAsia="SimSun" w:hAnsi="Times New Roman" w:cs="Times New Roman"/>
                <w:kern w:val="0"/>
                <w:sz w:val="15"/>
                <w:szCs w:val="15"/>
              </w:rPr>
            </w:pPr>
            <w:r>
              <w:rPr>
                <w:rFonts w:ascii="Times New Roman" w:eastAsia="SimSun" w:hAnsi="Times New Roman" w:cs="Times New Roman" w:hint="eastAsia"/>
                <w:kern w:val="0"/>
                <w:sz w:val="15"/>
                <w:szCs w:val="15"/>
              </w:rPr>
              <w:t>全样本</w:t>
            </w:r>
          </w:p>
        </w:tc>
        <w:tc>
          <w:tcPr>
            <w:tcW w:w="1024" w:type="pct"/>
            <w:tcBorders>
              <w:top w:val="single" w:sz="4" w:space="0" w:color="auto"/>
              <w:bottom w:val="nil"/>
            </w:tcBorders>
            <w:tcMar>
              <w:top w:w="30" w:type="dxa"/>
              <w:left w:w="45" w:type="dxa"/>
              <w:bottom w:w="30" w:type="dxa"/>
              <w:right w:w="45" w:type="dxa"/>
            </w:tcMar>
            <w:vAlign w:val="center"/>
          </w:tcPr>
          <w:p w14:paraId="5C380ADE" w14:textId="77777777" w:rsidR="003D2693" w:rsidRPr="00FA0D68" w:rsidRDefault="003D2693">
            <w:pPr>
              <w:widowControl/>
              <w:jc w:val="center"/>
              <w:rPr>
                <w:rFonts w:ascii="Times New Roman" w:eastAsia="SimSun" w:hAnsi="Times New Roman" w:cs="Times New Roman"/>
                <w:kern w:val="0"/>
                <w:sz w:val="15"/>
                <w:szCs w:val="15"/>
              </w:rPr>
            </w:pPr>
            <w:r>
              <w:rPr>
                <w:rFonts w:ascii="Times New Roman" w:eastAsia="SimSun" w:hAnsi="Times New Roman" w:cs="Times New Roman"/>
                <w:kern w:val="0"/>
                <w:sz w:val="15"/>
                <w:szCs w:val="15"/>
              </w:rPr>
              <w:t>7</w:t>
            </w:r>
          </w:p>
        </w:tc>
        <w:tc>
          <w:tcPr>
            <w:tcW w:w="750" w:type="pct"/>
            <w:tcBorders>
              <w:top w:val="single" w:sz="4" w:space="0" w:color="auto"/>
              <w:bottom w:val="nil"/>
            </w:tcBorders>
            <w:tcMar>
              <w:top w:w="30" w:type="dxa"/>
              <w:left w:w="45" w:type="dxa"/>
              <w:bottom w:w="30" w:type="dxa"/>
              <w:right w:w="45" w:type="dxa"/>
            </w:tcMar>
            <w:vAlign w:val="center"/>
          </w:tcPr>
          <w:p w14:paraId="6D05C91A" w14:textId="77777777" w:rsidR="003D2693" w:rsidRPr="00E05B12" w:rsidRDefault="003D2693">
            <w:pPr>
              <w:widowControl/>
              <w:jc w:val="center"/>
              <w:rPr>
                <w:rFonts w:ascii="Times New Roman" w:eastAsia="SimSun" w:hAnsi="Times New Roman" w:cs="Times New Roman"/>
                <w:color w:val="EE0000"/>
                <w:kern w:val="0"/>
                <w:sz w:val="15"/>
                <w:szCs w:val="15"/>
                <w:rPrChange w:id="264" w:author="黄圣男" w:date="2026-07-01T09:11:00Z" w16du:dateUtc="2026-07-01T01:11:00Z">
                  <w:rPr>
                    <w:rFonts w:ascii="Times New Roman" w:eastAsia="SimSun" w:hAnsi="Times New Roman" w:cs="Times New Roman"/>
                    <w:kern w:val="0"/>
                    <w:sz w:val="15"/>
                    <w:szCs w:val="15"/>
                  </w:rPr>
                </w:rPrChange>
              </w:rPr>
            </w:pPr>
            <w:del w:id="1023" w:author="Revision" w:date="2026-07-08T00:00:00Z">
              <w:r>
                <w:rPr>
                  <w:rFonts w:ascii="Times New Roman" w:eastAsia="SimSun" w:hAnsi="Times New Roman" w:cs="Times New Roman"/>
                  <w:color w:val="EE0000"/>
                  <w:kern w:val="0"/>
                  <w:sz w:val="15"/>
                  <w:szCs w:val="15"/>
                  <w:rPrChange w:id="265" w:author="黄圣男" w:date="2026-07-01T09:11:00Z" w16du:dateUtc="2026-07-01T01:11:00Z">
                    <w:rPr>
                      <w:rFonts w:ascii="Times New Roman" w:eastAsia="SimSun" w:hAnsi="Times New Roman" w:cs="Times New Roman"/>
                      <w:kern w:val="0"/>
                      <w:sz w:val="15"/>
                      <w:szCs w:val="15"/>
                    </w:rPr>
                  </w:rPrChange>
                </w:rPr>
                <w:delText xml:space="preserve">0.065</w:delText>
              </w:r>
            </w:del>
            <w:ins w:id="1024" w:author="Revision" w:date="2026-07-08T00:00:00Z">
              <w:r>
                <w:rPr>
                  <w:rFonts w:ascii="Times New Roman" w:eastAsia="SimSun" w:hAnsi="Times New Roman" w:cs="Times New Roman"/>
                  <w:color w:val="EE0000"/>
                  <w:kern w:val="0"/>
                  <w:sz w:val="15"/>
                  <w:szCs w:val="15"/>
                  <w:rPrChange w:id="265" w:author="黄圣男" w:date="2026-07-01T09:11:00Z" w16du:dateUtc="2026-07-01T01:11:00Z">
                    <w:rPr>
                      <w:rFonts w:ascii="Times New Roman" w:eastAsia="SimSun" w:hAnsi="Times New Roman" w:cs="Times New Roman"/>
                      <w:kern w:val="0"/>
                      <w:sz w:val="15"/>
                      <w:szCs w:val="15"/>
                    </w:rPr>
                  </w:rPrChange>
                </w:rPr>
                <w:t xml:space="preserve">0.060**</w:t>
              </w:r>
            </w:ins>
          </w:p>
        </w:tc>
        <w:tc>
          <w:tcPr>
            <w:tcW w:w="886" w:type="pct"/>
            <w:tcBorders>
              <w:top w:val="single" w:sz="4" w:space="0" w:color="auto"/>
              <w:bottom w:val="nil"/>
            </w:tcBorders>
            <w:tcMar>
              <w:top w:w="30" w:type="dxa"/>
              <w:left w:w="45" w:type="dxa"/>
              <w:bottom w:w="30" w:type="dxa"/>
              <w:right w:w="45" w:type="dxa"/>
            </w:tcMar>
            <w:vAlign w:val="center"/>
          </w:tcPr>
          <w:p w14:paraId="1200DE36" w14:textId="77777777" w:rsidR="003D2693" w:rsidRPr="00E05B12" w:rsidRDefault="003D2693">
            <w:pPr>
              <w:widowControl/>
              <w:jc w:val="center"/>
              <w:rPr>
                <w:rFonts w:ascii="Times New Roman" w:eastAsia="SimSun" w:hAnsi="Times New Roman" w:cs="Times New Roman"/>
                <w:color w:val="EE0000"/>
                <w:kern w:val="0"/>
                <w:sz w:val="15"/>
                <w:szCs w:val="15"/>
                <w:rPrChange w:id="266" w:author="黄圣男" w:date="2026-07-01T09:11:00Z" w16du:dateUtc="2026-07-01T01:11:00Z">
                  <w:rPr>
                    <w:rFonts w:ascii="Times New Roman" w:eastAsia="SimSun" w:hAnsi="Times New Roman" w:cs="Times New Roman"/>
                    <w:kern w:val="0"/>
                    <w:sz w:val="15"/>
                    <w:szCs w:val="15"/>
                  </w:rPr>
                </w:rPrChange>
              </w:rPr>
            </w:pPr>
            <w:del w:id="1025" w:author="Revision" w:date="2026-07-08T00:00:00Z">
              <w:r>
                <w:rPr>
                  <w:rFonts w:ascii="Times New Roman" w:eastAsia="SimSun" w:hAnsi="Times New Roman" w:cs="Times New Roman"/>
                  <w:color w:val="EE0000"/>
                  <w:kern w:val="0"/>
                  <w:sz w:val="15"/>
                  <w:szCs w:val="15"/>
                  <w:rPrChange w:id="267" w:author="黄圣男" w:date="2026-07-01T09:11:00Z" w16du:dateUtc="2026-07-01T01:11:00Z">
                    <w:rPr>
                      <w:rFonts w:ascii="Times New Roman" w:eastAsia="SimSun" w:hAnsi="Times New Roman" w:cs="Times New Roman"/>
                      <w:kern w:val="0"/>
                      <w:sz w:val="15"/>
                      <w:szCs w:val="15"/>
                    </w:rPr>
                  </w:rPrChange>
                </w:rPr>
                <w:delText xml:space="preserve">[0.002, 0.128]</w:delText>
              </w:r>
            </w:del>
            <w:ins w:id="1026" w:author="Revision" w:date="2026-07-08T00:00:00Z">
              <w:r>
                <w:rPr>
                  <w:rFonts w:ascii="Times New Roman" w:eastAsia="SimSun" w:hAnsi="Times New Roman" w:cs="Times New Roman"/>
                  <w:color w:val="EE0000"/>
                  <w:kern w:val="0"/>
                  <w:sz w:val="15"/>
                  <w:szCs w:val="15"/>
                  <w:rPrChange w:id="267" w:author="黄圣男" w:date="2026-07-01T09:11:00Z" w16du:dateUtc="2026-07-01T01:11:00Z">
                    <w:rPr>
                      <w:rFonts w:ascii="Times New Roman" w:eastAsia="SimSun" w:hAnsi="Times New Roman" w:cs="Times New Roman"/>
                      <w:kern w:val="0"/>
                      <w:sz w:val="15"/>
                      <w:szCs w:val="15"/>
                    </w:rPr>
                  </w:rPrChange>
                </w:rPr>
                <w:t xml:space="preserve">[0.002, 0.118]</w:t>
              </w:r>
            </w:ins>
          </w:p>
        </w:tc>
        <w:tc>
          <w:tcPr>
            <w:tcW w:w="633" w:type="pct"/>
            <w:tcBorders>
              <w:top w:val="single" w:sz="4" w:space="0" w:color="auto"/>
              <w:bottom w:val="nil"/>
            </w:tcBorders>
            <w:tcMar>
              <w:top w:w="30" w:type="dxa"/>
              <w:left w:w="45" w:type="dxa"/>
              <w:bottom w:w="30" w:type="dxa"/>
              <w:right w:w="45" w:type="dxa"/>
            </w:tcMar>
            <w:vAlign w:val="center"/>
          </w:tcPr>
          <w:p w14:paraId="46598985" w14:textId="77777777" w:rsidR="003D2693" w:rsidRPr="00FA0D68" w:rsidRDefault="003D2693">
            <w:pPr>
              <w:widowControl/>
              <w:jc w:val="center"/>
              <w:rPr>
                <w:rFonts w:ascii="Times New Roman" w:eastAsia="SimSun" w:hAnsi="Times New Roman" w:cs="Times New Roman"/>
                <w:kern w:val="0"/>
                <w:sz w:val="15"/>
                <w:szCs w:val="15"/>
              </w:rPr>
            </w:pPr>
            <w:r>
              <w:rPr>
                <w:rFonts w:ascii="Times New Roman" w:eastAsia="SimSun" w:hAnsi="Times New Roman" w:cs="Times New Roman"/>
                <w:kern w:val="0"/>
                <w:sz w:val="15"/>
                <w:szCs w:val="15"/>
              </w:rPr>
              <w:t>97.1</w:t>
            </w:r>
          </w:p>
        </w:tc>
      </w:tr>
      <w:tr w:rsidR="003D2693" w:rsidRPr="003D2693" w14:paraId="1A087369" w14:textId="77777777" w:rsidTr="00FA0D68">
        <w:trPr>
          <w:trHeight w:val="315"/>
        </w:trPr>
        <w:tc>
          <w:tcPr>
            <w:tcW w:w="683" w:type="pct"/>
            <w:vMerge/>
            <w:tcBorders>
              <w:top w:val="nil"/>
            </w:tcBorders>
            <w:tcMar>
              <w:top w:w="30" w:type="dxa"/>
              <w:left w:w="45" w:type="dxa"/>
              <w:bottom w:w="30" w:type="dxa"/>
              <w:right w:w="45" w:type="dxa"/>
            </w:tcMar>
            <w:vAlign w:val="center"/>
          </w:tcPr>
          <w:p w14:paraId="611FE912" w14:textId="77777777" w:rsidR="003D2693" w:rsidRPr="00FA0D68" w:rsidRDefault="003D2693" w:rsidP="00A96E18">
            <w:pPr>
              <w:widowControl/>
              <w:jc w:val="left"/>
              <w:rPr>
                <w:rFonts w:ascii="Times New Roman" w:eastAsia="SimSun" w:hAnsi="Times New Roman" w:cs="Times New Roman"/>
                <w:kern w:val="0"/>
                <w:sz w:val="15"/>
                <w:szCs w:val="15"/>
              </w:rPr>
            </w:pPr>
          </w:p>
        </w:tc>
        <w:tc>
          <w:tcPr>
            <w:tcW w:w="1024" w:type="pct"/>
            <w:tcBorders>
              <w:top w:val="nil"/>
            </w:tcBorders>
            <w:vAlign w:val="center"/>
          </w:tcPr>
          <w:p w14:paraId="203D533F" w14:textId="77777777" w:rsidR="003D2693" w:rsidRPr="00FA0D68" w:rsidRDefault="003D2693" w:rsidP="00A96E18">
            <w:pPr>
              <w:widowControl/>
              <w:jc w:val="left"/>
              <w:rPr>
                <w:rFonts w:ascii="Times New Roman" w:eastAsia="SimSun" w:hAnsi="Times New Roman" w:cs="Times New Roman"/>
                <w:kern w:val="0"/>
                <w:sz w:val="15"/>
                <w:szCs w:val="15"/>
              </w:rPr>
            </w:pPr>
            <w:r>
              <w:rPr>
                <w:rFonts w:ascii="Times New Roman" w:eastAsia="SimSun" w:hAnsi="Times New Roman" w:cs="Times New Roman" w:hint="eastAsia"/>
                <w:kern w:val="0"/>
                <w:sz w:val="15"/>
                <w:szCs w:val="15"/>
              </w:rPr>
              <w:t>农机资本投入</w:t>
            </w:r>
            <w:r>
              <w:rPr>
                <w:rFonts w:ascii="Times New Roman" w:eastAsia="SimSun" w:hAnsi="Times New Roman" w:cs="Times New Roman"/>
                <w:kern w:val="0"/>
                <w:sz w:val="15"/>
                <w:szCs w:val="15"/>
              </w:rPr>
              <w:t>(MCI)</w:t>
            </w:r>
          </w:p>
        </w:tc>
        <w:tc>
          <w:tcPr>
            <w:tcW w:w="1024" w:type="pct"/>
            <w:tcBorders>
              <w:top w:val="nil"/>
            </w:tcBorders>
            <w:tcMar>
              <w:top w:w="30" w:type="dxa"/>
              <w:left w:w="45" w:type="dxa"/>
              <w:bottom w:w="30" w:type="dxa"/>
              <w:right w:w="45" w:type="dxa"/>
            </w:tcMar>
            <w:vAlign w:val="center"/>
          </w:tcPr>
          <w:p w14:paraId="6BAF6D74" w14:textId="77777777" w:rsidR="003D2693" w:rsidRPr="00FA0D68" w:rsidRDefault="003D2693">
            <w:pPr>
              <w:widowControl/>
              <w:jc w:val="center"/>
              <w:rPr>
                <w:rFonts w:ascii="Times New Roman" w:eastAsia="SimSun" w:hAnsi="Times New Roman" w:cs="Times New Roman"/>
                <w:kern w:val="0"/>
                <w:sz w:val="15"/>
                <w:szCs w:val="15"/>
              </w:rPr>
            </w:pPr>
            <w:del w:id="1027" w:author="Revision" w:date="2026-07-08T00:00:00Z">
              <w:r>
                <w:rPr>
                  <w:rFonts w:ascii="Times New Roman" w:eastAsia="SimSun" w:hAnsi="Times New Roman" w:cs="Times New Roman"/>
                  <w:kern w:val="0"/>
                  <w:sz w:val="15"/>
                  <w:szCs w:val="15"/>
                </w:rPr>
                <w:delText xml:space="preserve">2</w:delText>
              </w:r>
            </w:del>
            <w:ins w:id="1028" w:author="Revision" w:date="2026-07-08T00:00:00Z">
              <w:r>
                <w:rPr>
                  <w:rFonts w:ascii="Times New Roman" w:eastAsia="SimSun" w:hAnsi="Times New Roman" w:cs="Times New Roman"/>
                  <w:kern w:val="0"/>
                  <w:sz w:val="15"/>
                  <w:szCs w:val="15"/>
                </w:rPr>
                <w:t xml:space="preserve">3</w:t>
              </w:r>
            </w:ins>
          </w:p>
        </w:tc>
        <w:tc>
          <w:tcPr>
            <w:tcW w:w="750" w:type="pct"/>
            <w:tcBorders>
              <w:top w:val="nil"/>
            </w:tcBorders>
            <w:tcMar>
              <w:top w:w="30" w:type="dxa"/>
              <w:left w:w="45" w:type="dxa"/>
              <w:bottom w:w="30" w:type="dxa"/>
              <w:right w:w="45" w:type="dxa"/>
            </w:tcMar>
            <w:vAlign w:val="center"/>
          </w:tcPr>
          <w:p w14:paraId="4406E59D" w14:textId="77777777" w:rsidR="003D2693" w:rsidRPr="00FA0D68" w:rsidRDefault="003D2693">
            <w:pPr>
              <w:widowControl/>
              <w:jc w:val="center"/>
              <w:rPr>
                <w:rFonts w:ascii="Times New Roman" w:eastAsia="SimSun" w:hAnsi="Times New Roman" w:cs="Times New Roman"/>
                <w:kern w:val="0"/>
                <w:sz w:val="15"/>
                <w:szCs w:val="15"/>
              </w:rPr>
            </w:pPr>
            <w:del w:id="1029" w:author="Revision" w:date="2026-07-08T00:00:00Z">
              <w:r>
                <w:rPr>
                  <w:rFonts w:ascii="Times New Roman" w:eastAsia="SimSun" w:hAnsi="Times New Roman" w:cs="Times New Roman"/>
                  <w:kern w:val="0"/>
                  <w:sz w:val="15"/>
                  <w:szCs w:val="15"/>
                </w:rPr>
                <w:delText xml:space="preserve">-0.056</w:delText>
              </w:r>
            </w:del>
            <w:ins w:id="1030" w:author="Revision" w:date="2026-07-08T00:00:00Z">
              <w:r>
                <w:rPr>
                  <w:rFonts w:ascii="Times New Roman" w:eastAsia="SimSun" w:hAnsi="Times New Roman" w:cs="Times New Roman"/>
                  <w:kern w:val="0"/>
                  <w:sz w:val="15"/>
                  <w:szCs w:val="15"/>
                </w:rPr>
                <w:t xml:space="preserve">-0.028</w:t>
              </w:r>
            </w:ins>
          </w:p>
        </w:tc>
        <w:tc>
          <w:tcPr>
            <w:tcW w:w="886" w:type="pct"/>
            <w:tcBorders>
              <w:top w:val="nil"/>
            </w:tcBorders>
            <w:tcMar>
              <w:top w:w="30" w:type="dxa"/>
              <w:left w:w="45" w:type="dxa"/>
              <w:bottom w:w="30" w:type="dxa"/>
              <w:right w:w="45" w:type="dxa"/>
            </w:tcMar>
            <w:vAlign w:val="center"/>
          </w:tcPr>
          <w:p w14:paraId="57A39638" w14:textId="77777777" w:rsidR="003D2693" w:rsidRPr="00FA0D68" w:rsidRDefault="003D2693">
            <w:pPr>
              <w:widowControl/>
              <w:jc w:val="center"/>
              <w:rPr>
                <w:rFonts w:ascii="Times New Roman" w:eastAsia="SimSun" w:hAnsi="Times New Roman" w:cs="Times New Roman"/>
                <w:kern w:val="0"/>
                <w:sz w:val="15"/>
                <w:szCs w:val="15"/>
              </w:rPr>
            </w:pPr>
            <w:del w:id="1031" w:author="Revision" w:date="2026-07-08T00:00:00Z">
              <w:r>
                <w:rPr>
                  <w:rFonts w:ascii="Times New Roman" w:eastAsia="SimSun" w:hAnsi="Times New Roman" w:cs="Times New Roman"/>
                  <w:kern w:val="0"/>
                  <w:sz w:val="15"/>
                  <w:szCs w:val="15"/>
                </w:rPr>
                <w:delText xml:space="preserve">[-0.151, 0.039]</w:delText>
              </w:r>
            </w:del>
            <w:ins w:id="1032" w:author="Revision" w:date="2026-07-08T00:00:00Z">
              <w:r>
                <w:rPr>
                  <w:rFonts w:ascii="Times New Roman" w:eastAsia="SimSun" w:hAnsi="Times New Roman" w:cs="Times New Roman"/>
                  <w:kern w:val="0"/>
                  <w:sz w:val="15"/>
                  <w:szCs w:val="15"/>
                </w:rPr>
                <w:t xml:space="preserve">[-0.083, 0.027]</w:t>
              </w:r>
            </w:ins>
          </w:p>
        </w:tc>
        <w:tc>
          <w:tcPr>
            <w:tcW w:w="633" w:type="pct"/>
            <w:tcBorders>
              <w:top w:val="nil"/>
            </w:tcBorders>
            <w:tcMar>
              <w:top w:w="30" w:type="dxa"/>
              <w:left w:w="45" w:type="dxa"/>
              <w:bottom w:w="30" w:type="dxa"/>
              <w:right w:w="45" w:type="dxa"/>
            </w:tcMar>
            <w:vAlign w:val="center"/>
          </w:tcPr>
          <w:p w14:paraId="39C6C88C" w14:textId="77777777" w:rsidR="003D2693" w:rsidRPr="00FA0D68" w:rsidRDefault="003D2693">
            <w:pPr>
              <w:widowControl/>
              <w:jc w:val="center"/>
              <w:rPr>
                <w:rFonts w:ascii="Times New Roman" w:eastAsia="SimSun" w:hAnsi="Times New Roman" w:cs="Times New Roman"/>
                <w:kern w:val="0"/>
                <w:sz w:val="15"/>
                <w:szCs w:val="15"/>
              </w:rPr>
            </w:pPr>
            <w:del w:id="1033" w:author="Revision" w:date="2026-07-08T00:00:00Z">
              <w:r>
                <w:rPr>
                  <w:rFonts w:ascii="Times New Roman" w:eastAsia="SimSun" w:hAnsi="Times New Roman" w:cs="Times New Roman"/>
                  <w:kern w:val="0"/>
                  <w:sz w:val="15"/>
                  <w:szCs w:val="15"/>
                </w:rPr>
                <w:delText xml:space="preserve">95.5</w:delText>
              </w:r>
            </w:del>
            <w:ins w:id="1034" w:author="Revision" w:date="2026-07-08T00:00:00Z">
              <w:r>
                <w:rPr>
                  <w:rFonts w:ascii="Times New Roman" w:eastAsia="SimSun" w:hAnsi="Times New Roman" w:cs="Times New Roman"/>
                  <w:kern w:val="0"/>
                  <w:sz w:val="15"/>
                  <w:szCs w:val="15"/>
                </w:rPr>
                <w:t xml:space="preserve">93.0</w:t>
              </w:r>
            </w:ins>
          </w:p>
        </w:tc>
      </w:tr>
      <w:tr w:rsidR="003D2693" w:rsidRPr="003D2693" w14:paraId="4405E2A0" w14:textId="77777777" w:rsidTr="00FA0D68">
        <w:trPr>
          <w:trHeight w:val="315"/>
        </w:trPr>
        <w:tc>
          <w:tcPr>
            <w:tcW w:w="683" w:type="pct"/>
            <w:vMerge/>
            <w:tcMar>
              <w:top w:w="30" w:type="dxa"/>
              <w:left w:w="45" w:type="dxa"/>
              <w:bottom w:w="30" w:type="dxa"/>
              <w:right w:w="45" w:type="dxa"/>
            </w:tcMar>
            <w:vAlign w:val="center"/>
          </w:tcPr>
          <w:p w14:paraId="514040BC" w14:textId="77777777" w:rsidR="003D2693" w:rsidRPr="00FA0D68" w:rsidRDefault="003D2693" w:rsidP="00A96E18">
            <w:pPr>
              <w:widowControl/>
              <w:jc w:val="left"/>
              <w:rPr>
                <w:rFonts w:ascii="Times New Roman" w:eastAsia="SimSun" w:hAnsi="Times New Roman" w:cs="Times New Roman"/>
                <w:kern w:val="0"/>
                <w:sz w:val="15"/>
                <w:szCs w:val="15"/>
              </w:rPr>
            </w:pPr>
          </w:p>
        </w:tc>
        <w:tc>
          <w:tcPr>
            <w:tcW w:w="1024" w:type="pct"/>
            <w:vAlign w:val="center"/>
          </w:tcPr>
          <w:p w14:paraId="290051FA" w14:textId="77777777" w:rsidR="003D2693" w:rsidRPr="00FA0D68" w:rsidRDefault="003D2693" w:rsidP="00A96E18">
            <w:pPr>
              <w:widowControl/>
              <w:jc w:val="left"/>
              <w:rPr>
                <w:rFonts w:ascii="Times New Roman" w:eastAsia="SimSun" w:hAnsi="Times New Roman" w:cs="Times New Roman"/>
                <w:kern w:val="0"/>
                <w:sz w:val="15"/>
                <w:szCs w:val="15"/>
              </w:rPr>
            </w:pPr>
            <w:r>
              <w:rPr>
                <w:rFonts w:ascii="Times New Roman" w:eastAsia="SimSun" w:hAnsi="Times New Roman" w:cs="Times New Roman" w:hint="eastAsia"/>
                <w:kern w:val="0"/>
                <w:sz w:val="15"/>
                <w:szCs w:val="15"/>
              </w:rPr>
              <w:t>农机社会化服务</w:t>
            </w:r>
            <w:r>
              <w:rPr>
                <w:rFonts w:ascii="Times New Roman" w:eastAsia="SimSun" w:hAnsi="Times New Roman" w:cs="Times New Roman"/>
                <w:kern w:val="0"/>
                <w:sz w:val="15"/>
                <w:szCs w:val="15"/>
              </w:rPr>
              <w:t>(AMS)</w:t>
            </w:r>
          </w:p>
        </w:tc>
        <w:tc>
          <w:tcPr>
            <w:tcW w:w="1024" w:type="pct"/>
            <w:tcMar>
              <w:top w:w="30" w:type="dxa"/>
              <w:left w:w="45" w:type="dxa"/>
              <w:bottom w:w="30" w:type="dxa"/>
              <w:right w:w="45" w:type="dxa"/>
            </w:tcMar>
            <w:vAlign w:val="center"/>
          </w:tcPr>
          <w:p w14:paraId="0C55A9F5" w14:textId="77777777" w:rsidR="003D2693" w:rsidRPr="00FA0D68" w:rsidRDefault="003D2693">
            <w:pPr>
              <w:widowControl/>
              <w:jc w:val="center"/>
              <w:rPr>
                <w:rFonts w:ascii="Times New Roman" w:eastAsia="SimSun" w:hAnsi="Times New Roman" w:cs="Times New Roman"/>
                <w:kern w:val="0"/>
                <w:sz w:val="15"/>
                <w:szCs w:val="15"/>
              </w:rPr>
            </w:pPr>
            <w:del w:id="1035" w:author="Revision" w:date="2026-07-08T00:00:00Z">
              <w:r>
                <w:rPr>
                  <w:rFonts w:ascii="Times New Roman" w:eastAsia="SimSun" w:hAnsi="Times New Roman" w:cs="Times New Roman"/>
                  <w:kern w:val="0"/>
                  <w:sz w:val="15"/>
                  <w:szCs w:val="15"/>
                </w:rPr>
                <w:delText xml:space="preserve">2</w:delText>
              </w:r>
            </w:del>
            <w:ins w:id="1036" w:author="Revision" w:date="2026-07-08T00:00:00Z">
              <w:r>
                <w:rPr>
                  <w:rFonts w:ascii="Times New Roman" w:eastAsia="SimSun" w:hAnsi="Times New Roman" w:cs="Times New Roman"/>
                  <w:kern w:val="0"/>
                  <w:sz w:val="15"/>
                  <w:szCs w:val="15"/>
                </w:rPr>
                <w:t xml:space="preserve">1</w:t>
              </w:r>
            </w:ins>
          </w:p>
        </w:tc>
        <w:tc>
          <w:tcPr>
            <w:tcW w:w="750" w:type="pct"/>
            <w:tcMar>
              <w:top w:w="30" w:type="dxa"/>
              <w:left w:w="45" w:type="dxa"/>
              <w:bottom w:w="30" w:type="dxa"/>
              <w:right w:w="45" w:type="dxa"/>
            </w:tcMar>
            <w:vAlign w:val="center"/>
          </w:tcPr>
          <w:p w14:paraId="4D65D014" w14:textId="77777777" w:rsidR="003D2693" w:rsidRPr="00FA0D68" w:rsidRDefault="003D2693">
            <w:pPr>
              <w:widowControl/>
              <w:jc w:val="center"/>
              <w:rPr>
                <w:rFonts w:ascii="Times New Roman" w:eastAsia="SimSun" w:hAnsi="Times New Roman" w:cs="Times New Roman"/>
                <w:kern w:val="0"/>
                <w:sz w:val="15"/>
                <w:szCs w:val="15"/>
              </w:rPr>
            </w:pPr>
            <w:del w:id="1037" w:author="Revision" w:date="2026-07-08T00:00:00Z">
              <w:r>
                <w:rPr>
                  <w:rFonts w:ascii="Times New Roman" w:eastAsia="SimSun" w:hAnsi="Times New Roman" w:cs="Times New Roman"/>
                  <w:kern w:val="0"/>
                  <w:sz w:val="15"/>
                  <w:szCs w:val="15"/>
                </w:rPr>
                <w:delText xml:space="preserve">0.120**</w:delText>
              </w:r>
            </w:del>
            <w:ins w:id="1038" w:author="Revision" w:date="2026-07-08T00:00:00Z">
              <w:r>
                <w:rPr>
                  <w:rFonts w:ascii="Times New Roman" w:eastAsia="SimSun" w:hAnsi="Times New Roman" w:cs="Times New Roman"/>
                  <w:kern w:val="0"/>
                  <w:sz w:val="15"/>
                  <w:szCs w:val="15"/>
                </w:rPr>
                <w:t xml:space="preserve">0.176***</w:t>
              </w:r>
            </w:ins>
          </w:p>
        </w:tc>
        <w:tc>
          <w:tcPr>
            <w:tcW w:w="886" w:type="pct"/>
            <w:tcMar>
              <w:top w:w="30" w:type="dxa"/>
              <w:left w:w="45" w:type="dxa"/>
              <w:bottom w:w="30" w:type="dxa"/>
              <w:right w:w="45" w:type="dxa"/>
            </w:tcMar>
            <w:vAlign w:val="center"/>
          </w:tcPr>
          <w:p w14:paraId="55EC7252" w14:textId="77777777" w:rsidR="003D2693" w:rsidRPr="00FA0D68" w:rsidRDefault="003D2693">
            <w:pPr>
              <w:widowControl/>
              <w:jc w:val="center"/>
              <w:rPr>
                <w:rFonts w:ascii="Times New Roman" w:eastAsia="SimSun" w:hAnsi="Times New Roman" w:cs="Times New Roman"/>
                <w:kern w:val="0"/>
                <w:sz w:val="15"/>
                <w:szCs w:val="15"/>
              </w:rPr>
            </w:pPr>
            <w:del w:id="1039" w:author="Revision" w:date="2026-07-08T00:00:00Z">
              <w:r>
                <w:rPr>
                  <w:rFonts w:ascii="Times New Roman" w:eastAsia="SimSun" w:hAnsi="Times New Roman" w:cs="Times New Roman"/>
                  <w:kern w:val="0"/>
                  <w:sz w:val="15"/>
                  <w:szCs w:val="15"/>
                </w:rPr>
                <w:delText xml:space="preserve">[0.005, 0.234]</w:delText>
              </w:r>
            </w:del>
            <w:ins w:id="1040" w:author="Revision" w:date="2026-07-08T00:00:00Z">
              <w:r>
                <w:rPr>
                  <w:rFonts w:ascii="Times New Roman" w:eastAsia="SimSun" w:hAnsi="Times New Roman" w:cs="Times New Roman"/>
                  <w:kern w:val="0"/>
                  <w:sz w:val="15"/>
                  <w:szCs w:val="15"/>
                </w:rPr>
                <w:t xml:space="preserve">[0.137, 0.215]</w:t>
              </w:r>
            </w:ins>
          </w:p>
        </w:tc>
        <w:tc>
          <w:tcPr>
            <w:tcW w:w="633" w:type="pct"/>
            <w:tcMar>
              <w:top w:w="30" w:type="dxa"/>
              <w:left w:w="45" w:type="dxa"/>
              <w:bottom w:w="30" w:type="dxa"/>
              <w:right w:w="45" w:type="dxa"/>
            </w:tcMar>
            <w:vAlign w:val="center"/>
          </w:tcPr>
          <w:p w14:paraId="6AEA9292" w14:textId="77777777" w:rsidR="003D2693" w:rsidRPr="00FA0D68" w:rsidRDefault="003D2693">
            <w:pPr>
              <w:widowControl/>
              <w:jc w:val="center"/>
              <w:rPr>
                <w:rFonts w:ascii="Times New Roman" w:eastAsia="SimSun" w:hAnsi="Times New Roman" w:cs="Times New Roman"/>
                <w:kern w:val="0"/>
                <w:sz w:val="15"/>
                <w:szCs w:val="15"/>
              </w:rPr>
            </w:pPr>
            <w:del w:id="1041" w:author="Revision" w:date="2026-07-08T00:00:00Z">
              <w:r>
                <w:rPr>
                  <w:rFonts w:ascii="Times New Roman" w:eastAsia="SimSun" w:hAnsi="Times New Roman" w:cs="Times New Roman"/>
                  <w:kern w:val="0"/>
                  <w:sz w:val="15"/>
                  <w:szCs w:val="15"/>
                </w:rPr>
                <w:delText xml:space="preserve">90.5</w:delText>
              </w:r>
            </w:del>
            <w:ins w:id="1042" w:author="Revision" w:date="2026-07-08T00:00:00Z">
              <w:r>
                <w:rPr>
                  <w:rFonts w:ascii="Times New Roman" w:eastAsia="SimSun" w:hAnsi="Times New Roman" w:cs="Times New Roman"/>
                  <w:kern w:val="0"/>
                  <w:sz w:val="15"/>
                  <w:szCs w:val="15"/>
                </w:rPr>
                <w:t xml:space="preserve">0.0</w:t>
              </w:r>
            </w:ins>
          </w:p>
        </w:tc>
      </w:tr>
      <w:tr w:rsidR="003D2693" w:rsidRPr="003D2693" w14:paraId="16F9ED56" w14:textId="77777777" w:rsidTr="00FA0D68">
        <w:trPr>
          <w:trHeight w:val="315"/>
        </w:trPr>
        <w:tc>
          <w:tcPr>
            <w:tcW w:w="683" w:type="pct"/>
            <w:vMerge/>
            <w:tcBorders>
              <w:bottom w:val="single" w:sz="4" w:space="0" w:color="auto"/>
            </w:tcBorders>
            <w:tcMar>
              <w:top w:w="30" w:type="dxa"/>
              <w:left w:w="45" w:type="dxa"/>
              <w:bottom w:w="30" w:type="dxa"/>
              <w:right w:w="45" w:type="dxa"/>
            </w:tcMar>
            <w:vAlign w:val="center"/>
          </w:tcPr>
          <w:p w14:paraId="30D3EA12" w14:textId="77777777" w:rsidR="003D2693" w:rsidRPr="00FA0D68" w:rsidRDefault="003D2693" w:rsidP="00A96E18">
            <w:pPr>
              <w:widowControl/>
              <w:jc w:val="left"/>
              <w:rPr>
                <w:rFonts w:ascii="Times New Roman" w:eastAsia="SimSun" w:hAnsi="Times New Roman" w:cs="Times New Roman"/>
                <w:kern w:val="0"/>
                <w:sz w:val="15"/>
                <w:szCs w:val="15"/>
              </w:rPr>
            </w:pPr>
          </w:p>
        </w:tc>
        <w:tc>
          <w:tcPr>
            <w:tcW w:w="1024" w:type="pct"/>
            <w:tcBorders>
              <w:bottom w:val="single" w:sz="4" w:space="0" w:color="auto"/>
            </w:tcBorders>
            <w:vAlign w:val="center"/>
          </w:tcPr>
          <w:p w14:paraId="4CC77520" w14:textId="77777777" w:rsidR="003D2693" w:rsidRPr="00FA0D68" w:rsidRDefault="003D2693" w:rsidP="00A96E18">
            <w:pPr>
              <w:widowControl/>
              <w:jc w:val="left"/>
              <w:rPr>
                <w:rFonts w:ascii="Times New Roman" w:eastAsia="SimSun" w:hAnsi="Times New Roman" w:cs="Times New Roman"/>
                <w:kern w:val="0"/>
                <w:sz w:val="15"/>
                <w:szCs w:val="15"/>
              </w:rPr>
            </w:pPr>
            <w:r>
              <w:rPr>
                <w:rFonts w:ascii="Times New Roman" w:eastAsia="SimSun" w:hAnsi="Times New Roman" w:cs="Times New Roman" w:hint="eastAsia"/>
                <w:kern w:val="0"/>
                <w:sz w:val="15"/>
                <w:szCs w:val="15"/>
              </w:rPr>
              <w:t>综合机械化水平</w:t>
            </w:r>
            <w:r>
              <w:rPr>
                <w:rFonts w:ascii="Times New Roman" w:eastAsia="SimSun" w:hAnsi="Times New Roman" w:cs="Times New Roman"/>
                <w:kern w:val="0"/>
                <w:sz w:val="15"/>
                <w:szCs w:val="15"/>
              </w:rPr>
              <w:t>(AML)</w:t>
            </w:r>
          </w:p>
        </w:tc>
        <w:tc>
          <w:tcPr>
            <w:tcW w:w="1024" w:type="pct"/>
            <w:tcBorders>
              <w:bottom w:val="single" w:sz="4" w:space="0" w:color="auto"/>
            </w:tcBorders>
            <w:tcMar>
              <w:top w:w="30" w:type="dxa"/>
              <w:left w:w="45" w:type="dxa"/>
              <w:bottom w:w="30" w:type="dxa"/>
              <w:right w:w="45" w:type="dxa"/>
            </w:tcMar>
            <w:vAlign w:val="center"/>
          </w:tcPr>
          <w:p w14:paraId="1AE53C7F" w14:textId="77777777" w:rsidR="003D2693" w:rsidRPr="00FA0D68" w:rsidRDefault="003D2693">
            <w:pPr>
              <w:widowControl/>
              <w:jc w:val="center"/>
              <w:rPr>
                <w:rFonts w:ascii="Times New Roman" w:eastAsia="SimSun" w:hAnsi="Times New Roman" w:cs="Times New Roman"/>
                <w:kern w:val="0"/>
                <w:sz w:val="15"/>
                <w:szCs w:val="15"/>
              </w:rPr>
            </w:pPr>
            <w:r>
              <w:rPr>
                <w:rFonts w:ascii="Times New Roman" w:eastAsia="SimSun" w:hAnsi="Times New Roman" w:cs="Times New Roman"/>
                <w:kern w:val="0"/>
                <w:sz w:val="15"/>
                <w:szCs w:val="15"/>
              </w:rPr>
              <w:t>3</w:t>
            </w:r>
          </w:p>
        </w:tc>
        <w:tc>
          <w:tcPr>
            <w:tcW w:w="750" w:type="pct"/>
            <w:tcBorders>
              <w:bottom w:val="single" w:sz="4" w:space="0" w:color="auto"/>
            </w:tcBorders>
            <w:tcMar>
              <w:top w:w="30" w:type="dxa"/>
              <w:left w:w="45" w:type="dxa"/>
              <w:bottom w:w="30" w:type="dxa"/>
              <w:right w:w="45" w:type="dxa"/>
            </w:tcMar>
            <w:vAlign w:val="center"/>
          </w:tcPr>
          <w:p w14:paraId="674E8EE1" w14:textId="77777777" w:rsidR="003D2693" w:rsidRPr="00FA0D68" w:rsidRDefault="003D2693">
            <w:pPr>
              <w:widowControl/>
              <w:jc w:val="center"/>
              <w:rPr>
                <w:rFonts w:ascii="Times New Roman" w:eastAsia="SimSun" w:hAnsi="Times New Roman" w:cs="Times New Roman"/>
                <w:kern w:val="0"/>
                <w:sz w:val="15"/>
                <w:szCs w:val="15"/>
              </w:rPr>
            </w:pPr>
            <w:r>
              <w:rPr>
                <w:rFonts w:ascii="Times New Roman" w:eastAsia="SimSun" w:hAnsi="Times New Roman" w:cs="Times New Roman"/>
                <w:kern w:val="0"/>
                <w:sz w:val="15"/>
                <w:szCs w:val="15"/>
              </w:rPr>
              <w:t>0.112</w:t>
            </w:r>
            <w:r>
              <w:rPr>
                <w:rFonts w:ascii="Times New Roman" w:eastAsia="SimSun" w:hAnsi="Times New Roman" w:cs="Times New Roman"/>
                <w:kern w:val="0"/>
                <w:sz w:val="15"/>
                <w:szCs w:val="15"/>
                <w:vertAlign w:val="superscript"/>
              </w:rPr>
              <w:t>***</w:t>
            </w:r>
          </w:p>
        </w:tc>
        <w:tc>
          <w:tcPr>
            <w:tcW w:w="886" w:type="pct"/>
            <w:tcBorders>
              <w:bottom w:val="single" w:sz="4" w:space="0" w:color="auto"/>
            </w:tcBorders>
            <w:tcMar>
              <w:top w:w="30" w:type="dxa"/>
              <w:left w:w="45" w:type="dxa"/>
              <w:bottom w:w="30" w:type="dxa"/>
              <w:right w:w="45" w:type="dxa"/>
            </w:tcMar>
            <w:vAlign w:val="center"/>
          </w:tcPr>
          <w:p w14:paraId="4BCC3729" w14:textId="77777777" w:rsidR="003D2693" w:rsidRPr="00FA0D68" w:rsidRDefault="003D2693">
            <w:pPr>
              <w:widowControl/>
              <w:jc w:val="center"/>
              <w:rPr>
                <w:rFonts w:ascii="Times New Roman" w:eastAsia="SimSun" w:hAnsi="Times New Roman" w:cs="Times New Roman"/>
                <w:kern w:val="0"/>
                <w:sz w:val="15"/>
                <w:szCs w:val="15"/>
              </w:rPr>
            </w:pPr>
            <w:r>
              <w:rPr>
                <w:rFonts w:ascii="Times New Roman" w:eastAsia="SimSun" w:hAnsi="Times New Roman" w:cs="Times New Roman"/>
                <w:kern w:val="0"/>
                <w:sz w:val="15"/>
                <w:szCs w:val="15"/>
              </w:rPr>
              <w:t>[0.050, 0.174]</w:t>
            </w:r>
          </w:p>
        </w:tc>
        <w:tc>
          <w:tcPr>
            <w:tcW w:w="633" w:type="pct"/>
            <w:tcBorders>
              <w:bottom w:val="single" w:sz="4" w:space="0" w:color="auto"/>
            </w:tcBorders>
            <w:tcMar>
              <w:top w:w="30" w:type="dxa"/>
              <w:left w:w="45" w:type="dxa"/>
              <w:bottom w:w="30" w:type="dxa"/>
              <w:right w:w="45" w:type="dxa"/>
            </w:tcMar>
            <w:vAlign w:val="center"/>
          </w:tcPr>
          <w:p w14:paraId="746D0F89" w14:textId="77777777" w:rsidR="003D2693" w:rsidRPr="00FA0D68" w:rsidRDefault="003D2693">
            <w:pPr>
              <w:widowControl/>
              <w:jc w:val="center"/>
              <w:rPr>
                <w:rFonts w:ascii="Times New Roman" w:eastAsia="SimSun" w:hAnsi="Times New Roman" w:cs="Times New Roman"/>
                <w:kern w:val="0"/>
                <w:sz w:val="15"/>
                <w:szCs w:val="15"/>
              </w:rPr>
            </w:pPr>
            <w:r>
              <w:rPr>
                <w:rFonts w:ascii="Times New Roman" w:eastAsia="SimSun" w:hAnsi="Times New Roman" w:cs="Times New Roman"/>
                <w:kern w:val="0"/>
                <w:sz w:val="15"/>
                <w:szCs w:val="15"/>
              </w:rPr>
              <w:t>86.0</w:t>
            </w:r>
          </w:p>
        </w:tc>
      </w:tr>
      <w:tr w:rsidR="003D2693" w:rsidRPr="003D2693" w14:paraId="5C574ADA" w14:textId="77777777" w:rsidTr="00FA0D68">
        <w:trPr>
          <w:trHeight w:val="57"/>
        </w:trPr>
        <w:tc>
          <w:tcPr>
            <w:tcW w:w="683" w:type="pct"/>
            <w:vMerge w:val="restart"/>
            <w:tcBorders>
              <w:top w:val="single" w:sz="4" w:space="0" w:color="auto"/>
              <w:bottom w:val="nil"/>
            </w:tcBorders>
            <w:tcMar>
              <w:top w:w="30" w:type="dxa"/>
              <w:left w:w="45" w:type="dxa"/>
              <w:bottom w:w="30" w:type="dxa"/>
              <w:right w:w="45" w:type="dxa"/>
            </w:tcMar>
            <w:vAlign w:val="center"/>
          </w:tcPr>
          <w:p w14:paraId="0D12CBBF" w14:textId="77777777" w:rsidR="003D2693" w:rsidRPr="00FA0D68" w:rsidRDefault="003D2693" w:rsidP="00A96E18">
            <w:pPr>
              <w:widowControl/>
              <w:jc w:val="left"/>
              <w:rPr>
                <w:rFonts w:ascii="Times New Roman" w:eastAsia="SimSun" w:hAnsi="Times New Roman" w:cs="Times New Roman"/>
                <w:kern w:val="0"/>
                <w:sz w:val="15"/>
                <w:szCs w:val="15"/>
              </w:rPr>
            </w:pPr>
            <w:r>
              <w:rPr>
                <w:rFonts w:ascii="Times New Roman" w:eastAsia="SimSun" w:hAnsi="Times New Roman" w:cs="Times New Roman" w:hint="eastAsia"/>
                <w:kern w:val="0"/>
                <w:sz w:val="15"/>
                <w:szCs w:val="15"/>
              </w:rPr>
              <w:t>生产效率</w:t>
            </w:r>
          </w:p>
        </w:tc>
        <w:tc>
          <w:tcPr>
            <w:tcW w:w="1024" w:type="pct"/>
            <w:tcBorders>
              <w:top w:val="single" w:sz="4" w:space="0" w:color="auto"/>
              <w:bottom w:val="nil"/>
            </w:tcBorders>
            <w:vAlign w:val="center"/>
          </w:tcPr>
          <w:p w14:paraId="251F0726" w14:textId="77777777" w:rsidR="003D2693" w:rsidRPr="00FA0D68" w:rsidRDefault="003D2693" w:rsidP="00A96E18">
            <w:pPr>
              <w:widowControl/>
              <w:jc w:val="left"/>
              <w:rPr>
                <w:rFonts w:ascii="Times New Roman" w:eastAsia="SimSun" w:hAnsi="Times New Roman" w:cs="Times New Roman"/>
                <w:kern w:val="0"/>
                <w:sz w:val="15"/>
                <w:szCs w:val="15"/>
              </w:rPr>
            </w:pPr>
            <w:r>
              <w:rPr>
                <w:rFonts w:ascii="Times New Roman" w:eastAsia="SimSun" w:hAnsi="Times New Roman" w:cs="Times New Roman" w:hint="eastAsia"/>
                <w:kern w:val="0"/>
                <w:sz w:val="15"/>
                <w:szCs w:val="15"/>
              </w:rPr>
              <w:t>全样本</w:t>
            </w:r>
          </w:p>
        </w:tc>
        <w:tc>
          <w:tcPr>
            <w:tcW w:w="1024" w:type="pct"/>
            <w:tcBorders>
              <w:top w:val="single" w:sz="4" w:space="0" w:color="auto"/>
              <w:bottom w:val="nil"/>
            </w:tcBorders>
            <w:tcMar>
              <w:top w:w="30" w:type="dxa"/>
              <w:left w:w="45" w:type="dxa"/>
              <w:bottom w:w="30" w:type="dxa"/>
              <w:right w:w="45" w:type="dxa"/>
            </w:tcMar>
            <w:vAlign w:val="center"/>
          </w:tcPr>
          <w:p w14:paraId="32620F74" w14:textId="77777777" w:rsidR="003D2693" w:rsidRPr="00FA0D68" w:rsidRDefault="003D2693">
            <w:pPr>
              <w:widowControl/>
              <w:jc w:val="center"/>
              <w:rPr>
                <w:rFonts w:ascii="Times New Roman" w:eastAsia="SimSun" w:hAnsi="Times New Roman" w:cs="Times New Roman"/>
                <w:kern w:val="0"/>
                <w:sz w:val="15"/>
                <w:szCs w:val="15"/>
              </w:rPr>
            </w:pPr>
            <w:r>
              <w:rPr>
                <w:rFonts w:ascii="Times New Roman" w:eastAsia="SimSun" w:hAnsi="Times New Roman" w:cs="Times New Roman"/>
                <w:kern w:val="0"/>
                <w:sz w:val="15"/>
                <w:szCs w:val="15"/>
              </w:rPr>
              <w:t>20</w:t>
            </w:r>
          </w:p>
        </w:tc>
        <w:tc>
          <w:tcPr>
            <w:tcW w:w="750" w:type="pct"/>
            <w:tcBorders>
              <w:top w:val="single" w:sz="4" w:space="0" w:color="auto"/>
              <w:bottom w:val="nil"/>
            </w:tcBorders>
            <w:tcMar>
              <w:top w:w="30" w:type="dxa"/>
              <w:left w:w="45" w:type="dxa"/>
              <w:bottom w:w="30" w:type="dxa"/>
              <w:right w:w="45" w:type="dxa"/>
            </w:tcMar>
            <w:vAlign w:val="center"/>
          </w:tcPr>
          <w:p w14:paraId="76F79607" w14:textId="77777777" w:rsidR="003D2693" w:rsidRPr="00FA0D68" w:rsidRDefault="003D2693">
            <w:pPr>
              <w:widowControl/>
              <w:jc w:val="center"/>
              <w:rPr>
                <w:rFonts w:ascii="Times New Roman" w:eastAsia="SimSun" w:hAnsi="Times New Roman" w:cs="Times New Roman"/>
                <w:kern w:val="0"/>
                <w:sz w:val="15"/>
                <w:szCs w:val="15"/>
              </w:rPr>
            </w:pPr>
            <w:r>
              <w:rPr>
                <w:rFonts w:ascii="Times New Roman" w:eastAsia="SimSun" w:hAnsi="Times New Roman" w:cs="Times New Roman"/>
                <w:kern w:val="0"/>
                <w:sz w:val="15"/>
                <w:szCs w:val="15"/>
              </w:rPr>
              <w:t>0.172</w:t>
            </w:r>
            <w:r>
              <w:rPr>
                <w:rFonts w:ascii="Times New Roman" w:eastAsia="SimSun" w:hAnsi="Times New Roman" w:cs="Times New Roman"/>
                <w:kern w:val="0"/>
                <w:sz w:val="15"/>
                <w:szCs w:val="15"/>
                <w:vertAlign w:val="superscript"/>
              </w:rPr>
              <w:t>***</w:t>
            </w:r>
          </w:p>
        </w:tc>
        <w:tc>
          <w:tcPr>
            <w:tcW w:w="886" w:type="pct"/>
            <w:tcBorders>
              <w:top w:val="single" w:sz="4" w:space="0" w:color="auto"/>
              <w:bottom w:val="nil"/>
            </w:tcBorders>
            <w:tcMar>
              <w:top w:w="30" w:type="dxa"/>
              <w:left w:w="45" w:type="dxa"/>
              <w:bottom w:w="30" w:type="dxa"/>
              <w:right w:w="45" w:type="dxa"/>
            </w:tcMar>
            <w:vAlign w:val="center"/>
          </w:tcPr>
          <w:p w14:paraId="13436FED" w14:textId="77777777" w:rsidR="003D2693" w:rsidRPr="00FA0D68" w:rsidRDefault="003D2693">
            <w:pPr>
              <w:widowControl/>
              <w:jc w:val="center"/>
              <w:rPr>
                <w:rFonts w:ascii="Times New Roman" w:eastAsia="SimSun" w:hAnsi="Times New Roman" w:cs="Times New Roman"/>
                <w:kern w:val="0"/>
                <w:sz w:val="15"/>
                <w:szCs w:val="15"/>
              </w:rPr>
            </w:pPr>
            <w:r>
              <w:rPr>
                <w:rFonts w:ascii="Times New Roman" w:eastAsia="SimSun" w:hAnsi="Times New Roman" w:cs="Times New Roman"/>
                <w:kern w:val="0"/>
                <w:sz w:val="15"/>
                <w:szCs w:val="15"/>
              </w:rPr>
              <w:t>[0.135, 0.209]</w:t>
            </w:r>
          </w:p>
        </w:tc>
        <w:tc>
          <w:tcPr>
            <w:tcW w:w="633" w:type="pct"/>
            <w:tcBorders>
              <w:top w:val="single" w:sz="4" w:space="0" w:color="auto"/>
              <w:bottom w:val="nil"/>
            </w:tcBorders>
            <w:tcMar>
              <w:top w:w="30" w:type="dxa"/>
              <w:left w:w="45" w:type="dxa"/>
              <w:bottom w:w="30" w:type="dxa"/>
              <w:right w:w="45" w:type="dxa"/>
            </w:tcMar>
            <w:vAlign w:val="center"/>
          </w:tcPr>
          <w:p w14:paraId="1D29816F" w14:textId="77777777" w:rsidR="003D2693" w:rsidRPr="00FA0D68" w:rsidRDefault="003D2693">
            <w:pPr>
              <w:widowControl/>
              <w:jc w:val="center"/>
              <w:rPr>
                <w:rFonts w:ascii="Times New Roman" w:eastAsia="SimSun" w:hAnsi="Times New Roman" w:cs="Times New Roman"/>
                <w:kern w:val="0"/>
                <w:sz w:val="15"/>
                <w:szCs w:val="15"/>
              </w:rPr>
            </w:pPr>
            <w:r>
              <w:rPr>
                <w:rFonts w:ascii="Times New Roman" w:eastAsia="SimSun" w:hAnsi="Times New Roman" w:cs="Times New Roman"/>
                <w:kern w:val="0"/>
                <w:sz w:val="15"/>
                <w:szCs w:val="15"/>
              </w:rPr>
              <w:t>92.5</w:t>
            </w:r>
          </w:p>
        </w:tc>
      </w:tr>
      <w:tr w:rsidR="003D2693" w:rsidRPr="003D2693" w14:paraId="2FEC6F8A" w14:textId="77777777" w:rsidTr="00FA0D68">
        <w:trPr>
          <w:trHeight w:val="315"/>
        </w:trPr>
        <w:tc>
          <w:tcPr>
            <w:tcW w:w="683" w:type="pct"/>
            <w:vMerge/>
            <w:tcBorders>
              <w:top w:val="nil"/>
            </w:tcBorders>
            <w:tcMar>
              <w:top w:w="30" w:type="dxa"/>
              <w:left w:w="45" w:type="dxa"/>
              <w:bottom w:w="30" w:type="dxa"/>
              <w:right w:w="45" w:type="dxa"/>
            </w:tcMar>
            <w:vAlign w:val="center"/>
          </w:tcPr>
          <w:p w14:paraId="1BDF6AA2" w14:textId="77777777" w:rsidR="003D2693" w:rsidRPr="00FA0D68" w:rsidRDefault="003D2693">
            <w:pPr>
              <w:widowControl/>
              <w:jc w:val="center"/>
              <w:rPr>
                <w:rFonts w:ascii="Times New Roman" w:eastAsia="SimSun" w:hAnsi="Times New Roman" w:cs="Times New Roman"/>
                <w:kern w:val="0"/>
                <w:sz w:val="15"/>
                <w:szCs w:val="15"/>
              </w:rPr>
            </w:pPr>
          </w:p>
        </w:tc>
        <w:tc>
          <w:tcPr>
            <w:tcW w:w="1024" w:type="pct"/>
            <w:tcBorders>
              <w:top w:val="nil"/>
            </w:tcBorders>
            <w:vAlign w:val="center"/>
          </w:tcPr>
          <w:p w14:paraId="650A8FBB" w14:textId="77777777" w:rsidR="003D2693" w:rsidRPr="00FA0D68" w:rsidRDefault="003D2693" w:rsidP="00A96E18">
            <w:pPr>
              <w:widowControl/>
              <w:jc w:val="left"/>
              <w:rPr>
                <w:rFonts w:ascii="Times New Roman" w:eastAsia="SimSun" w:hAnsi="Times New Roman" w:cs="Times New Roman"/>
                <w:kern w:val="0"/>
                <w:sz w:val="15"/>
                <w:szCs w:val="15"/>
              </w:rPr>
            </w:pPr>
            <w:r>
              <w:rPr>
                <w:rFonts w:ascii="Times New Roman" w:eastAsia="SimSun" w:hAnsi="Times New Roman" w:cs="Times New Roman" w:hint="eastAsia"/>
                <w:kern w:val="0"/>
                <w:sz w:val="15"/>
                <w:szCs w:val="15"/>
              </w:rPr>
              <w:t>农机资本投入</w:t>
            </w:r>
            <w:r>
              <w:rPr>
                <w:rFonts w:ascii="Times New Roman" w:eastAsia="SimSun" w:hAnsi="Times New Roman" w:cs="Times New Roman"/>
                <w:kern w:val="0"/>
                <w:sz w:val="15"/>
                <w:szCs w:val="15"/>
              </w:rPr>
              <w:t>(MCI)</w:t>
            </w:r>
          </w:p>
        </w:tc>
        <w:tc>
          <w:tcPr>
            <w:tcW w:w="1024" w:type="pct"/>
            <w:tcBorders>
              <w:top w:val="nil"/>
            </w:tcBorders>
            <w:tcMar>
              <w:top w:w="30" w:type="dxa"/>
              <w:left w:w="45" w:type="dxa"/>
              <w:bottom w:w="30" w:type="dxa"/>
              <w:right w:w="45" w:type="dxa"/>
            </w:tcMar>
            <w:vAlign w:val="center"/>
          </w:tcPr>
          <w:p w14:paraId="6138F2B1" w14:textId="77777777" w:rsidR="003D2693" w:rsidRPr="00FA0D68" w:rsidRDefault="003D2693">
            <w:pPr>
              <w:widowControl/>
              <w:jc w:val="center"/>
              <w:rPr>
                <w:rFonts w:ascii="Times New Roman" w:eastAsia="SimSun" w:hAnsi="Times New Roman" w:cs="Times New Roman"/>
                <w:kern w:val="0"/>
                <w:sz w:val="15"/>
                <w:szCs w:val="15"/>
              </w:rPr>
            </w:pPr>
            <w:r>
              <w:rPr>
                <w:rFonts w:ascii="Times New Roman" w:eastAsia="SimSun" w:hAnsi="Times New Roman" w:cs="Times New Roman"/>
                <w:kern w:val="0"/>
                <w:sz w:val="15"/>
                <w:szCs w:val="15"/>
              </w:rPr>
              <w:t>4</w:t>
            </w:r>
          </w:p>
        </w:tc>
        <w:tc>
          <w:tcPr>
            <w:tcW w:w="750" w:type="pct"/>
            <w:tcBorders>
              <w:top w:val="nil"/>
            </w:tcBorders>
            <w:tcMar>
              <w:top w:w="30" w:type="dxa"/>
              <w:left w:w="45" w:type="dxa"/>
              <w:bottom w:w="30" w:type="dxa"/>
              <w:right w:w="45" w:type="dxa"/>
            </w:tcMar>
            <w:vAlign w:val="center"/>
          </w:tcPr>
          <w:p w14:paraId="60C35082" w14:textId="77777777" w:rsidR="003D2693" w:rsidRPr="00FA0D68" w:rsidRDefault="003D2693">
            <w:pPr>
              <w:widowControl/>
              <w:jc w:val="center"/>
              <w:rPr>
                <w:rFonts w:ascii="Times New Roman" w:eastAsia="SimSun" w:hAnsi="Times New Roman" w:cs="Times New Roman"/>
                <w:kern w:val="0"/>
                <w:sz w:val="15"/>
                <w:szCs w:val="15"/>
              </w:rPr>
            </w:pPr>
            <w:r>
              <w:rPr>
                <w:rFonts w:ascii="Times New Roman" w:eastAsia="SimSun" w:hAnsi="Times New Roman" w:cs="Times New Roman"/>
                <w:kern w:val="0"/>
                <w:sz w:val="15"/>
                <w:szCs w:val="15"/>
              </w:rPr>
              <w:t>0.191</w:t>
            </w:r>
            <w:r>
              <w:rPr>
                <w:rFonts w:ascii="Times New Roman" w:eastAsia="SimSun" w:hAnsi="Times New Roman" w:cs="Times New Roman"/>
                <w:kern w:val="0"/>
                <w:sz w:val="15"/>
                <w:szCs w:val="15"/>
                <w:vertAlign w:val="superscript"/>
              </w:rPr>
              <w:t>***</w:t>
            </w:r>
          </w:p>
        </w:tc>
        <w:tc>
          <w:tcPr>
            <w:tcW w:w="886" w:type="pct"/>
            <w:tcBorders>
              <w:top w:val="nil"/>
            </w:tcBorders>
            <w:tcMar>
              <w:top w:w="30" w:type="dxa"/>
              <w:left w:w="45" w:type="dxa"/>
              <w:bottom w:w="30" w:type="dxa"/>
              <w:right w:w="45" w:type="dxa"/>
            </w:tcMar>
            <w:vAlign w:val="center"/>
          </w:tcPr>
          <w:p w14:paraId="3FF46DC2" w14:textId="77777777" w:rsidR="003D2693" w:rsidRPr="00FA0D68" w:rsidRDefault="003D2693">
            <w:pPr>
              <w:widowControl/>
              <w:jc w:val="center"/>
              <w:rPr>
                <w:rFonts w:ascii="Times New Roman" w:eastAsia="SimSun" w:hAnsi="Times New Roman" w:cs="Times New Roman"/>
                <w:kern w:val="0"/>
                <w:sz w:val="15"/>
                <w:szCs w:val="15"/>
              </w:rPr>
            </w:pPr>
            <w:r>
              <w:rPr>
                <w:rFonts w:ascii="Times New Roman" w:eastAsia="SimSun" w:hAnsi="Times New Roman" w:cs="Times New Roman"/>
                <w:kern w:val="0"/>
                <w:sz w:val="15"/>
                <w:szCs w:val="15"/>
              </w:rPr>
              <w:t>[0.064, 0.318]</w:t>
            </w:r>
          </w:p>
        </w:tc>
        <w:tc>
          <w:tcPr>
            <w:tcW w:w="633" w:type="pct"/>
            <w:tcBorders>
              <w:top w:val="nil"/>
            </w:tcBorders>
            <w:tcMar>
              <w:top w:w="30" w:type="dxa"/>
              <w:left w:w="45" w:type="dxa"/>
              <w:bottom w:w="30" w:type="dxa"/>
              <w:right w:w="45" w:type="dxa"/>
            </w:tcMar>
            <w:vAlign w:val="center"/>
          </w:tcPr>
          <w:p w14:paraId="1F237FD9" w14:textId="77777777" w:rsidR="003D2693" w:rsidRPr="00FA0D68" w:rsidRDefault="003D2693">
            <w:pPr>
              <w:widowControl/>
              <w:jc w:val="center"/>
              <w:rPr>
                <w:rFonts w:ascii="Times New Roman" w:eastAsia="SimSun" w:hAnsi="Times New Roman" w:cs="Times New Roman"/>
                <w:kern w:val="0"/>
                <w:sz w:val="15"/>
                <w:szCs w:val="15"/>
              </w:rPr>
            </w:pPr>
            <w:r>
              <w:rPr>
                <w:rFonts w:ascii="Times New Roman" w:eastAsia="SimSun" w:hAnsi="Times New Roman" w:cs="Times New Roman"/>
                <w:kern w:val="0"/>
                <w:sz w:val="15"/>
                <w:szCs w:val="15"/>
              </w:rPr>
              <w:t>89.0</w:t>
            </w:r>
          </w:p>
        </w:tc>
      </w:tr>
      <w:tr w:rsidR="003D2693" w:rsidRPr="003D2693" w14:paraId="38220D88" w14:textId="77777777" w:rsidTr="00FA0D68">
        <w:trPr>
          <w:trHeight w:val="315"/>
        </w:trPr>
        <w:tc>
          <w:tcPr>
            <w:tcW w:w="683" w:type="pct"/>
            <w:vMerge/>
            <w:tcMar>
              <w:top w:w="30" w:type="dxa"/>
              <w:left w:w="45" w:type="dxa"/>
              <w:bottom w:w="30" w:type="dxa"/>
              <w:right w:w="45" w:type="dxa"/>
            </w:tcMar>
            <w:vAlign w:val="center"/>
          </w:tcPr>
          <w:p w14:paraId="1C7FD475" w14:textId="77777777" w:rsidR="003D2693" w:rsidRPr="00FA0D68" w:rsidRDefault="003D2693">
            <w:pPr>
              <w:widowControl/>
              <w:jc w:val="center"/>
              <w:rPr>
                <w:rFonts w:ascii="Times New Roman" w:eastAsia="SimSun" w:hAnsi="Times New Roman" w:cs="Times New Roman"/>
                <w:kern w:val="0"/>
                <w:sz w:val="15"/>
                <w:szCs w:val="15"/>
              </w:rPr>
            </w:pPr>
          </w:p>
        </w:tc>
        <w:tc>
          <w:tcPr>
            <w:tcW w:w="1024" w:type="pct"/>
            <w:vAlign w:val="center"/>
          </w:tcPr>
          <w:p w14:paraId="6F063F61" w14:textId="77777777" w:rsidR="003D2693" w:rsidRPr="00FA0D68" w:rsidRDefault="003D2693" w:rsidP="00A96E18">
            <w:pPr>
              <w:widowControl/>
              <w:jc w:val="left"/>
              <w:rPr>
                <w:rFonts w:ascii="Times New Roman" w:eastAsia="SimSun" w:hAnsi="Times New Roman" w:cs="Times New Roman"/>
                <w:kern w:val="0"/>
                <w:sz w:val="15"/>
                <w:szCs w:val="15"/>
              </w:rPr>
            </w:pPr>
            <w:r>
              <w:rPr>
                <w:rFonts w:ascii="Times New Roman" w:eastAsia="SimSun" w:hAnsi="Times New Roman" w:cs="Times New Roman" w:hint="eastAsia"/>
                <w:kern w:val="0"/>
                <w:sz w:val="15"/>
                <w:szCs w:val="15"/>
              </w:rPr>
              <w:t>农机社会化服务</w:t>
            </w:r>
            <w:r>
              <w:rPr>
                <w:rFonts w:ascii="Times New Roman" w:eastAsia="SimSun" w:hAnsi="Times New Roman" w:cs="Times New Roman"/>
                <w:kern w:val="0"/>
                <w:sz w:val="15"/>
                <w:szCs w:val="15"/>
              </w:rPr>
              <w:t>(AMS)</w:t>
            </w:r>
          </w:p>
        </w:tc>
        <w:tc>
          <w:tcPr>
            <w:tcW w:w="1024" w:type="pct"/>
            <w:tcMar>
              <w:top w:w="30" w:type="dxa"/>
              <w:left w:w="45" w:type="dxa"/>
              <w:bottom w:w="30" w:type="dxa"/>
              <w:right w:w="45" w:type="dxa"/>
            </w:tcMar>
            <w:vAlign w:val="center"/>
          </w:tcPr>
          <w:p w14:paraId="5DBA52E3" w14:textId="77777777" w:rsidR="003D2693" w:rsidRPr="00FA0D68" w:rsidRDefault="003D2693">
            <w:pPr>
              <w:widowControl/>
              <w:jc w:val="center"/>
              <w:rPr>
                <w:rFonts w:ascii="Times New Roman" w:eastAsia="SimSun" w:hAnsi="Times New Roman" w:cs="Times New Roman"/>
                <w:kern w:val="0"/>
                <w:sz w:val="15"/>
                <w:szCs w:val="15"/>
              </w:rPr>
            </w:pPr>
            <w:r>
              <w:rPr>
                <w:rFonts w:ascii="Times New Roman" w:eastAsia="SimSun" w:hAnsi="Times New Roman" w:cs="Times New Roman"/>
                <w:kern w:val="0"/>
                <w:sz w:val="15"/>
                <w:szCs w:val="15"/>
              </w:rPr>
              <w:t>14</w:t>
            </w:r>
          </w:p>
        </w:tc>
        <w:tc>
          <w:tcPr>
            <w:tcW w:w="750" w:type="pct"/>
            <w:tcMar>
              <w:top w:w="30" w:type="dxa"/>
              <w:left w:w="45" w:type="dxa"/>
              <w:bottom w:w="30" w:type="dxa"/>
              <w:right w:w="45" w:type="dxa"/>
            </w:tcMar>
            <w:vAlign w:val="center"/>
          </w:tcPr>
          <w:p w14:paraId="500AC8F9" w14:textId="77777777" w:rsidR="003D2693" w:rsidRPr="00FA0D68" w:rsidRDefault="003D2693">
            <w:pPr>
              <w:widowControl/>
              <w:jc w:val="center"/>
              <w:rPr>
                <w:rFonts w:ascii="Times New Roman" w:eastAsia="SimSun" w:hAnsi="Times New Roman" w:cs="Times New Roman"/>
                <w:kern w:val="0"/>
                <w:sz w:val="15"/>
                <w:szCs w:val="15"/>
              </w:rPr>
            </w:pPr>
            <w:r>
              <w:rPr>
                <w:rFonts w:ascii="Times New Roman" w:eastAsia="SimSun" w:hAnsi="Times New Roman" w:cs="Times New Roman"/>
                <w:kern w:val="0"/>
                <w:sz w:val="15"/>
                <w:szCs w:val="15"/>
              </w:rPr>
              <w:t>0.170</w:t>
            </w:r>
            <w:r>
              <w:rPr>
                <w:rFonts w:ascii="Times New Roman" w:eastAsia="SimSun" w:hAnsi="Times New Roman" w:cs="Times New Roman"/>
                <w:kern w:val="0"/>
                <w:sz w:val="15"/>
                <w:szCs w:val="15"/>
                <w:vertAlign w:val="superscript"/>
              </w:rPr>
              <w:t>***</w:t>
            </w:r>
          </w:p>
        </w:tc>
        <w:tc>
          <w:tcPr>
            <w:tcW w:w="886" w:type="pct"/>
            <w:tcMar>
              <w:top w:w="30" w:type="dxa"/>
              <w:left w:w="45" w:type="dxa"/>
              <w:bottom w:w="30" w:type="dxa"/>
              <w:right w:w="45" w:type="dxa"/>
            </w:tcMar>
            <w:vAlign w:val="center"/>
          </w:tcPr>
          <w:p w14:paraId="48CCD19F" w14:textId="77777777" w:rsidR="003D2693" w:rsidRPr="00FA0D68" w:rsidRDefault="003D2693">
            <w:pPr>
              <w:widowControl/>
              <w:jc w:val="center"/>
              <w:rPr>
                <w:rFonts w:ascii="Times New Roman" w:eastAsia="SimSun" w:hAnsi="Times New Roman" w:cs="Times New Roman"/>
                <w:kern w:val="0"/>
                <w:sz w:val="15"/>
                <w:szCs w:val="15"/>
              </w:rPr>
            </w:pPr>
            <w:r>
              <w:rPr>
                <w:rFonts w:ascii="Times New Roman" w:eastAsia="SimSun" w:hAnsi="Times New Roman" w:cs="Times New Roman"/>
                <w:kern w:val="0"/>
                <w:sz w:val="15"/>
                <w:szCs w:val="15"/>
              </w:rPr>
              <w:t>[0.114, 0.226]</w:t>
            </w:r>
          </w:p>
        </w:tc>
        <w:tc>
          <w:tcPr>
            <w:tcW w:w="633" w:type="pct"/>
            <w:tcMar>
              <w:top w:w="30" w:type="dxa"/>
              <w:left w:w="45" w:type="dxa"/>
              <w:bottom w:w="30" w:type="dxa"/>
              <w:right w:w="45" w:type="dxa"/>
            </w:tcMar>
            <w:vAlign w:val="center"/>
          </w:tcPr>
          <w:p w14:paraId="7492A071" w14:textId="77777777" w:rsidR="003D2693" w:rsidRPr="00FA0D68" w:rsidRDefault="003D2693">
            <w:pPr>
              <w:widowControl/>
              <w:jc w:val="center"/>
              <w:rPr>
                <w:rFonts w:ascii="Times New Roman" w:eastAsia="SimSun" w:hAnsi="Times New Roman" w:cs="Times New Roman"/>
                <w:kern w:val="0"/>
                <w:sz w:val="15"/>
                <w:szCs w:val="15"/>
              </w:rPr>
            </w:pPr>
            <w:r>
              <w:rPr>
                <w:rFonts w:ascii="Times New Roman" w:eastAsia="SimSun" w:hAnsi="Times New Roman" w:cs="Times New Roman"/>
                <w:kern w:val="0"/>
                <w:sz w:val="15"/>
                <w:szCs w:val="15"/>
              </w:rPr>
              <w:t>92.7</w:t>
            </w:r>
          </w:p>
        </w:tc>
      </w:tr>
      <w:tr w:rsidR="003D2693" w:rsidRPr="003D2693" w14:paraId="4287F382" w14:textId="77777777" w:rsidTr="00FA0D68">
        <w:trPr>
          <w:trHeight w:val="315"/>
        </w:trPr>
        <w:tc>
          <w:tcPr>
            <w:tcW w:w="683" w:type="pct"/>
            <w:vMerge/>
            <w:tcMar>
              <w:top w:w="30" w:type="dxa"/>
              <w:left w:w="45" w:type="dxa"/>
              <w:bottom w:w="30" w:type="dxa"/>
              <w:right w:w="45" w:type="dxa"/>
            </w:tcMar>
            <w:vAlign w:val="center"/>
          </w:tcPr>
          <w:p w14:paraId="0D6DE543" w14:textId="77777777" w:rsidR="003D2693" w:rsidRPr="00FA0D68" w:rsidRDefault="003D2693">
            <w:pPr>
              <w:widowControl/>
              <w:jc w:val="center"/>
              <w:rPr>
                <w:rFonts w:ascii="Times New Roman" w:eastAsia="SimSun" w:hAnsi="Times New Roman" w:cs="Times New Roman"/>
                <w:kern w:val="0"/>
                <w:sz w:val="15"/>
                <w:szCs w:val="15"/>
              </w:rPr>
            </w:pPr>
          </w:p>
        </w:tc>
        <w:tc>
          <w:tcPr>
            <w:tcW w:w="1024" w:type="pct"/>
            <w:vAlign w:val="center"/>
          </w:tcPr>
          <w:p w14:paraId="4C01006C" w14:textId="77777777" w:rsidR="003D2693" w:rsidRPr="00FA0D68" w:rsidRDefault="003D2693" w:rsidP="00A96E18">
            <w:pPr>
              <w:widowControl/>
              <w:jc w:val="left"/>
              <w:rPr>
                <w:rFonts w:ascii="Times New Roman" w:eastAsia="SimSun" w:hAnsi="Times New Roman" w:cs="Times New Roman"/>
                <w:kern w:val="0"/>
                <w:sz w:val="15"/>
                <w:szCs w:val="15"/>
              </w:rPr>
            </w:pPr>
            <w:r>
              <w:rPr>
                <w:rFonts w:ascii="Times New Roman" w:eastAsia="SimSun" w:hAnsi="Times New Roman" w:cs="Times New Roman" w:hint="eastAsia"/>
                <w:kern w:val="0"/>
                <w:sz w:val="15"/>
                <w:szCs w:val="15"/>
              </w:rPr>
              <w:t>综合机械化水平</w:t>
            </w:r>
            <w:r>
              <w:rPr>
                <w:rFonts w:ascii="Times New Roman" w:eastAsia="SimSun" w:hAnsi="Times New Roman" w:cs="Times New Roman"/>
                <w:kern w:val="0"/>
                <w:sz w:val="15"/>
                <w:szCs w:val="15"/>
              </w:rPr>
              <w:t>(AML)</w:t>
            </w:r>
          </w:p>
        </w:tc>
        <w:tc>
          <w:tcPr>
            <w:tcW w:w="1024" w:type="pct"/>
            <w:tcMar>
              <w:top w:w="30" w:type="dxa"/>
              <w:left w:w="45" w:type="dxa"/>
              <w:bottom w:w="30" w:type="dxa"/>
              <w:right w:w="45" w:type="dxa"/>
            </w:tcMar>
            <w:vAlign w:val="center"/>
          </w:tcPr>
          <w:p w14:paraId="5D7A1B34" w14:textId="77777777" w:rsidR="003D2693" w:rsidRPr="00FA0D68" w:rsidRDefault="003D2693">
            <w:pPr>
              <w:widowControl/>
              <w:jc w:val="center"/>
              <w:rPr>
                <w:rFonts w:ascii="Times New Roman" w:eastAsia="SimSun" w:hAnsi="Times New Roman" w:cs="Times New Roman"/>
                <w:kern w:val="0"/>
                <w:sz w:val="15"/>
                <w:szCs w:val="15"/>
              </w:rPr>
            </w:pPr>
            <w:r>
              <w:rPr>
                <w:rFonts w:ascii="Times New Roman" w:eastAsia="SimSun" w:hAnsi="Times New Roman" w:cs="Times New Roman"/>
                <w:kern w:val="0"/>
                <w:sz w:val="15"/>
                <w:szCs w:val="15"/>
              </w:rPr>
              <w:t>2</w:t>
            </w:r>
          </w:p>
        </w:tc>
        <w:tc>
          <w:tcPr>
            <w:tcW w:w="750" w:type="pct"/>
            <w:tcMar>
              <w:top w:w="30" w:type="dxa"/>
              <w:left w:w="45" w:type="dxa"/>
              <w:bottom w:w="30" w:type="dxa"/>
              <w:right w:w="45" w:type="dxa"/>
            </w:tcMar>
            <w:vAlign w:val="center"/>
          </w:tcPr>
          <w:p w14:paraId="30729047" w14:textId="77777777" w:rsidR="003D2693" w:rsidRPr="00FA0D68" w:rsidRDefault="003D2693">
            <w:pPr>
              <w:widowControl/>
              <w:jc w:val="center"/>
              <w:rPr>
                <w:rFonts w:ascii="Times New Roman" w:eastAsia="SimSun" w:hAnsi="Times New Roman" w:cs="Times New Roman"/>
                <w:kern w:val="0"/>
                <w:sz w:val="15"/>
                <w:szCs w:val="15"/>
              </w:rPr>
            </w:pPr>
            <w:r>
              <w:rPr>
                <w:rFonts w:ascii="Times New Roman" w:eastAsia="SimSun" w:hAnsi="Times New Roman" w:cs="Times New Roman"/>
                <w:kern w:val="0"/>
                <w:sz w:val="15"/>
                <w:szCs w:val="15"/>
              </w:rPr>
              <w:t>0.207</w:t>
            </w:r>
            <w:r>
              <w:rPr>
                <w:rFonts w:ascii="Times New Roman" w:eastAsia="SimSun" w:hAnsi="Times New Roman" w:cs="Times New Roman"/>
                <w:kern w:val="0"/>
                <w:sz w:val="15"/>
                <w:szCs w:val="15"/>
                <w:vertAlign w:val="superscript"/>
              </w:rPr>
              <w:t>***</w:t>
            </w:r>
          </w:p>
        </w:tc>
        <w:tc>
          <w:tcPr>
            <w:tcW w:w="886" w:type="pct"/>
            <w:tcMar>
              <w:top w:w="30" w:type="dxa"/>
              <w:left w:w="45" w:type="dxa"/>
              <w:bottom w:w="30" w:type="dxa"/>
              <w:right w:w="45" w:type="dxa"/>
            </w:tcMar>
            <w:vAlign w:val="center"/>
          </w:tcPr>
          <w:p w14:paraId="3615CD55" w14:textId="77777777" w:rsidR="003D2693" w:rsidRPr="00FA0D68" w:rsidRDefault="003D2693">
            <w:pPr>
              <w:widowControl/>
              <w:jc w:val="center"/>
              <w:rPr>
                <w:rFonts w:ascii="Times New Roman" w:eastAsia="SimSun" w:hAnsi="Times New Roman" w:cs="Times New Roman"/>
                <w:kern w:val="0"/>
                <w:sz w:val="15"/>
                <w:szCs w:val="15"/>
              </w:rPr>
            </w:pPr>
            <w:del w:id="1043" w:author="Revision" w:date="2026-07-08T00:00:00Z">
              <w:r>
                <w:rPr>
                  <w:rFonts w:ascii="Times New Roman" w:eastAsia="SimSun" w:hAnsi="Times New Roman" w:cs="Times New Roman"/>
                  <w:kern w:val="0"/>
                  <w:sz w:val="15"/>
                  <w:szCs w:val="15"/>
                </w:rPr>
                <w:delText xml:space="preserve">[0.124, 0.290]</w:delText>
              </w:r>
            </w:del>
            <w:ins w:id="1044" w:author="Revision" w:date="2026-07-08T00:00:00Z">
              <w:r>
                <w:rPr>
                  <w:rFonts w:ascii="Times New Roman" w:eastAsia="SimSun" w:hAnsi="Times New Roman" w:cs="Times New Roman"/>
                  <w:kern w:val="0"/>
                  <w:sz w:val="15"/>
                  <w:szCs w:val="15"/>
                </w:rPr>
                <w:t xml:space="preserve">[0.123, 0.290]</w:t>
              </w:r>
            </w:ins>
          </w:p>
        </w:tc>
        <w:tc>
          <w:tcPr>
            <w:tcW w:w="633" w:type="pct"/>
            <w:tcMar>
              <w:top w:w="30" w:type="dxa"/>
              <w:left w:w="45" w:type="dxa"/>
              <w:bottom w:w="30" w:type="dxa"/>
              <w:right w:w="45" w:type="dxa"/>
            </w:tcMar>
            <w:vAlign w:val="center"/>
          </w:tcPr>
          <w:p w14:paraId="7D73120A" w14:textId="77777777" w:rsidR="003D2693" w:rsidRPr="00FA0D68" w:rsidRDefault="003D2693">
            <w:pPr>
              <w:widowControl/>
              <w:jc w:val="center"/>
              <w:rPr>
                <w:rFonts w:ascii="Times New Roman" w:eastAsia="SimSun" w:hAnsi="Times New Roman" w:cs="Times New Roman"/>
                <w:kern w:val="0"/>
                <w:sz w:val="15"/>
                <w:szCs w:val="15"/>
              </w:rPr>
            </w:pPr>
            <w:r>
              <w:rPr>
                <w:rFonts w:ascii="Times New Roman" w:eastAsia="SimSun" w:hAnsi="Times New Roman" w:cs="Times New Roman"/>
                <w:kern w:val="0"/>
                <w:sz w:val="15"/>
                <w:szCs w:val="15"/>
              </w:rPr>
              <w:t>0.0</w:t>
            </w:r>
          </w:p>
        </w:tc>
      </w:tr>
    </w:tbl>
    <w:p w14:paraId="74958F06" w14:textId="77777777" w:rsidR="00A0142D" w:rsidRPr="00FA0D68" w:rsidRDefault="000579DA">
      <w:pPr>
        <w:ind w:firstLineChars="200" w:firstLine="300"/>
        <w:rPr>
          <w:rFonts w:ascii="Times New Roman" w:eastAsia="SimSun" w:hAnsi="Times New Roman" w:cs="Times New Roman"/>
          <w:sz w:val="15"/>
        </w:rPr>
      </w:pPr>
      <w:r>
        <w:rPr>
          <w:rFonts w:ascii="Times New Roman" w:eastAsia="SimSun" w:hAnsi="Times New Roman" w:cs="Times New Roman" w:hint="eastAsia"/>
          <w:sz w:val="15"/>
        </w:rPr>
        <w:t>注：合并</w:t>
      </w:r>
      <w:r>
        <w:rPr>
          <w:rFonts w:ascii="Times New Roman" w:eastAsia="SimSun" w:hAnsi="Times New Roman" w:cs="Times New Roman"/>
          <w:sz w:val="15"/>
        </w:rPr>
        <w:t>PCC</w:t>
      </w:r>
      <w:r>
        <w:rPr>
          <w:rFonts w:ascii="Times New Roman" w:eastAsia="SimSun" w:hAnsi="Times New Roman" w:cs="Times New Roman" w:hint="eastAsia"/>
          <w:sz w:val="15"/>
        </w:rPr>
        <w:t>基于</w:t>
      </w:r>
      <w:r>
        <w:rPr>
          <w:rFonts w:ascii="Times New Roman" w:eastAsia="SimSun" w:hAnsi="Times New Roman" w:cs="Times New Roman"/>
          <w:sz w:val="15"/>
        </w:rPr>
        <w:t>DerSimonian-Laird</w:t>
      </w:r>
      <w:r>
        <w:rPr>
          <w:rFonts w:ascii="Times New Roman" w:eastAsia="SimSun" w:hAnsi="Times New Roman" w:cs="Times New Roman" w:hint="eastAsia"/>
          <w:sz w:val="15"/>
        </w:rPr>
        <w:t>随机效应模型估算。</w:t>
      </w:r>
      <w:r>
        <w:rPr>
          <w:rFonts w:ascii="Times New Roman" w:eastAsia="SimSun" w:hAnsi="Times New Roman" w:cs="Times New Roman"/>
          <w:sz w:val="15"/>
          <w:vertAlign w:val="superscript"/>
        </w:rPr>
        <w:t>***</w:t>
      </w:r>
      <w:r>
        <w:rPr>
          <w:rFonts w:ascii="Times New Roman" w:eastAsia="SimSun" w:hAnsi="Times New Roman" w:cs="Times New Roman" w:hint="eastAsia"/>
          <w:sz w:val="15"/>
        </w:rPr>
        <w:t>、</w:t>
      </w:r>
      <w:r>
        <w:rPr>
          <w:rFonts w:ascii="Times New Roman" w:eastAsia="SimSun" w:hAnsi="Times New Roman" w:cs="Times New Roman"/>
          <w:sz w:val="15"/>
          <w:vertAlign w:val="superscript"/>
        </w:rPr>
        <w:t>**</w:t>
      </w:r>
      <w:r>
        <w:rPr>
          <w:rFonts w:ascii="Times New Roman" w:eastAsia="SimSun" w:hAnsi="Times New Roman" w:cs="Times New Roman" w:hint="eastAsia"/>
          <w:sz w:val="15"/>
        </w:rPr>
        <w:t>和</w:t>
      </w:r>
      <w:r>
        <w:rPr>
          <w:rFonts w:ascii="Times New Roman" w:eastAsia="SimSun" w:hAnsi="Times New Roman" w:cs="Times New Roman"/>
          <w:sz w:val="15"/>
          <w:vertAlign w:val="superscript"/>
        </w:rPr>
        <w:t>*</w:t>
      </w:r>
      <w:r>
        <w:rPr>
          <w:rFonts w:ascii="Times New Roman" w:eastAsia="SimSun" w:hAnsi="Times New Roman" w:cs="Times New Roman" w:hint="eastAsia"/>
          <w:sz w:val="15"/>
        </w:rPr>
        <w:t>分别表示在</w:t>
      </w:r>
      <w:r>
        <w:rPr>
          <w:rFonts w:ascii="Times New Roman" w:eastAsia="SimSun" w:hAnsi="Times New Roman" w:cs="Times New Roman"/>
          <w:sz w:val="15"/>
        </w:rPr>
        <w:t>1%</w:t>
      </w:r>
      <w:r>
        <w:rPr>
          <w:rFonts w:ascii="Times New Roman" w:eastAsia="SimSun" w:hAnsi="Times New Roman" w:cs="Times New Roman" w:hint="eastAsia"/>
          <w:sz w:val="15"/>
        </w:rPr>
        <w:t>、</w:t>
      </w:r>
      <w:r>
        <w:rPr>
          <w:rFonts w:ascii="Times New Roman" w:eastAsia="SimSun" w:hAnsi="Times New Roman" w:cs="Times New Roman"/>
          <w:sz w:val="15"/>
        </w:rPr>
        <w:t>5%</w:t>
      </w:r>
      <w:r>
        <w:rPr>
          <w:rFonts w:ascii="Times New Roman" w:eastAsia="SimSun" w:hAnsi="Times New Roman" w:cs="Times New Roman" w:hint="eastAsia"/>
          <w:sz w:val="15"/>
        </w:rPr>
        <w:t>和</w:t>
      </w:r>
      <w:r>
        <w:rPr>
          <w:rFonts w:ascii="Times New Roman" w:eastAsia="SimSun" w:hAnsi="Times New Roman" w:cs="Times New Roman"/>
          <w:sz w:val="15"/>
        </w:rPr>
        <w:t>10%</w:t>
      </w:r>
      <w:r>
        <w:rPr>
          <w:rFonts w:ascii="Times New Roman" w:eastAsia="SimSun" w:hAnsi="Times New Roman" w:cs="Times New Roman" w:hint="eastAsia"/>
          <w:sz w:val="15"/>
        </w:rPr>
        <w:t>的统计水平上显著。</w:t>
      </w:r>
    </w:p>
    <w:p w14:paraId="289CE05A" w14:textId="77777777" w:rsidR="00A0142D" w:rsidRDefault="00A0142D">
      <w:pPr>
        <w:rPr>
          <w:rFonts w:ascii="Times New Roman" w:eastAsia="SimSun" w:hAnsi="Times New Roman" w:cs="Times New Roman"/>
        </w:rPr>
      </w:pPr>
    </w:p>
    <w:p w14:paraId="2557AA40" w14:textId="77777777" w:rsidR="00A0142D" w:rsidRPr="00A96E18" w:rsidRDefault="000579DA" w:rsidP="003B2A1F">
      <w:pPr>
        <w:ind w:firstLineChars="200" w:firstLine="440"/>
        <w:outlineLvl w:val="1"/>
        <w:rPr>
          <w:rFonts w:ascii="SimHei" w:eastAsia="SimHei" w:hAnsi="SimHei" w:cs="Times New Roman"/>
          <w:bCs/>
        </w:rPr>
      </w:pPr>
      <w:r>
        <w:rPr>
          <w:rFonts w:ascii="SimHei" w:eastAsia="SimHei" w:hAnsi="SimHei" w:cs="Times New Roman" w:hint="eastAsia"/>
          <w:bCs/>
        </w:rPr>
        <w:t>（三）</w:t>
      </w:r>
      <w:r>
        <w:rPr>
          <w:rFonts w:ascii="SimHei" w:eastAsia="SimHei" w:hAnsi="SimHei" w:cs="Times New Roman"/>
          <w:bCs/>
        </w:rPr>
        <w:t>Meta</w:t>
      </w:r>
      <w:r>
        <w:rPr>
          <w:rFonts w:ascii="SimHei" w:eastAsia="SimHei" w:hAnsi="SimHei" w:cs="Times New Roman" w:hint="eastAsia"/>
          <w:bCs/>
        </w:rPr>
        <w:t>回归检验</w:t>
      </w:r>
    </w:p>
    <w:p w14:paraId="2F2B0CA7" w14:textId="669258F6" w:rsidR="00BB79EF" w:rsidRDefault="007B0080">
      <w:pPr>
        <w:ind w:firstLineChars="200" w:firstLine="440"/>
        <w:rPr>
          <w:rFonts w:ascii="Times New Roman" w:eastAsia="SimSun" w:hAnsi="Times New Roman" w:cs="Times New Roman"/>
        </w:rPr>
      </w:pPr>
      <w:r>
        <w:rPr>
          <w:rFonts w:ascii="Times New Roman" w:eastAsia="SimSun" w:hAnsi="Times New Roman" w:cs="Times New Roman" w:hint="eastAsia"/>
        </w:rPr>
        <w:t>WLS Meta</w:t>
      </w:r>
      <w:r>
        <w:rPr>
          <w:rFonts w:ascii="Times New Roman" w:eastAsia="SimSun" w:hAnsi="Times New Roman" w:cs="Times New Roman" w:hint="eastAsia"/>
        </w:rPr>
        <w:t>回归进一步验证了路径差异。</w:t>
      </w:r>
      <w:moveToRangeStart w:id="268" w:author="黄圣男" w:date="2026-07-01T09:06:00Z" w:name="move233789216"/>
      <w:moveTo w:id="269" w:author="黄圣男" w:date="2026-07-01T09:06:00Z" w16du:dateUtc="2026-07-01T01:06:00Z">
        <w:r w:rsidR="00EE7B4F">
          <w:rPr>
            <w:rFonts w:ascii="Times New Roman" w:eastAsia="SimSun" w:hAnsi="Times New Roman" w:cs="Times New Roman" w:hint="eastAsia"/>
          </w:rPr>
          <w:t>全样本合并回归（将全部</w:t>
        </w:r>
        <w:r w:rsidR="00EE7B4F">
          <w:rPr>
            <w:rFonts w:ascii="Times New Roman" w:eastAsia="SimSun" w:hAnsi="Times New Roman" w:cs="Times New Roman"/>
          </w:rPr>
          <w:t>56</w:t>
        </w:r>
        <w:r w:rsidR="00EE7B4F">
          <w:rPr>
            <w:rFonts w:ascii="Times New Roman" w:eastAsia="SimSun" w:hAnsi="Times New Roman" w:cs="Times New Roman"/>
          </w:rPr>
          <w:t>条数据纳入，同时控制</w:t>
        </w:r>
        <w:r w:rsidR="00EE7B4F">
          <w:rPr>
            <w:rFonts w:ascii="Times New Roman" w:eastAsia="SimSun" w:hAnsi="Times New Roman" w:cs="Times New Roman" w:hint="eastAsia"/>
          </w:rPr>
          <w:t>路径类型、维度虚拟变量和样本量对数</w:t>
        </w:r>
        <w:r w:rsidR="00EE7B4F">
          <w:rPr>
            <w:rFonts w:ascii="Times New Roman" w:eastAsia="SimSun" w:hAnsi="Times New Roman" w:cs="Times New Roman"/>
          </w:rPr>
          <w:t>）显示，维度间的效应差异</w:t>
        </w:r>
        <w:r w:rsidR="00EE7B4F">
          <w:rPr>
            <w:rFonts w:ascii="Times New Roman" w:eastAsia="SimSun" w:hAnsi="Times New Roman" w:cs="Times New Roman" w:hint="eastAsia"/>
          </w:rPr>
          <w:t>并不稳定。</w:t>
        </w:r>
      </w:moveTo>
      <w:moveToRangeEnd w:id="268"/>
      <w:ins w:id="270" w:author="黄圣男" w:date="2026-07-01T09:07:00Z" w16du:dateUtc="2026-07-01T01:07:00Z">
        <w:r w:rsidR="00C923A7">
          <w:rPr>
            <w:rFonts w:ascii="Times New Roman" w:eastAsia="SimSun" w:hAnsi="Times New Roman" w:cs="Times New Roman" w:hint="eastAsia"/>
          </w:rPr>
          <w:t>机械化影响粮食综合生产能力的差异主要体现为路径异质性，而非简单的结果维度差异。</w:t>
        </w:r>
      </w:ins>
      <w:r>
        <w:rPr>
          <w:rFonts w:ascii="Times New Roman" w:eastAsia="SimSun" w:hAnsi="Times New Roman" w:cs="Times New Roman" w:hint="eastAsia"/>
        </w:rPr>
        <w:t>在单产维度，农机社会化服务</w:t>
      </w:r>
      <w:del w:id="271" w:author="黄圣男" w:date="2026-07-01T09:02:00Z" w16du:dateUtc="2026-07-01T01:02:00Z">
        <w:r w:rsidDel="00D56AA0">
          <w:rPr>
            <w:rFonts w:ascii="Times New Roman" w:eastAsia="SimSun" w:hAnsi="Times New Roman" w:cs="Times New Roman" w:hint="eastAsia"/>
          </w:rPr>
          <w:delText>相对</w:delText>
        </w:r>
      </w:del>
      <w:ins w:id="272" w:author="黄圣男" w:date="2026-07-01T09:02:00Z" w16du:dateUtc="2026-07-01T01:02:00Z">
        <w:r w:rsidR="00D56AA0">
          <w:rPr>
            <w:rFonts w:ascii="Times New Roman" w:eastAsia="SimSun" w:hAnsi="Times New Roman" w:cs="Times New Roman" w:hint="eastAsia"/>
          </w:rPr>
          <w:t>相较</w:t>
        </w:r>
      </w:ins>
      <w:r>
        <w:rPr>
          <w:rFonts w:ascii="Times New Roman" w:eastAsia="SimSun" w:hAnsi="Times New Roman" w:cs="Times New Roman" w:hint="eastAsia"/>
        </w:rPr>
        <w:t>于农机资本投入具有显著正向溢价，说明在控制样本规模等方法论特征后，社会化服务路径仍表现出更强的单产提升效应。在播种面积维度，农机社会化服务和综合机械化水平相</w:t>
      </w:r>
      <w:ins w:id="273" w:author="黄圣男" w:date="2026-07-01T09:02:00Z" w16du:dateUtc="2026-07-01T01:02:00Z">
        <w:r w:rsidR="00DD2067">
          <w:rPr>
            <w:rFonts w:ascii="Times New Roman" w:eastAsia="SimSun" w:hAnsi="Times New Roman" w:cs="Times New Roman" w:hint="eastAsia"/>
          </w:rPr>
          <w:t>较</w:t>
        </w:r>
      </w:ins>
      <w:del w:id="274" w:author="黄圣男" w:date="2026-07-01T09:02:00Z" w16du:dateUtc="2026-07-01T01:02:00Z">
        <w:r w:rsidDel="00DD2067">
          <w:rPr>
            <w:rFonts w:ascii="Times New Roman" w:eastAsia="SimSun" w:hAnsi="Times New Roman" w:cs="Times New Roman" w:hint="eastAsia"/>
          </w:rPr>
          <w:delText>对</w:delText>
        </w:r>
      </w:del>
      <w:r>
        <w:rPr>
          <w:rFonts w:ascii="Times New Roman" w:eastAsia="SimSun" w:hAnsi="Times New Roman" w:cs="Times New Roman" w:hint="eastAsia"/>
        </w:rPr>
        <w:t>于农机资本投入均具有正向差异，表明服务规模经济和区域机械化扩散对稳定粮食面积更有优势。在生产效率维度，三条路径之间差异不显著，说明不同机械化路径均可能通过要素替代和作业质量改进提升效率。</w:t>
      </w:r>
    </w:p>
    <w:p w14:paraId="21912D60" w14:textId="1B419523" w:rsidR="00A0142D" w:rsidDel="00C923A7" w:rsidRDefault="00A0142D" w:rsidP="003308B1">
      <w:pPr>
        <w:ind w:firstLineChars="200" w:firstLine="440"/>
        <w:rPr>
          <w:del w:id="275" w:author="黄圣男" w:date="2026-07-01T09:07:00Z" w16du:dateUtc="2026-07-01T01:07:00Z"/>
          <w:rFonts w:ascii="Times New Roman" w:eastAsia="SimSun" w:hAnsi="Times New Roman" w:cs="Times New Roman"/>
        </w:rPr>
      </w:pPr>
      <w:moveFromRangeStart w:id="276" w:author="黄圣男" w:date="2026-07-01T09:06:00Z" w:name="move233789216"/>
      <w:moveFrom w:id="277" w:author="黄圣男" w:date="2026-07-01T09:06:00Z" w16du:dateUtc="2026-07-01T01:06:00Z">
        <w:del w:id="278" w:author="黄圣男" w:date="2026-07-01T09:07:00Z" w16du:dateUtc="2026-07-01T01:07:00Z">
          <w:r w:rsidDel="00C923A7">
            <w:rPr>
              <w:rFonts w:ascii="Times New Roman" w:eastAsia="SimSun" w:hAnsi="Times New Roman" w:cs="Times New Roman" w:hint="eastAsia"/>
            </w:rPr>
            <w:delText>全样本合并回归（将全部</w:delText>
          </w:r>
          <w:r w:rsidDel="00C923A7">
            <w:rPr>
              <w:rFonts w:ascii="Times New Roman" w:eastAsia="SimSun" w:hAnsi="Times New Roman" w:cs="Times New Roman"/>
            </w:rPr>
            <w:delText>56</w:delText>
          </w:r>
          <w:r w:rsidDel="00C923A7">
            <w:rPr>
              <w:rFonts w:ascii="Times New Roman" w:eastAsia="SimSun" w:hAnsi="Times New Roman" w:cs="Times New Roman"/>
            </w:rPr>
            <w:delText>条数据纳入，同时控制</w:delText>
          </w:r>
          <w:r w:rsidDel="00C923A7">
            <w:rPr>
              <w:rFonts w:ascii="Times New Roman" w:eastAsia="SimSun" w:hAnsi="Times New Roman" w:cs="Times New Roman" w:hint="eastAsia"/>
            </w:rPr>
            <w:delText>路径类型、维度虚拟变量和样本量对数</w:delText>
          </w:r>
          <w:r w:rsidDel="00C923A7">
            <w:rPr>
              <w:rFonts w:ascii="Times New Roman" w:eastAsia="SimSun" w:hAnsi="Times New Roman" w:cs="Times New Roman"/>
            </w:rPr>
            <w:delText>）显示，维度间的效应差异</w:delText>
          </w:r>
          <w:r w:rsidDel="00C923A7">
            <w:rPr>
              <w:rFonts w:ascii="Times New Roman" w:eastAsia="SimSun" w:hAnsi="Times New Roman" w:cs="Times New Roman" w:hint="eastAsia"/>
            </w:rPr>
            <w:delText>并不稳定。</w:delText>
          </w:r>
        </w:del>
      </w:moveFrom>
      <w:moveFromRangeEnd w:id="276"/>
      <w:del w:id="279" w:author="黄圣男" w:date="2026-07-01T09:07:00Z" w16du:dateUtc="2026-07-01T01:07:00Z">
        <w:r w:rsidDel="00C923A7">
          <w:rPr>
            <w:rFonts w:ascii="Times New Roman" w:eastAsia="SimSun" w:hAnsi="Times New Roman" w:cs="Times New Roman" w:hint="eastAsia"/>
          </w:rPr>
          <w:delText>综合来看，机械化影响粮食综合生产能力的差异主要体现为路径异质性，而非简单的结果维度差异。</w:delText>
        </w:r>
      </w:del>
    </w:p>
    <w:p w14:paraId="59867305" w14:textId="77777777" w:rsidR="00A0142D" w:rsidRPr="00A96E18" w:rsidRDefault="000579DA" w:rsidP="00A96E18">
      <w:pPr>
        <w:ind w:firstLineChars="200" w:firstLine="360"/>
        <w:jc w:val="center"/>
        <w:rPr>
          <w:rFonts w:ascii="Times New Roman" w:eastAsia="SimHei" w:hAnsi="Times New Roman" w:cs="Times New Roman"/>
          <w:sz w:val="18"/>
          <w:szCs w:val="18"/>
        </w:rPr>
      </w:pPr>
      <w:r>
        <w:rPr>
          <w:rFonts w:ascii="Times New Roman" w:eastAsia="SimHei" w:hAnsi="Times New Roman" w:cs="Times New Roman" w:hint="eastAsia"/>
          <w:sz w:val="18"/>
          <w:szCs w:val="18"/>
        </w:rPr>
        <w:t>表</w:t>
      </w:r>
      <w:r>
        <w:rPr>
          <w:rFonts w:ascii="Times New Roman" w:eastAsia="SimHei" w:hAnsi="Times New Roman" w:cs="Times New Roman"/>
          <w:sz w:val="18"/>
          <w:szCs w:val="18"/>
        </w:rPr>
        <w:t>3  WLS Meta</w:t>
      </w:r>
      <w:r>
        <w:rPr>
          <w:rFonts w:ascii="Times New Roman" w:eastAsia="SimHei" w:hAnsi="Times New Roman" w:cs="Times New Roman" w:hint="eastAsia"/>
          <w:sz w:val="18"/>
          <w:szCs w:val="18"/>
        </w:rPr>
        <w:t>回归结果</w:t>
      </w:r>
    </w:p>
    <w:tbl>
      <w:tblPr>
        <w:tblW w:w="5000" w:type="pct"/>
        <w:tblBorders>
          <w:top w:val="single" w:sz="4" w:space="0" w:color="auto"/>
          <w:bottom w:val="single" w:sz="4" w:space="0" w:color="auto"/>
        </w:tblBorders>
        <w:tblCellMar>
          <w:left w:w="0" w:type="dxa"/>
          <w:right w:w="0" w:type="dxa"/>
        </w:tblCellMar>
        <w:tblLook w:val="04A0" w:firstRow="1" w:lastRow="0" w:firstColumn="1" w:lastColumn="0" w:noHBand="0" w:noVBand="1"/>
      </w:tblPr>
      <w:tblGrid>
        <w:gridCol w:w="1697"/>
        <w:gridCol w:w="2655"/>
        <w:gridCol w:w="1977"/>
        <w:gridCol w:w="1977"/>
      </w:tblGrid>
      <w:tr w:rsidR="00A0142D" w:rsidRPr="00E1137A" w14:paraId="5D55F1BD" w14:textId="77777777" w:rsidTr="00FA0D68">
        <w:trPr>
          <w:trHeight w:val="315"/>
        </w:trPr>
        <w:tc>
          <w:tcPr>
            <w:tcW w:w="1022" w:type="pct"/>
            <w:tcBorders>
              <w:bottom w:val="single" w:sz="4" w:space="0" w:color="auto"/>
            </w:tcBorders>
            <w:tcMar>
              <w:top w:w="30" w:type="dxa"/>
              <w:left w:w="45" w:type="dxa"/>
              <w:bottom w:w="30" w:type="dxa"/>
              <w:right w:w="45" w:type="dxa"/>
            </w:tcMar>
            <w:vAlign w:val="center"/>
          </w:tcPr>
          <w:p w14:paraId="15F77B08" w14:textId="77777777" w:rsidR="00A0142D" w:rsidRPr="00FA0D68" w:rsidRDefault="000579DA">
            <w:pPr>
              <w:widowControl/>
              <w:jc w:val="center"/>
              <w:rPr>
                <w:rFonts w:ascii="Times New Roman" w:eastAsia="SimSun" w:hAnsi="Times New Roman" w:cs="Times New Roman"/>
                <w:b/>
                <w:bCs/>
                <w:kern w:val="0"/>
                <w:sz w:val="15"/>
                <w:szCs w:val="15"/>
              </w:rPr>
            </w:pPr>
            <w:r>
              <w:rPr>
                <w:rFonts w:ascii="Times New Roman" w:eastAsia="SimSun" w:hAnsi="Times New Roman" w:cs="Times New Roman" w:hint="eastAsia"/>
                <w:b/>
                <w:bCs/>
                <w:kern w:val="0"/>
                <w:sz w:val="15"/>
                <w:szCs w:val="15"/>
              </w:rPr>
              <w:t>变量</w:t>
            </w:r>
          </w:p>
        </w:tc>
        <w:tc>
          <w:tcPr>
            <w:tcW w:w="1598" w:type="pct"/>
            <w:tcBorders>
              <w:bottom w:val="single" w:sz="4" w:space="0" w:color="auto"/>
            </w:tcBorders>
            <w:vAlign w:val="center"/>
          </w:tcPr>
          <w:p w14:paraId="5237B12E" w14:textId="77777777" w:rsidR="00A0142D" w:rsidRPr="00FA0D68" w:rsidRDefault="000579DA">
            <w:pPr>
              <w:widowControl/>
              <w:jc w:val="center"/>
              <w:rPr>
                <w:rFonts w:ascii="Times New Roman" w:eastAsia="SimSun" w:hAnsi="Times New Roman" w:cs="Times New Roman"/>
                <w:b/>
                <w:bCs/>
                <w:kern w:val="0"/>
                <w:sz w:val="15"/>
                <w:szCs w:val="15"/>
              </w:rPr>
            </w:pPr>
            <w:r>
              <w:rPr>
                <w:rFonts w:ascii="Times New Roman" w:eastAsia="SimSun" w:hAnsi="Times New Roman" w:cs="Times New Roman"/>
                <w:b/>
                <w:bCs/>
                <w:kern w:val="0"/>
                <w:sz w:val="15"/>
                <w:szCs w:val="15"/>
              </w:rPr>
              <w:t>Panel A</w:t>
            </w:r>
            <w:r>
              <w:rPr>
                <w:rFonts w:ascii="Times New Roman" w:eastAsia="SimSun" w:hAnsi="Times New Roman" w:cs="Times New Roman" w:hint="eastAsia"/>
                <w:b/>
                <w:bCs/>
                <w:kern w:val="0"/>
                <w:sz w:val="15"/>
                <w:szCs w:val="15"/>
              </w:rPr>
              <w:t>：粮食单产</w:t>
            </w:r>
          </w:p>
        </w:tc>
        <w:tc>
          <w:tcPr>
            <w:tcW w:w="1190" w:type="pct"/>
            <w:tcBorders>
              <w:bottom w:val="single" w:sz="4" w:space="0" w:color="auto"/>
            </w:tcBorders>
            <w:tcMar>
              <w:top w:w="30" w:type="dxa"/>
              <w:left w:w="45" w:type="dxa"/>
              <w:bottom w:w="30" w:type="dxa"/>
              <w:right w:w="45" w:type="dxa"/>
            </w:tcMar>
            <w:vAlign w:val="center"/>
          </w:tcPr>
          <w:p w14:paraId="3D95124B" w14:textId="77777777" w:rsidR="00A0142D" w:rsidRPr="00FA0D68" w:rsidRDefault="000579DA">
            <w:pPr>
              <w:widowControl/>
              <w:jc w:val="center"/>
              <w:rPr>
                <w:rFonts w:ascii="Times New Roman" w:eastAsia="SimSun" w:hAnsi="Times New Roman" w:cs="Times New Roman"/>
                <w:b/>
                <w:bCs/>
                <w:kern w:val="0"/>
                <w:sz w:val="15"/>
                <w:szCs w:val="15"/>
              </w:rPr>
            </w:pPr>
            <w:r>
              <w:rPr>
                <w:rFonts w:ascii="Times New Roman" w:eastAsia="SimSun" w:hAnsi="Times New Roman" w:cs="Times New Roman"/>
                <w:b/>
                <w:bCs/>
                <w:kern w:val="0"/>
                <w:sz w:val="15"/>
                <w:szCs w:val="15"/>
              </w:rPr>
              <w:t>Panel B</w:t>
            </w:r>
            <w:r>
              <w:rPr>
                <w:rFonts w:ascii="Times New Roman" w:eastAsia="SimSun" w:hAnsi="Times New Roman" w:cs="Times New Roman" w:hint="eastAsia"/>
                <w:b/>
                <w:bCs/>
                <w:kern w:val="0"/>
                <w:sz w:val="15"/>
                <w:szCs w:val="15"/>
              </w:rPr>
              <w:t>：播种面积</w:t>
            </w:r>
          </w:p>
        </w:tc>
        <w:tc>
          <w:tcPr>
            <w:tcW w:w="1190" w:type="pct"/>
            <w:tcBorders>
              <w:bottom w:val="single" w:sz="4" w:space="0" w:color="auto"/>
            </w:tcBorders>
            <w:tcMar>
              <w:top w:w="30" w:type="dxa"/>
              <w:left w:w="45" w:type="dxa"/>
              <w:bottom w:w="30" w:type="dxa"/>
              <w:right w:w="45" w:type="dxa"/>
            </w:tcMar>
            <w:vAlign w:val="center"/>
          </w:tcPr>
          <w:p w14:paraId="1AEBA642" w14:textId="77777777" w:rsidR="00A0142D" w:rsidRPr="00FA0D68" w:rsidRDefault="000579DA">
            <w:pPr>
              <w:widowControl/>
              <w:jc w:val="center"/>
              <w:rPr>
                <w:rFonts w:ascii="Times New Roman" w:eastAsia="SimSun" w:hAnsi="Times New Roman" w:cs="Times New Roman"/>
                <w:b/>
                <w:bCs/>
                <w:kern w:val="0"/>
                <w:sz w:val="15"/>
                <w:szCs w:val="15"/>
              </w:rPr>
            </w:pPr>
            <w:r>
              <w:rPr>
                <w:rFonts w:ascii="Times New Roman" w:eastAsia="SimSun" w:hAnsi="Times New Roman" w:cs="Times New Roman"/>
                <w:b/>
                <w:bCs/>
                <w:kern w:val="0"/>
                <w:sz w:val="15"/>
                <w:szCs w:val="15"/>
              </w:rPr>
              <w:t>Panel C</w:t>
            </w:r>
            <w:r>
              <w:rPr>
                <w:rFonts w:ascii="Times New Roman" w:eastAsia="SimSun" w:hAnsi="Times New Roman" w:cs="Times New Roman" w:hint="eastAsia"/>
                <w:b/>
                <w:bCs/>
                <w:kern w:val="0"/>
                <w:sz w:val="15"/>
                <w:szCs w:val="15"/>
              </w:rPr>
              <w:t>：生产效率</w:t>
            </w:r>
          </w:p>
        </w:tc>
      </w:tr>
      <w:tr w:rsidR="00A0142D" w:rsidRPr="00E1137A" w14:paraId="0ACD796D" w14:textId="77777777" w:rsidTr="00FA0D68">
        <w:trPr>
          <w:trHeight w:val="315"/>
        </w:trPr>
        <w:tc>
          <w:tcPr>
            <w:tcW w:w="1022" w:type="pct"/>
            <w:tcBorders>
              <w:top w:val="single" w:sz="4" w:space="0" w:color="auto"/>
              <w:bottom w:val="nil"/>
            </w:tcBorders>
            <w:tcMar>
              <w:top w:w="30" w:type="dxa"/>
              <w:left w:w="45" w:type="dxa"/>
              <w:bottom w:w="30" w:type="dxa"/>
              <w:right w:w="45" w:type="dxa"/>
            </w:tcMar>
            <w:vAlign w:val="center"/>
          </w:tcPr>
          <w:p w14:paraId="4527CF9A" w14:textId="77777777" w:rsidR="00A0142D" w:rsidRPr="00FA0D68" w:rsidRDefault="000579DA" w:rsidP="00A96E18">
            <w:pPr>
              <w:widowControl/>
              <w:jc w:val="left"/>
              <w:rPr>
                <w:rFonts w:ascii="Times New Roman" w:eastAsia="SimSun" w:hAnsi="Times New Roman" w:cs="Times New Roman"/>
                <w:kern w:val="0"/>
                <w:sz w:val="15"/>
                <w:szCs w:val="15"/>
              </w:rPr>
            </w:pPr>
            <w:r>
              <w:rPr>
                <w:rFonts w:ascii="Times New Roman" w:eastAsia="SimSun" w:hAnsi="Times New Roman" w:cs="Times New Roman" w:hint="eastAsia"/>
                <w:kern w:val="0"/>
                <w:sz w:val="15"/>
                <w:szCs w:val="15"/>
              </w:rPr>
              <w:t>常数项</w:t>
            </w:r>
          </w:p>
        </w:tc>
        <w:tc>
          <w:tcPr>
            <w:tcW w:w="1598" w:type="pct"/>
            <w:tcBorders>
              <w:top w:val="single" w:sz="4" w:space="0" w:color="auto"/>
              <w:bottom w:val="nil"/>
            </w:tcBorders>
            <w:vAlign w:val="center"/>
          </w:tcPr>
          <w:p w14:paraId="23542F06" w14:textId="77777777" w:rsidR="00A0142D" w:rsidRPr="00FA0D68" w:rsidRDefault="000579DA">
            <w:pPr>
              <w:widowControl/>
              <w:jc w:val="center"/>
              <w:rPr>
                <w:rFonts w:ascii="Times New Roman" w:eastAsia="SimSun" w:hAnsi="Times New Roman" w:cs="Times New Roman"/>
                <w:kern w:val="0"/>
                <w:sz w:val="15"/>
                <w:szCs w:val="15"/>
              </w:rPr>
            </w:pPr>
            <w:proofErr w:type="gramStart"/>
            <w:proofErr w:type="gramEnd"/>
            <w:del w:id="1045" w:author="Revision" w:date="2026-07-08T00:00:00Z">
              <w:r>
                <w:rPr>
                  <w:rFonts w:ascii="Times New Roman" w:eastAsia="SimSun" w:hAnsi="Times New Roman" w:cs="Times New Roman"/>
                  <w:kern w:val="0"/>
                  <w:sz w:val="15"/>
                  <w:szCs w:val="15"/>
                </w:rPr>
                <w:delText xml:space="preserve">0.442***</w:delText>
              </w:r>
            </w:del>
            <w:ins w:id="1046" w:author="Revision" w:date="2026-07-08T00:00:00Z">
              <w:r>
                <w:rPr>
                  <w:rFonts w:ascii="Times New Roman" w:eastAsia="SimSun" w:hAnsi="Times New Roman" w:cs="Times New Roman"/>
                  <w:kern w:val="0"/>
                  <w:sz w:val="15"/>
                  <w:szCs w:val="15"/>
                </w:rPr>
                <w:t xml:space="preserve">0.562***</w:t>
              </w:r>
            </w:ins>
          </w:p>
          <w:p w14:paraId="6F9CB81E" w14:textId="77777777" w:rsidR="00A0142D" w:rsidRPr="00FA0D68" w:rsidRDefault="000579DA">
            <w:pPr>
              <w:widowControl/>
              <w:jc w:val="center"/>
              <w:rPr>
                <w:rFonts w:ascii="Times New Roman" w:eastAsia="SimSun" w:hAnsi="Times New Roman" w:cs="Times New Roman"/>
                <w:kern w:val="0"/>
                <w:sz w:val="15"/>
                <w:szCs w:val="15"/>
              </w:rPr>
            </w:pPr>
            <w:del w:id="1047" w:author="Revision" w:date="2026-07-08T00:00:00Z">
              <w:r>
                <w:rPr>
                  <w:rFonts w:ascii="Times New Roman" w:eastAsia="SimSun" w:hAnsi="Times New Roman" w:cs="Times New Roman"/>
                  <w:kern w:val="0"/>
                  <w:sz w:val="15"/>
                  <w:szCs w:val="15"/>
                </w:rPr>
                <w:delText xml:space="preserve">(0.126)</w:delText>
              </w:r>
            </w:del>
            <w:ins w:id="1048" w:author="Revision" w:date="2026-07-08T00:00:00Z">
              <w:r>
                <w:rPr>
                  <w:rFonts w:ascii="Times New Roman" w:eastAsia="SimSun" w:hAnsi="Times New Roman" w:cs="Times New Roman"/>
                  <w:kern w:val="0"/>
                  <w:sz w:val="15"/>
                  <w:szCs w:val="15"/>
                </w:rPr>
                <w:t xml:space="preserve">(0.189)</w:t>
              </w:r>
            </w:ins>
          </w:p>
        </w:tc>
        <w:tc>
          <w:tcPr>
            <w:tcW w:w="1190" w:type="pct"/>
            <w:tcBorders>
              <w:top w:val="single" w:sz="4" w:space="0" w:color="auto"/>
              <w:bottom w:val="nil"/>
            </w:tcBorders>
            <w:tcMar>
              <w:top w:w="30" w:type="dxa"/>
              <w:left w:w="45" w:type="dxa"/>
              <w:bottom w:w="30" w:type="dxa"/>
              <w:right w:w="45" w:type="dxa"/>
            </w:tcMar>
            <w:vAlign w:val="center"/>
          </w:tcPr>
          <w:p w14:paraId="6A5046EA" w14:textId="77777777" w:rsidR="00A0142D" w:rsidRPr="00FA0D68" w:rsidRDefault="000579DA">
            <w:pPr>
              <w:widowControl/>
              <w:jc w:val="center"/>
              <w:rPr>
                <w:rFonts w:ascii="Times New Roman" w:eastAsia="SimSun" w:hAnsi="Times New Roman" w:cs="Times New Roman"/>
                <w:kern w:val="0"/>
                <w:sz w:val="15"/>
                <w:szCs w:val="15"/>
              </w:rPr>
            </w:pPr>
            <w:del w:id="1049" w:author="Revision" w:date="2026-07-08T00:00:00Z">
              <w:r>
                <w:rPr>
                  <w:rFonts w:ascii="Times New Roman" w:eastAsia="SimSun" w:hAnsi="Times New Roman" w:cs="Times New Roman"/>
                  <w:kern w:val="0"/>
                  <w:sz w:val="15"/>
                  <w:szCs w:val="15"/>
                </w:rPr>
                <w:delText xml:space="preserve">-0.056</w:delText>
              </w:r>
            </w:del>
            <w:ins w:id="1050" w:author="Revision" w:date="2026-07-08T00:00:00Z">
              <w:r>
                <w:rPr>
                  <w:rFonts w:ascii="Times New Roman" w:eastAsia="SimSun" w:hAnsi="Times New Roman" w:cs="Times New Roman"/>
                  <w:kern w:val="0"/>
                  <w:sz w:val="15"/>
                  <w:szCs w:val="15"/>
                </w:rPr>
                <w:t xml:space="preserve">-0.011</w:t>
              </w:r>
            </w:ins>
          </w:p>
          <w:p w14:paraId="24BD6E21" w14:textId="77777777" w:rsidR="00A0142D" w:rsidRPr="00FA0D68" w:rsidRDefault="000579DA">
            <w:pPr>
              <w:widowControl/>
              <w:jc w:val="center"/>
              <w:rPr>
                <w:rFonts w:ascii="Times New Roman" w:eastAsia="SimSun" w:hAnsi="Times New Roman" w:cs="Times New Roman"/>
                <w:kern w:val="0"/>
                <w:sz w:val="15"/>
                <w:szCs w:val="15"/>
              </w:rPr>
            </w:pPr>
            <w:del w:id="1051" w:author="Revision" w:date="2026-07-08T00:00:00Z">
              <w:r>
                <w:rPr>
                  <w:rFonts w:ascii="Times New Roman" w:eastAsia="SimSun" w:hAnsi="Times New Roman" w:cs="Times New Roman"/>
                  <w:kern w:val="0"/>
                  <w:sz w:val="15"/>
                  <w:szCs w:val="15"/>
                </w:rPr>
                <w:delText xml:space="preserve">(0.045)</w:delText>
              </w:r>
            </w:del>
            <w:ins w:id="1052" w:author="Revision" w:date="2026-07-08T00:00:00Z">
              <w:r>
                <w:rPr>
                  <w:rFonts w:ascii="Times New Roman" w:eastAsia="SimSun" w:hAnsi="Times New Roman" w:cs="Times New Roman"/>
                  <w:kern w:val="0"/>
                  <w:sz w:val="15"/>
                  <w:szCs w:val="15"/>
                </w:rPr>
                <w:t xml:space="preserve">(0.008)</w:t>
              </w:r>
            </w:ins>
          </w:p>
        </w:tc>
        <w:tc>
          <w:tcPr>
            <w:tcW w:w="1190" w:type="pct"/>
            <w:tcBorders>
              <w:top w:val="single" w:sz="4" w:space="0" w:color="auto"/>
              <w:bottom w:val="nil"/>
            </w:tcBorders>
            <w:tcMar>
              <w:top w:w="30" w:type="dxa"/>
              <w:left w:w="45" w:type="dxa"/>
              <w:bottom w:w="30" w:type="dxa"/>
              <w:right w:w="45" w:type="dxa"/>
            </w:tcMar>
            <w:vAlign w:val="center"/>
          </w:tcPr>
          <w:p w14:paraId="1236A9C7" w14:textId="77777777" w:rsidR="00A0142D" w:rsidRPr="00FA0D68" w:rsidRDefault="000579DA">
            <w:pPr>
              <w:widowControl/>
              <w:jc w:val="center"/>
              <w:rPr>
                <w:rFonts w:ascii="Times New Roman" w:eastAsia="SimSun" w:hAnsi="Times New Roman" w:cs="Times New Roman"/>
                <w:kern w:val="0"/>
                <w:sz w:val="15"/>
                <w:szCs w:val="15"/>
              </w:rPr>
            </w:pPr>
            <w:del w:id="1053" w:author="Revision" w:date="2026-07-08T00:00:00Z">
              <w:r>
                <w:rPr>
                  <w:rFonts w:ascii="Times New Roman" w:eastAsia="SimSun" w:hAnsi="Times New Roman" w:cs="Times New Roman"/>
                  <w:kern w:val="0"/>
                  <w:sz w:val="15"/>
                  <w:szCs w:val="15"/>
                </w:rPr>
                <w:delText xml:space="preserve">0.458***</w:delText>
              </w:r>
            </w:del>
            <w:ins w:id="1054" w:author="Revision" w:date="2026-07-08T00:00:00Z">
              <w:r>
                <w:rPr>
                  <w:rFonts w:ascii="Times New Roman" w:eastAsia="SimSun" w:hAnsi="Times New Roman" w:cs="Times New Roman"/>
                  <w:kern w:val="0"/>
                  <w:sz w:val="15"/>
                  <w:szCs w:val="15"/>
                </w:rPr>
                <w:t xml:space="preserve">0.252*</w:t>
              </w:r>
            </w:ins>
          </w:p>
          <w:p w14:paraId="561BFD33" w14:textId="77777777" w:rsidR="00A0142D" w:rsidRPr="00FA0D68" w:rsidRDefault="000579DA">
            <w:pPr>
              <w:widowControl/>
              <w:jc w:val="center"/>
              <w:rPr>
                <w:rFonts w:ascii="Times New Roman" w:eastAsia="SimSun" w:hAnsi="Times New Roman" w:cs="Times New Roman"/>
                <w:kern w:val="0"/>
                <w:sz w:val="15"/>
                <w:szCs w:val="15"/>
              </w:rPr>
            </w:pPr>
            <w:del w:id="1055" w:author="Revision" w:date="2026-07-08T00:00:00Z">
              <w:r>
                <w:rPr>
                  <w:rFonts w:ascii="Times New Roman" w:eastAsia="SimSun" w:hAnsi="Times New Roman" w:cs="Times New Roman"/>
                  <w:kern w:val="0"/>
                  <w:sz w:val="15"/>
                  <w:szCs w:val="15"/>
                </w:rPr>
                <w:delText xml:space="preserve">(0.080)</w:delText>
              </w:r>
            </w:del>
            <w:ins w:id="1056" w:author="Revision" w:date="2026-07-08T00:00:00Z">
              <w:r>
                <w:rPr>
                  <w:rFonts w:ascii="Times New Roman" w:eastAsia="SimSun" w:hAnsi="Times New Roman" w:cs="Times New Roman"/>
                  <w:kern w:val="0"/>
                  <w:sz w:val="15"/>
                  <w:szCs w:val="15"/>
                </w:rPr>
                <w:t xml:space="preserve">(0.129)</w:t>
              </w:r>
            </w:ins>
          </w:p>
        </w:tc>
      </w:tr>
      <w:tr w:rsidR="00A0142D" w:rsidRPr="00E1137A" w14:paraId="0A52C649" w14:textId="77777777" w:rsidTr="00FA0D68">
        <w:trPr>
          <w:trHeight w:val="315"/>
        </w:trPr>
        <w:tc>
          <w:tcPr>
            <w:tcW w:w="1022" w:type="pct"/>
            <w:tcBorders>
              <w:top w:val="nil"/>
            </w:tcBorders>
            <w:tcMar>
              <w:top w:w="30" w:type="dxa"/>
              <w:left w:w="45" w:type="dxa"/>
              <w:bottom w:w="30" w:type="dxa"/>
              <w:right w:w="45" w:type="dxa"/>
            </w:tcMar>
            <w:vAlign w:val="center"/>
          </w:tcPr>
          <w:p w14:paraId="07B813A8" w14:textId="448473B8" w:rsidR="00A0142D" w:rsidRPr="00BB79EF" w:rsidRDefault="00116D8D" w:rsidP="00A96E18">
            <w:pPr>
              <w:widowControl/>
              <w:jc w:val="left"/>
              <w:rPr>
                <w:rFonts w:ascii="Times New Roman" w:eastAsia="SimSun" w:hAnsi="Times New Roman" w:cs="Times New Roman"/>
                <w:kern w:val="0"/>
                <w:sz w:val="15"/>
                <w:szCs w:val="15"/>
              </w:rPr>
            </w:pPr>
            <w:r>
              <w:rPr>
                <w:rFonts w:ascii="Times New Roman" w:eastAsia="SimSun" w:hAnsi="Times New Roman" w:cs="Times New Roman" w:hint="eastAsia"/>
                <w:kern w:val="0"/>
                <w:sz w:val="15"/>
                <w:szCs w:val="15"/>
              </w:rPr>
              <w:t>农机社会化服务</w:t>
            </w:r>
            <m:oMath>
              <m:sSub>
                <m:sSubPr>
                  <m:ctrlPr>
                    <w:del w:id="280" w:author="黄圣男" w:date="2026-07-01T09:02:00Z" w16du:dateUtc="2026-07-01T01:02:00Z">
                      <w:rPr>
                        <w:rFonts w:ascii="Cambria Math" w:hAnsi="Cambria Math"/>
                      </w:rPr>
                    </w:del>
                  </m:ctrlPr>
                </m:sSubPr>
                <m:e/>
                <m:sub/>
              </m:sSub>
            </m:oMath>
          </w:p>
        </w:tc>
        <w:tc>
          <w:tcPr>
            <w:tcW w:w="1598" w:type="pct"/>
            <w:tcBorders>
              <w:top w:val="nil"/>
            </w:tcBorders>
            <w:vAlign w:val="center"/>
          </w:tcPr>
          <w:p w14:paraId="183D65A7" w14:textId="77777777" w:rsidR="00A0142D" w:rsidRPr="00FA0D68" w:rsidRDefault="000579DA">
            <w:pPr>
              <w:widowControl/>
              <w:jc w:val="center"/>
              <w:rPr>
                <w:rFonts w:ascii="Times New Roman" w:eastAsia="SimSun" w:hAnsi="Times New Roman" w:cs="Times New Roman"/>
                <w:kern w:val="0"/>
                <w:sz w:val="15"/>
                <w:szCs w:val="15"/>
              </w:rPr>
            </w:pPr>
            <w:del w:id="1057" w:author="Revision" w:date="2026-07-08T00:00:00Z">
              <w:r>
                <w:rPr>
                  <w:rFonts w:ascii="Times New Roman" w:eastAsia="SimSun" w:hAnsi="Times New Roman" w:cs="Times New Roman"/>
                  <w:kern w:val="0"/>
                  <w:sz w:val="15"/>
                  <w:szCs w:val="15"/>
                </w:rPr>
                <w:delText xml:space="preserve">0.075**</w:delText>
              </w:r>
            </w:del>
            <w:ins w:id="1058" w:author="Revision" w:date="2026-07-08T00:00:00Z">
              <w:r>
                <w:rPr>
                  <w:rFonts w:ascii="Times New Roman" w:eastAsia="SimSun" w:hAnsi="Times New Roman" w:cs="Times New Roman"/>
                  <w:kern w:val="0"/>
                  <w:sz w:val="15"/>
                  <w:szCs w:val="15"/>
                </w:rPr>
                <w:t xml:space="preserve">0.076</w:t>
              </w:r>
            </w:ins>
          </w:p>
          <w:p w14:paraId="067174BD" w14:textId="77777777" w:rsidR="00A0142D" w:rsidRPr="00FA0D68" w:rsidRDefault="000579DA">
            <w:pPr>
              <w:widowControl/>
              <w:jc w:val="center"/>
              <w:rPr>
                <w:rFonts w:ascii="Times New Roman" w:eastAsia="SimSun" w:hAnsi="Times New Roman" w:cs="Times New Roman"/>
                <w:kern w:val="0"/>
                <w:sz w:val="15"/>
                <w:szCs w:val="15"/>
              </w:rPr>
            </w:pPr>
            <w:del w:id="1059" w:author="Revision" w:date="2026-07-08T00:00:00Z">
              <w:r>
                <w:rPr>
                  <w:rFonts w:ascii="Times New Roman" w:eastAsia="SimSun" w:hAnsi="Times New Roman" w:cs="Times New Roman"/>
                  <w:kern w:val="0"/>
                  <w:sz w:val="15"/>
                  <w:szCs w:val="15"/>
                </w:rPr>
                <w:delText xml:space="preserve">(0.035)</w:delText>
              </w:r>
            </w:del>
            <w:ins w:id="1060" w:author="Revision" w:date="2026-07-08T00:00:00Z">
              <w:r>
                <w:rPr>
                  <w:rFonts w:ascii="Times New Roman" w:eastAsia="SimSun" w:hAnsi="Times New Roman" w:cs="Times New Roman"/>
                  <w:kern w:val="0"/>
                  <w:sz w:val="15"/>
                  <w:szCs w:val="15"/>
                </w:rPr>
                <w:t xml:space="preserve">(0.057)</w:t>
              </w:r>
            </w:ins>
          </w:p>
        </w:tc>
        <w:tc>
          <w:tcPr>
            <w:tcW w:w="1190" w:type="pct"/>
            <w:tcBorders>
              <w:top w:val="nil"/>
            </w:tcBorders>
            <w:tcMar>
              <w:top w:w="30" w:type="dxa"/>
              <w:left w:w="45" w:type="dxa"/>
              <w:bottom w:w="30" w:type="dxa"/>
              <w:right w:w="45" w:type="dxa"/>
            </w:tcMar>
            <w:vAlign w:val="center"/>
          </w:tcPr>
          <w:p w14:paraId="49982B8F" w14:textId="77777777" w:rsidR="00A0142D" w:rsidRPr="00FA0D68" w:rsidRDefault="000579DA">
            <w:pPr>
              <w:widowControl/>
              <w:jc w:val="center"/>
              <w:rPr>
                <w:rFonts w:ascii="Times New Roman" w:eastAsia="SimSun" w:hAnsi="Times New Roman" w:cs="Times New Roman"/>
                <w:kern w:val="0"/>
                <w:sz w:val="15"/>
                <w:szCs w:val="15"/>
              </w:rPr>
            </w:pPr>
            <w:del w:id="1061" w:author="Revision" w:date="2026-07-08T00:00:00Z">
              <w:r>
                <w:rPr>
                  <w:rFonts w:ascii="Times New Roman" w:eastAsia="SimSun" w:hAnsi="Times New Roman" w:cs="Times New Roman"/>
                  <w:kern w:val="0"/>
                  <w:sz w:val="15"/>
                  <w:szCs w:val="15"/>
                </w:rPr>
                <w:delText xml:space="preserve">0.176*</w:delText>
              </w:r>
            </w:del>
            <w:ins w:id="1062" w:author="Revision" w:date="2026-07-08T00:00:00Z">
              <w:r>
                <w:rPr>
                  <w:rFonts w:ascii="Times New Roman" w:eastAsia="SimSun" w:hAnsi="Times New Roman" w:cs="Times New Roman"/>
                  <w:kern w:val="0"/>
                  <w:sz w:val="15"/>
                  <w:szCs w:val="15"/>
                </w:rPr>
                <w:t xml:space="preserve">0.187***</w:t>
              </w:r>
            </w:ins>
          </w:p>
          <w:p w14:paraId="6DCBEFED" w14:textId="77777777" w:rsidR="00A0142D" w:rsidRPr="00FA0D68" w:rsidRDefault="000579DA">
            <w:pPr>
              <w:widowControl/>
              <w:jc w:val="center"/>
              <w:rPr>
                <w:rFonts w:ascii="Times New Roman" w:eastAsia="SimSun" w:hAnsi="Times New Roman" w:cs="Times New Roman"/>
                <w:kern w:val="0"/>
                <w:sz w:val="15"/>
                <w:szCs w:val="15"/>
              </w:rPr>
            </w:pPr>
            <w:del w:id="1063" w:author="Revision" w:date="2026-07-08T00:00:00Z">
              <w:r>
                <w:rPr>
                  <w:rFonts w:ascii="Times New Roman" w:eastAsia="SimSun" w:hAnsi="Times New Roman" w:cs="Times New Roman"/>
                  <w:kern w:val="0"/>
                  <w:sz w:val="15"/>
                  <w:szCs w:val="15"/>
                </w:rPr>
                <w:delText xml:space="preserve">(0.071)</w:delText>
              </w:r>
            </w:del>
            <w:ins w:id="1064" w:author="Revision" w:date="2026-07-08T00:00:00Z">
              <w:r>
                <w:rPr>
                  <w:rFonts w:ascii="Times New Roman" w:eastAsia="SimSun" w:hAnsi="Times New Roman" w:cs="Times New Roman"/>
                  <w:kern w:val="0"/>
                  <w:sz w:val="15"/>
                  <w:szCs w:val="15"/>
                </w:rPr>
                <w:t xml:space="preserve">(0.008)</w:t>
              </w:r>
            </w:ins>
          </w:p>
        </w:tc>
        <w:tc>
          <w:tcPr>
            <w:tcW w:w="1190" w:type="pct"/>
            <w:tcBorders>
              <w:top w:val="nil"/>
            </w:tcBorders>
            <w:tcMar>
              <w:top w:w="30" w:type="dxa"/>
              <w:left w:w="45" w:type="dxa"/>
              <w:bottom w:w="30" w:type="dxa"/>
              <w:right w:w="45" w:type="dxa"/>
            </w:tcMar>
            <w:vAlign w:val="center"/>
          </w:tcPr>
          <w:p w14:paraId="43C05547" w14:textId="77777777" w:rsidR="00A0142D" w:rsidRPr="00FA0D68" w:rsidRDefault="000579DA">
            <w:pPr>
              <w:widowControl/>
              <w:jc w:val="center"/>
              <w:rPr>
                <w:rFonts w:ascii="Times New Roman" w:eastAsia="SimSun" w:hAnsi="Times New Roman" w:cs="Times New Roman"/>
                <w:kern w:val="0"/>
                <w:sz w:val="15"/>
                <w:szCs w:val="15"/>
              </w:rPr>
            </w:pPr>
            <w:del w:id="1065" w:author="Revision" w:date="2026-07-08T00:00:00Z">
              <w:r>
                <w:rPr>
                  <w:rFonts w:ascii="Times New Roman" w:eastAsia="SimSun" w:hAnsi="Times New Roman" w:cs="Times New Roman"/>
                  <w:kern w:val="0"/>
                  <w:sz w:val="15"/>
                  <w:szCs w:val="15"/>
                </w:rPr>
                <w:delText xml:space="preserve">-0.046</w:delText>
              </w:r>
            </w:del>
            <w:ins w:id="1066" w:author="Revision" w:date="2026-07-08T00:00:00Z">
              <w:r>
                <w:rPr>
                  <w:rFonts w:ascii="Times New Roman" w:eastAsia="SimSun" w:hAnsi="Times New Roman" w:cs="Times New Roman"/>
                  <w:kern w:val="0"/>
                  <w:sz w:val="15"/>
                  <w:szCs w:val="15"/>
                </w:rPr>
                <w:t xml:space="preserve">-0.013</w:t>
              </w:r>
            </w:ins>
          </w:p>
          <w:p w14:paraId="44945A23" w14:textId="77777777" w:rsidR="00A0142D" w:rsidRPr="00FA0D68" w:rsidRDefault="000579DA">
            <w:pPr>
              <w:widowControl/>
              <w:jc w:val="center"/>
              <w:rPr>
                <w:rFonts w:ascii="Times New Roman" w:eastAsia="SimSun" w:hAnsi="Times New Roman" w:cs="Times New Roman"/>
                <w:kern w:val="0"/>
                <w:sz w:val="15"/>
                <w:szCs w:val="15"/>
              </w:rPr>
            </w:pPr>
            <w:del w:id="1067" w:author="Revision" w:date="2026-07-08T00:00:00Z">
              <w:r>
                <w:rPr>
                  <w:rFonts w:ascii="Times New Roman" w:eastAsia="SimSun" w:hAnsi="Times New Roman" w:cs="Times New Roman"/>
                  <w:kern w:val="0"/>
                  <w:sz w:val="15"/>
                  <w:szCs w:val="15"/>
                </w:rPr>
                <w:delText xml:space="preserve">(0.041)</w:delText>
              </w:r>
            </w:del>
            <w:ins w:id="1068" w:author="Revision" w:date="2026-07-08T00:00:00Z">
              <w:r>
                <w:rPr>
                  <w:rFonts w:ascii="Times New Roman" w:eastAsia="SimSun" w:hAnsi="Times New Roman" w:cs="Times New Roman"/>
                  <w:kern w:val="0"/>
                  <w:sz w:val="15"/>
                  <w:szCs w:val="15"/>
                </w:rPr>
                <w:t xml:space="preserve">(0.042)</w:t>
              </w:r>
            </w:ins>
          </w:p>
        </w:tc>
      </w:tr>
      <w:tr w:rsidR="00A0142D" w:rsidRPr="00E1137A" w14:paraId="794699C9" w14:textId="77777777" w:rsidTr="00FA0D68">
        <w:trPr>
          <w:trHeight w:val="315"/>
        </w:trPr>
        <w:tc>
          <w:tcPr>
            <w:tcW w:w="1022" w:type="pct"/>
            <w:tcMar>
              <w:top w:w="30" w:type="dxa"/>
              <w:left w:w="45" w:type="dxa"/>
              <w:bottom w:w="30" w:type="dxa"/>
              <w:right w:w="45" w:type="dxa"/>
            </w:tcMar>
            <w:vAlign w:val="center"/>
          </w:tcPr>
          <w:p w14:paraId="248DA2A2" w14:textId="469E5D92" w:rsidR="00A0142D" w:rsidRPr="00116D8D" w:rsidRDefault="00116D8D" w:rsidP="00A96E18">
            <w:pPr>
              <w:widowControl/>
              <w:jc w:val="left"/>
              <w:rPr>
                <w:rFonts w:ascii="Times New Roman" w:eastAsia="SimSun" w:hAnsi="Times New Roman" w:cs="Times New Roman" w:hint="eastAsia"/>
                <w:i/>
                <w:kern w:val="0"/>
                <w:sz w:val="15"/>
                <w:szCs w:val="15"/>
              </w:rPr>
            </w:pPr>
            <w:r>
              <w:rPr>
                <w:rFonts w:ascii="Times New Roman" w:eastAsia="SimSun" w:hAnsi="Times New Roman" w:cs="Times New Roman" w:hint="eastAsia"/>
                <w:kern w:val="0"/>
                <w:sz w:val="15"/>
                <w:szCs w:val="15"/>
              </w:rPr>
              <w:t>综合机械化水平</w:t>
            </w:r>
            <m:oMath>
              <m:sSub>
                <m:sSubPr>
                  <m:ctrlPr>
                    <w:del w:id="281" w:author="黄圣男" w:date="2026-07-01T09:02:00Z" w16du:dateUtc="2026-07-01T01:02:00Z">
                      <w:rPr>
                        <w:rFonts w:ascii="Cambria Math" w:hAnsi="Cambria Math"/>
                      </w:rPr>
                    </w:del>
                  </m:ctrlPr>
                </m:sSubPr>
                <m:e/>
                <m:sub/>
              </m:sSub>
            </m:oMath>
          </w:p>
        </w:tc>
        <w:tc>
          <w:tcPr>
            <w:tcW w:w="1598" w:type="pct"/>
            <w:vAlign w:val="center"/>
          </w:tcPr>
          <w:p w14:paraId="6EA3674E" w14:textId="77777777" w:rsidR="00A0142D" w:rsidRPr="00FA0D68" w:rsidRDefault="000579DA">
            <w:pPr>
              <w:widowControl/>
              <w:jc w:val="center"/>
              <w:rPr>
                <w:rFonts w:ascii="Times New Roman" w:eastAsia="SimSun" w:hAnsi="Times New Roman" w:cs="Times New Roman"/>
                <w:kern w:val="0"/>
                <w:sz w:val="15"/>
                <w:szCs w:val="15"/>
              </w:rPr>
            </w:pPr>
            <w:del w:id="1069" w:author="Revision" w:date="2026-07-08T00:00:00Z">
              <w:r>
                <w:rPr>
                  <w:rFonts w:ascii="Times New Roman" w:eastAsia="SimSun" w:hAnsi="Times New Roman" w:cs="Times New Roman"/>
                  <w:kern w:val="0"/>
                  <w:sz w:val="15"/>
                  <w:szCs w:val="15"/>
                </w:rPr>
                <w:delText xml:space="preserve">0.123</w:delText>
              </w:r>
            </w:del>
            <w:ins w:id="1070" w:author="Revision" w:date="2026-07-08T00:00:00Z">
              <w:r>
                <w:rPr>
                  <w:rFonts w:ascii="Times New Roman" w:eastAsia="SimSun" w:hAnsi="Times New Roman" w:cs="Times New Roman"/>
                  <w:kern w:val="0"/>
                  <w:sz w:val="15"/>
                  <w:szCs w:val="15"/>
                </w:rPr>
                <w:t xml:space="preserve">0.162**</w:t>
              </w:r>
            </w:ins>
          </w:p>
          <w:p w14:paraId="0DBF1C71" w14:textId="77777777" w:rsidR="00A0142D" w:rsidRPr="00FA0D68" w:rsidRDefault="000579DA">
            <w:pPr>
              <w:widowControl/>
              <w:jc w:val="center"/>
              <w:rPr>
                <w:rFonts w:ascii="Times New Roman" w:eastAsia="SimSun" w:hAnsi="Times New Roman" w:cs="Times New Roman"/>
                <w:kern w:val="0"/>
                <w:sz w:val="15"/>
                <w:szCs w:val="15"/>
              </w:rPr>
            </w:pPr>
            <w:del w:id="1071" w:author="Revision" w:date="2026-07-08T00:00:00Z">
              <w:r>
                <w:rPr>
                  <w:rFonts w:ascii="Times New Roman" w:eastAsia="SimSun" w:hAnsi="Times New Roman" w:cs="Times New Roman"/>
                  <w:kern w:val="0"/>
                  <w:sz w:val="15"/>
                  <w:szCs w:val="15"/>
                </w:rPr>
                <w:delText xml:space="preserve">(0.102)</w:delText>
              </w:r>
            </w:del>
            <w:ins w:id="1072" w:author="Revision" w:date="2026-07-08T00:00:00Z">
              <w:r>
                <w:rPr>
                  <w:rFonts w:ascii="Times New Roman" w:eastAsia="SimSun" w:hAnsi="Times New Roman" w:cs="Times New Roman"/>
                  <w:kern w:val="0"/>
                  <w:sz w:val="15"/>
                  <w:szCs w:val="15"/>
                </w:rPr>
                <w:t xml:space="preserve">(0.073)</w:t>
              </w:r>
            </w:ins>
          </w:p>
        </w:tc>
        <w:tc>
          <w:tcPr>
            <w:tcW w:w="1190" w:type="pct"/>
            <w:tcMar>
              <w:top w:w="30" w:type="dxa"/>
              <w:left w:w="45" w:type="dxa"/>
              <w:bottom w:w="30" w:type="dxa"/>
              <w:right w:w="45" w:type="dxa"/>
            </w:tcMar>
            <w:vAlign w:val="center"/>
          </w:tcPr>
          <w:p w14:paraId="77B2CD53" w14:textId="77777777" w:rsidR="00A0142D" w:rsidRPr="00FA0D68" w:rsidRDefault="000579DA">
            <w:pPr>
              <w:widowControl/>
              <w:jc w:val="center"/>
              <w:rPr>
                <w:rFonts w:ascii="Times New Roman" w:eastAsia="SimSun" w:hAnsi="Times New Roman" w:cs="Times New Roman"/>
                <w:kern w:val="0"/>
                <w:sz w:val="15"/>
                <w:szCs w:val="15"/>
              </w:rPr>
            </w:pPr>
            <w:del w:id="1073" w:author="Revision" w:date="2026-07-08T00:00:00Z">
              <w:r>
                <w:rPr>
                  <w:rFonts w:ascii="Times New Roman" w:eastAsia="SimSun" w:hAnsi="Times New Roman" w:cs="Times New Roman"/>
                  <w:kern w:val="0"/>
                  <w:sz w:val="15"/>
                  <w:szCs w:val="15"/>
                </w:rPr>
                <w:delText xml:space="preserve">0.169**</w:delText>
              </w:r>
            </w:del>
            <w:ins w:id="1074" w:author="Revision" w:date="2026-07-08T00:00:00Z">
              <w:r>
                <w:rPr>
                  <w:rFonts w:ascii="Times New Roman" w:eastAsia="SimSun" w:hAnsi="Times New Roman" w:cs="Times New Roman"/>
                  <w:kern w:val="0"/>
                  <w:sz w:val="15"/>
                  <w:szCs w:val="15"/>
                </w:rPr>
                <w:t xml:space="preserve">0.098***</w:t>
              </w:r>
            </w:ins>
          </w:p>
          <w:p w14:paraId="217BE4C9" w14:textId="77777777" w:rsidR="00A0142D" w:rsidRPr="00FA0D68" w:rsidRDefault="000579DA">
            <w:pPr>
              <w:widowControl/>
              <w:jc w:val="center"/>
              <w:rPr>
                <w:rFonts w:ascii="Times New Roman" w:eastAsia="SimSun" w:hAnsi="Times New Roman" w:cs="Times New Roman"/>
                <w:kern w:val="0"/>
                <w:sz w:val="15"/>
                <w:szCs w:val="15"/>
              </w:rPr>
            </w:pPr>
            <w:del w:id="1075" w:author="Revision" w:date="2026-07-08T00:00:00Z">
              <w:r>
                <w:rPr>
                  <w:rFonts w:ascii="Times New Roman" w:eastAsia="SimSun" w:hAnsi="Times New Roman" w:cs="Times New Roman"/>
                  <w:kern w:val="0"/>
                  <w:sz w:val="15"/>
                  <w:szCs w:val="15"/>
                </w:rPr>
                <w:delText xml:space="preserve">(0.055)</w:delText>
              </w:r>
            </w:del>
            <w:ins w:id="1076" w:author="Revision" w:date="2026-07-08T00:00:00Z">
              <w:r>
                <w:rPr>
                  <w:rFonts w:ascii="Times New Roman" w:eastAsia="SimSun" w:hAnsi="Times New Roman" w:cs="Times New Roman"/>
                  <w:kern w:val="0"/>
                  <w:sz w:val="15"/>
                  <w:szCs w:val="15"/>
                </w:rPr>
                <w:t xml:space="preserve">(0.023)</w:t>
              </w:r>
            </w:ins>
          </w:p>
        </w:tc>
        <w:tc>
          <w:tcPr>
            <w:tcW w:w="1190" w:type="pct"/>
            <w:tcMar>
              <w:top w:w="30" w:type="dxa"/>
              <w:left w:w="45" w:type="dxa"/>
              <w:bottom w:w="30" w:type="dxa"/>
              <w:right w:w="45" w:type="dxa"/>
            </w:tcMar>
            <w:vAlign w:val="center"/>
          </w:tcPr>
          <w:p w14:paraId="2904C1C5" w14:textId="77777777" w:rsidR="00A0142D" w:rsidRPr="00FA0D68" w:rsidRDefault="000579DA">
            <w:pPr>
              <w:widowControl/>
              <w:jc w:val="center"/>
              <w:rPr>
                <w:rFonts w:ascii="Times New Roman" w:eastAsia="SimSun" w:hAnsi="Times New Roman" w:cs="Times New Roman"/>
                <w:kern w:val="0"/>
                <w:sz w:val="15"/>
                <w:szCs w:val="15"/>
              </w:rPr>
            </w:pPr>
            <w:del w:id="1077" w:author="Revision" w:date="2026-07-08T00:00:00Z">
              <w:r>
                <w:rPr>
                  <w:rFonts w:ascii="Times New Roman" w:eastAsia="SimSun" w:hAnsi="Times New Roman" w:cs="Times New Roman"/>
                  <w:kern w:val="0"/>
                  <w:sz w:val="15"/>
                  <w:szCs w:val="15"/>
                </w:rPr>
                <w:delText xml:space="preserve">-0.055</w:delText>
              </w:r>
            </w:del>
            <w:ins w:id="1078" w:author="Revision" w:date="2026-07-08T00:00:00Z">
              <w:r>
                <w:rPr>
                  <w:rFonts w:ascii="Times New Roman" w:eastAsia="SimSun" w:hAnsi="Times New Roman" w:cs="Times New Roman"/>
                  <w:kern w:val="0"/>
                  <w:sz w:val="15"/>
                  <w:szCs w:val="15"/>
                </w:rPr>
                <w:t xml:space="preserve">0.036</w:t>
              </w:r>
            </w:ins>
          </w:p>
          <w:p w14:paraId="368A78BC" w14:textId="77777777" w:rsidR="00A0142D" w:rsidRPr="00FA0D68" w:rsidRDefault="000579DA">
            <w:pPr>
              <w:widowControl/>
              <w:jc w:val="center"/>
              <w:rPr>
                <w:rFonts w:ascii="Times New Roman" w:eastAsia="SimSun" w:hAnsi="Times New Roman" w:cs="Times New Roman"/>
                <w:kern w:val="0"/>
                <w:sz w:val="15"/>
                <w:szCs w:val="15"/>
              </w:rPr>
            </w:pPr>
            <w:del w:id="1079" w:author="Revision" w:date="2026-07-08T00:00:00Z">
              <w:r>
                <w:rPr>
                  <w:rFonts w:ascii="Times New Roman" w:eastAsia="SimSun" w:hAnsi="Times New Roman" w:cs="Times New Roman"/>
                  <w:kern w:val="0"/>
                  <w:sz w:val="15"/>
                  <w:szCs w:val="15"/>
                </w:rPr>
                <w:delText xml:space="preserve">(0.049)</w:delText>
              </w:r>
            </w:del>
            <w:ins w:id="1080" w:author="Revision" w:date="2026-07-08T00:00:00Z">
              <w:r>
                <w:rPr>
                  <w:rFonts w:ascii="Times New Roman" w:eastAsia="SimSun" w:hAnsi="Times New Roman" w:cs="Times New Roman"/>
                  <w:kern w:val="0"/>
                  <w:sz w:val="15"/>
                  <w:szCs w:val="15"/>
                </w:rPr>
                <w:t xml:space="preserve">(0.076)</w:t>
              </w:r>
            </w:ins>
          </w:p>
        </w:tc>
      </w:tr>
      <w:tr w:rsidR="00A0142D" w:rsidRPr="00E1137A" w14:paraId="427AC5D0" w14:textId="77777777" w:rsidTr="00FA0D68">
        <w:trPr>
          <w:trHeight w:val="315"/>
        </w:trPr>
        <w:tc>
          <w:tcPr>
            <w:tcW w:w="1022" w:type="pct"/>
            <w:tcMar>
              <w:top w:w="30" w:type="dxa"/>
              <w:left w:w="45" w:type="dxa"/>
              <w:bottom w:w="30" w:type="dxa"/>
              <w:right w:w="45" w:type="dxa"/>
            </w:tcMar>
            <w:vAlign w:val="center"/>
          </w:tcPr>
          <w:p w14:paraId="2486BDE4" w14:textId="77777777" w:rsidR="00A0142D" w:rsidRPr="00BB79EF" w:rsidRDefault="000579DA" w:rsidP="00A96E18">
            <w:pPr>
              <w:widowControl/>
              <w:jc w:val="left"/>
              <w:rPr>
                <w:rFonts w:ascii="Times New Roman" w:eastAsia="SimSun" w:hAnsi="Times New Roman" w:cs="Times New Roman"/>
                <w:kern w:val="0"/>
                <w:sz w:val="15"/>
                <w:szCs w:val="15"/>
              </w:rPr>
            </w:pPr>
            <m:oMathPara>
              <m:oMathParaPr>
                <m:jc m:val="left"/>
              </m:oMathParaPr>
              <m:oMath>
                <m:r>
                  <m:rPr>
                    <m:sty m:val="p"/>
                  </m:rPr>
                  <w:rPr>
                    <w:rFonts w:ascii="Cambria Math" w:eastAsia="SimSun" w:hAnsi="Cambria Math" w:cs="Times New Roman"/>
                    <w:sz w:val="15"/>
                    <w:szCs w:val="15"/>
                  </w:rPr>
                  <m:t>Log</m:t>
                </m:r>
                <m:r>
                  <w:rPr>
                    <w:rFonts w:ascii="Cambria Math" w:eastAsia="SimSun" w:hAnsi="Cambria Math" w:cs="Times New Roman"/>
                    <w:sz w:val="15"/>
                    <w:szCs w:val="15"/>
                  </w:rPr>
                  <m:t>N</m:t>
                </m:r>
              </m:oMath>
            </m:oMathPara>
          </w:p>
        </w:tc>
        <w:tc>
          <w:tcPr>
            <w:tcW w:w="1598" w:type="pct"/>
            <w:vAlign w:val="center"/>
          </w:tcPr>
          <w:p w14:paraId="602F8FB2" w14:textId="77777777" w:rsidR="00A0142D" w:rsidRPr="00FA0D68" w:rsidRDefault="000579DA">
            <w:pPr>
              <w:widowControl/>
              <w:jc w:val="center"/>
              <w:rPr>
                <w:rFonts w:ascii="Times New Roman" w:eastAsia="SimSun" w:hAnsi="Times New Roman" w:cs="Times New Roman"/>
                <w:kern w:val="0"/>
                <w:sz w:val="15"/>
                <w:szCs w:val="15"/>
              </w:rPr>
            </w:pPr>
            <w:del w:id="1081" w:author="Revision" w:date="2026-07-08T00:00:00Z">
              <w:r>
                <w:rPr>
                  <w:rFonts w:ascii="Times New Roman" w:eastAsia="SimSun" w:hAnsi="Times New Roman" w:cs="Times New Roman"/>
                  <w:kern w:val="0"/>
                  <w:sz w:val="15"/>
                  <w:szCs w:val="15"/>
                </w:rPr>
                <w:delText xml:space="preserve">-0.053***</w:delText>
              </w:r>
            </w:del>
            <w:ins w:id="1082" w:author="Revision" w:date="2026-07-08T00:00:00Z">
              <w:r>
                <w:rPr>
                  <w:rFonts w:ascii="Times New Roman" w:eastAsia="SimSun" w:hAnsi="Times New Roman" w:cs="Times New Roman"/>
                  <w:kern w:val="0"/>
                  <w:sz w:val="15"/>
                  <w:szCs w:val="15"/>
                </w:rPr>
                <w:t xml:space="preserve">-0.070***</w:t>
              </w:r>
            </w:ins>
          </w:p>
          <w:p w14:paraId="1BA87E87" w14:textId="77777777" w:rsidR="00A0142D" w:rsidRPr="00FA0D68" w:rsidRDefault="000579DA">
            <w:pPr>
              <w:widowControl/>
              <w:jc w:val="center"/>
              <w:rPr>
                <w:rFonts w:ascii="Times New Roman" w:eastAsia="SimSun" w:hAnsi="Times New Roman" w:cs="Times New Roman"/>
                <w:kern w:val="0"/>
                <w:sz w:val="15"/>
                <w:szCs w:val="15"/>
              </w:rPr>
            </w:pPr>
            <w:del w:id="1083" w:author="Revision" w:date="2026-07-08T00:00:00Z">
              <w:r>
                <w:rPr>
                  <w:rFonts w:ascii="Times New Roman" w:eastAsia="SimSun" w:hAnsi="Times New Roman" w:cs="Times New Roman"/>
                  <w:kern w:val="0"/>
                  <w:sz w:val="15"/>
                  <w:szCs w:val="15"/>
                </w:rPr>
                <w:delText xml:space="preserve">(0.018)</w:delText>
              </w:r>
            </w:del>
            <w:ins w:id="1084" w:author="Revision" w:date="2026-07-08T00:00:00Z">
              <w:r>
                <w:rPr>
                  <w:rFonts w:ascii="Times New Roman" w:eastAsia="SimSun" w:hAnsi="Times New Roman" w:cs="Times New Roman"/>
                  <w:kern w:val="0"/>
                  <w:sz w:val="15"/>
                  <w:szCs w:val="15"/>
                </w:rPr>
                <w:t xml:space="preserve">(0.025)</w:t>
              </w:r>
            </w:ins>
          </w:p>
        </w:tc>
        <w:tc>
          <w:tcPr>
            <w:tcW w:w="1190" w:type="pct"/>
            <w:tcMar>
              <w:top w:w="30" w:type="dxa"/>
              <w:left w:w="45" w:type="dxa"/>
              <w:bottom w:w="30" w:type="dxa"/>
              <w:right w:w="45" w:type="dxa"/>
            </w:tcMar>
            <w:vAlign w:val="center"/>
          </w:tcPr>
          <w:p w14:paraId="2A0AB2DF" w14:textId="77777777" w:rsidR="00A0142D" w:rsidRPr="00FA0D68" w:rsidRDefault="00A0142D">
            <w:pPr>
              <w:widowControl/>
              <w:jc w:val="center"/>
              <w:rPr>
                <w:rFonts w:ascii="Times New Roman" w:eastAsia="SimSun" w:hAnsi="Times New Roman" w:cs="Times New Roman"/>
                <w:kern w:val="0"/>
                <w:sz w:val="15"/>
                <w:szCs w:val="15"/>
              </w:rPr>
            </w:pPr>
          </w:p>
        </w:tc>
        <w:tc>
          <w:tcPr>
            <w:tcW w:w="1190" w:type="pct"/>
            <w:tcMar>
              <w:top w:w="30" w:type="dxa"/>
              <w:left w:w="45" w:type="dxa"/>
              <w:bottom w:w="30" w:type="dxa"/>
              <w:right w:w="45" w:type="dxa"/>
            </w:tcMar>
            <w:vAlign w:val="center"/>
          </w:tcPr>
          <w:p w14:paraId="777CE6D5" w14:textId="77777777" w:rsidR="00A0142D" w:rsidRPr="00FA0D68" w:rsidRDefault="000579DA">
            <w:pPr>
              <w:widowControl/>
              <w:jc w:val="center"/>
              <w:rPr>
                <w:rFonts w:ascii="Times New Roman" w:eastAsia="SimSun" w:hAnsi="Times New Roman" w:cs="Times New Roman"/>
                <w:kern w:val="0"/>
                <w:sz w:val="15"/>
                <w:szCs w:val="15"/>
              </w:rPr>
            </w:pPr>
            <w:del w:id="1085" w:author="Revision" w:date="2026-07-08T00:00:00Z">
              <w:r>
                <w:rPr>
                  <w:rFonts w:ascii="Times New Roman" w:eastAsia="SimSun" w:hAnsi="Times New Roman" w:cs="Times New Roman"/>
                  <w:kern w:val="0"/>
                  <w:sz w:val="15"/>
                  <w:szCs w:val="15"/>
                </w:rPr>
                <w:delText xml:space="preserve">-0.036***</w:delText>
              </w:r>
            </w:del>
            <w:ins w:id="1086" w:author="Revision" w:date="2026-07-08T00:00:00Z">
              <w:r>
                <w:rPr>
                  <w:rFonts w:ascii="Times New Roman" w:eastAsia="SimSun" w:hAnsi="Times New Roman" w:cs="Times New Roman"/>
                  <w:kern w:val="0"/>
                  <w:sz w:val="15"/>
                  <w:szCs w:val="15"/>
                </w:rPr>
                <w:t xml:space="preserve">-0.015</w:t>
              </w:r>
            </w:ins>
          </w:p>
          <w:p w14:paraId="0DB060B5" w14:textId="77777777" w:rsidR="00A0142D" w:rsidRPr="00FA0D68" w:rsidRDefault="000579DA">
            <w:pPr>
              <w:widowControl/>
              <w:jc w:val="center"/>
              <w:rPr>
                <w:rFonts w:ascii="Times New Roman" w:eastAsia="SimSun" w:hAnsi="Times New Roman" w:cs="Times New Roman"/>
                <w:kern w:val="0"/>
                <w:sz w:val="15"/>
                <w:szCs w:val="15"/>
              </w:rPr>
            </w:pPr>
            <w:del w:id="1087" w:author="Revision" w:date="2026-07-08T00:00:00Z">
              <w:r>
                <w:rPr>
                  <w:rFonts w:ascii="Times New Roman" w:eastAsia="SimSun" w:hAnsi="Times New Roman" w:cs="Times New Roman"/>
                  <w:kern w:val="0"/>
                  <w:sz w:val="15"/>
                  <w:szCs w:val="15"/>
                </w:rPr>
                <w:delText xml:space="preserve">(0.009)</w:delText>
              </w:r>
            </w:del>
            <w:ins w:id="1088" w:author="Revision" w:date="2026-07-08T00:00:00Z">
              <w:r>
                <w:rPr>
                  <w:rFonts w:ascii="Times New Roman" w:eastAsia="SimSun" w:hAnsi="Times New Roman" w:cs="Times New Roman"/>
                  <w:kern w:val="0"/>
                  <w:sz w:val="15"/>
                  <w:szCs w:val="15"/>
                </w:rPr>
                <w:t xml:space="preserve">(0.011)</w:t>
              </w:r>
            </w:ins>
          </w:p>
        </w:tc>
      </w:tr>
      <w:tr w:rsidR="00A0142D" w:rsidRPr="00E1137A" w14:paraId="63047150" w14:textId="77777777" w:rsidTr="00FA0D68">
        <w:trPr>
          <w:trHeight w:val="315"/>
        </w:trPr>
        <w:tc>
          <w:tcPr>
            <w:tcW w:w="1022" w:type="pct"/>
            <w:tcMar>
              <w:top w:w="30" w:type="dxa"/>
              <w:left w:w="45" w:type="dxa"/>
              <w:bottom w:w="30" w:type="dxa"/>
              <w:right w:w="45" w:type="dxa"/>
            </w:tcMar>
            <w:vAlign w:val="center"/>
          </w:tcPr>
          <w:p w14:paraId="7B039008" w14:textId="77777777" w:rsidR="00A0142D" w:rsidRPr="00FA0D68" w:rsidRDefault="000579DA" w:rsidP="00A96E18">
            <w:pPr>
              <w:widowControl/>
              <w:jc w:val="left"/>
              <w:rPr>
                <w:rFonts w:ascii="Times New Roman" w:eastAsia="SimSun" w:hAnsi="Times New Roman" w:cs="Times New Roman"/>
                <w:kern w:val="0"/>
                <w:sz w:val="15"/>
                <w:szCs w:val="15"/>
              </w:rPr>
            </w:pPr>
            <w:r>
              <w:rPr>
                <w:rFonts w:ascii="Times New Roman" w:eastAsia="SimSun" w:hAnsi="Times New Roman" w:cs="Times New Roman"/>
                <w:kern w:val="0"/>
                <w:sz w:val="15"/>
                <w:szCs w:val="15"/>
              </w:rPr>
              <w:t>N</w:t>
            </w:r>
          </w:p>
        </w:tc>
        <w:tc>
          <w:tcPr>
            <w:tcW w:w="1598" w:type="pct"/>
            <w:vAlign w:val="center"/>
          </w:tcPr>
          <w:p w14:paraId="52B96A15" w14:textId="77777777" w:rsidR="00A0142D" w:rsidRPr="00FA0D68" w:rsidRDefault="000579DA">
            <w:pPr>
              <w:widowControl/>
              <w:jc w:val="center"/>
              <w:rPr>
                <w:rFonts w:ascii="Times New Roman" w:eastAsia="SimSun" w:hAnsi="Times New Roman" w:cs="Times New Roman"/>
                <w:kern w:val="0"/>
                <w:sz w:val="15"/>
                <w:szCs w:val="15"/>
              </w:rPr>
            </w:pPr>
            <w:r>
              <w:rPr>
                <w:rFonts w:ascii="Times New Roman" w:eastAsia="SimSun" w:hAnsi="Times New Roman" w:cs="Times New Roman"/>
                <w:kern w:val="0"/>
                <w:sz w:val="15"/>
                <w:szCs w:val="15"/>
              </w:rPr>
              <w:t>29</w:t>
            </w:r>
          </w:p>
        </w:tc>
        <w:tc>
          <w:tcPr>
            <w:tcW w:w="1190" w:type="pct"/>
            <w:tcMar>
              <w:top w:w="30" w:type="dxa"/>
              <w:left w:w="45" w:type="dxa"/>
              <w:bottom w:w="30" w:type="dxa"/>
              <w:right w:w="45" w:type="dxa"/>
            </w:tcMar>
            <w:vAlign w:val="center"/>
          </w:tcPr>
          <w:p w14:paraId="2E27861D" w14:textId="77777777" w:rsidR="00A0142D" w:rsidRPr="00FA0D68" w:rsidRDefault="000579DA">
            <w:pPr>
              <w:widowControl/>
              <w:jc w:val="center"/>
              <w:rPr>
                <w:rFonts w:ascii="Times New Roman" w:eastAsia="SimSun" w:hAnsi="Times New Roman" w:cs="Times New Roman"/>
                <w:kern w:val="0"/>
                <w:sz w:val="15"/>
                <w:szCs w:val="15"/>
              </w:rPr>
            </w:pPr>
            <w:r>
              <w:rPr>
                <w:rFonts w:ascii="Times New Roman" w:eastAsia="SimSun" w:hAnsi="Times New Roman" w:cs="Times New Roman"/>
                <w:kern w:val="0"/>
                <w:sz w:val="15"/>
                <w:szCs w:val="15"/>
              </w:rPr>
              <w:t>7</w:t>
            </w:r>
          </w:p>
        </w:tc>
        <w:tc>
          <w:tcPr>
            <w:tcW w:w="1190" w:type="pct"/>
            <w:tcMar>
              <w:top w:w="30" w:type="dxa"/>
              <w:left w:w="45" w:type="dxa"/>
              <w:bottom w:w="30" w:type="dxa"/>
              <w:right w:w="45" w:type="dxa"/>
            </w:tcMar>
            <w:vAlign w:val="center"/>
          </w:tcPr>
          <w:p w14:paraId="3D50E23F" w14:textId="77777777" w:rsidR="00A0142D" w:rsidRPr="00FA0D68" w:rsidRDefault="000579DA">
            <w:pPr>
              <w:widowControl/>
              <w:jc w:val="center"/>
              <w:rPr>
                <w:rFonts w:ascii="Times New Roman" w:eastAsia="SimSun" w:hAnsi="Times New Roman" w:cs="Times New Roman"/>
                <w:kern w:val="0"/>
                <w:sz w:val="15"/>
                <w:szCs w:val="15"/>
              </w:rPr>
            </w:pPr>
            <w:r>
              <w:rPr>
                <w:rFonts w:ascii="Times New Roman" w:eastAsia="SimSun" w:hAnsi="Times New Roman" w:cs="Times New Roman"/>
                <w:kern w:val="0"/>
                <w:sz w:val="15"/>
                <w:szCs w:val="15"/>
              </w:rPr>
              <w:t>20</w:t>
            </w:r>
          </w:p>
        </w:tc>
      </w:tr>
    </w:tbl>
    <w:p w14:paraId="3C7BEF84" w14:textId="77777777" w:rsidR="00A0142D" w:rsidRDefault="00A0142D">
      <w:pPr>
        <w:ind w:firstLineChars="200" w:firstLine="300"/>
        <w:rPr>
          <w:rFonts w:ascii="Times New Roman" w:eastAsia="SimSun" w:hAnsi="Times New Roman" w:cs="Times New Roman"/>
        </w:rPr>
      </w:pPr>
      <w:r>
        <w:rPr>
          <w:rFonts w:ascii="Times New Roman" w:eastAsia="SimSun" w:hAnsi="Times New Roman" w:cs="Times New Roman" w:hint="eastAsia"/>
          <w:sz w:val="15"/>
        </w:rPr>
        <w:t>注：括号内为文献层面聚类稳健标准误。</w:t>
      </w:r>
      <w:r>
        <w:rPr>
          <w:rFonts w:ascii="Times New Roman" w:eastAsia="SimSun" w:hAnsi="Times New Roman" w:cs="Times New Roman"/>
          <w:sz w:val="15"/>
          <w:vertAlign w:val="superscript"/>
        </w:rPr>
        <w:t>***</w:t>
      </w:r>
      <w:r>
        <w:rPr>
          <w:rFonts w:ascii="Times New Roman" w:eastAsia="SimSun" w:hAnsi="Times New Roman" w:cs="Times New Roman" w:hint="eastAsia"/>
          <w:sz w:val="15"/>
        </w:rPr>
        <w:t>、</w:t>
      </w:r>
      <w:r>
        <w:rPr>
          <w:rFonts w:ascii="Times New Roman" w:eastAsia="SimSun" w:hAnsi="Times New Roman" w:cs="Times New Roman"/>
          <w:sz w:val="15"/>
          <w:vertAlign w:val="superscript"/>
        </w:rPr>
        <w:t>**</w:t>
      </w:r>
      <w:r>
        <w:rPr>
          <w:rFonts w:ascii="Times New Roman" w:eastAsia="SimSun" w:hAnsi="Times New Roman" w:cs="Times New Roman" w:hint="eastAsia"/>
          <w:sz w:val="15"/>
        </w:rPr>
        <w:t>和</w:t>
      </w:r>
      <w:r>
        <w:rPr>
          <w:rFonts w:ascii="Times New Roman" w:eastAsia="SimSun" w:hAnsi="Times New Roman" w:cs="Times New Roman"/>
          <w:sz w:val="15"/>
          <w:vertAlign w:val="superscript"/>
        </w:rPr>
        <w:t>*</w:t>
      </w:r>
      <w:r>
        <w:rPr>
          <w:rFonts w:ascii="Times New Roman" w:eastAsia="SimSun" w:hAnsi="Times New Roman" w:cs="Times New Roman" w:hint="eastAsia"/>
          <w:sz w:val="15"/>
        </w:rPr>
        <w:t>分别表示在</w:t>
      </w:r>
      <w:r>
        <w:rPr>
          <w:rFonts w:ascii="Times New Roman" w:eastAsia="SimSun" w:hAnsi="Times New Roman" w:cs="Times New Roman"/>
          <w:sz w:val="15"/>
        </w:rPr>
        <w:t>1%</w:t>
      </w:r>
      <w:r>
        <w:rPr>
          <w:rFonts w:ascii="Times New Roman" w:eastAsia="SimSun" w:hAnsi="Times New Roman" w:cs="Times New Roman" w:hint="eastAsia"/>
          <w:sz w:val="15"/>
        </w:rPr>
        <w:t>、</w:t>
      </w:r>
      <w:r>
        <w:rPr>
          <w:rFonts w:ascii="Times New Roman" w:eastAsia="SimSun" w:hAnsi="Times New Roman" w:cs="Times New Roman"/>
          <w:sz w:val="15"/>
        </w:rPr>
        <w:t>5%</w:t>
      </w:r>
      <w:r>
        <w:rPr>
          <w:rFonts w:ascii="Times New Roman" w:eastAsia="SimSun" w:hAnsi="Times New Roman" w:cs="Times New Roman" w:hint="eastAsia"/>
          <w:sz w:val="15"/>
        </w:rPr>
        <w:t>和</w:t>
      </w:r>
      <w:r>
        <w:rPr>
          <w:rFonts w:ascii="Times New Roman" w:eastAsia="SimSun" w:hAnsi="Times New Roman" w:cs="Times New Roman"/>
          <w:sz w:val="15"/>
        </w:rPr>
        <w:t>10%</w:t>
      </w:r>
      <w:r>
        <w:rPr>
          <w:rFonts w:ascii="Times New Roman" w:eastAsia="SimSun" w:hAnsi="Times New Roman" w:cs="Times New Roman" w:hint="eastAsia"/>
          <w:sz w:val="15"/>
        </w:rPr>
        <w:t>的统计水平上显著。</w:t>
      </w:r>
    </w:p>
    <w:p w14:paraId="79A0728B" w14:textId="77777777" w:rsidR="00A0142D" w:rsidRPr="00A96E18" w:rsidRDefault="000579DA" w:rsidP="003B2A1F">
      <w:pPr>
        <w:ind w:firstLineChars="200" w:firstLine="440"/>
        <w:outlineLvl w:val="1"/>
        <w:rPr>
          <w:rFonts w:ascii="SimHei" w:eastAsia="SimHei" w:hAnsi="SimHei" w:cs="Times New Roman"/>
          <w:bCs/>
        </w:rPr>
      </w:pPr>
      <w:r>
        <w:rPr>
          <w:rFonts w:ascii="SimHei" w:eastAsia="SimHei" w:hAnsi="SimHei" w:cs="Times New Roman" w:hint="eastAsia"/>
          <w:bCs/>
        </w:rPr>
        <w:t>（四）发表偏倚与稳健性检验</w:t>
      </w:r>
    </w:p>
    <w:p w14:paraId="1B57254D" w14:textId="77777777" w:rsidR="00A0142D" w:rsidRPr="00A96E18" w:rsidRDefault="00725568" w:rsidP="00A96E18">
      <w:pPr>
        <w:ind w:firstLineChars="200" w:firstLine="440"/>
        <w:rPr>
          <w:rFonts w:ascii="Times New Roman" w:eastAsia="SimHei" w:hAnsi="Times New Roman" w:cs="Times New Roman"/>
          <w:sz w:val="18"/>
          <w:szCs w:val="18"/>
        </w:rPr>
      </w:pPr>
      <w:r>
        <w:rPr>
          <w:rFonts w:ascii="Times New Roman" w:eastAsia="SimSun" w:hAnsi="Times New Roman" w:cs="Times New Roman" w:hint="eastAsia"/>
        </w:rPr>
        <w:t>发表偏倚检验结果显示，单产维度和效率维度均存在一定程度的正向发表偏倚。特别是单产维度在</w:t>
      </w:r>
      <w:r>
        <w:rPr>
          <w:rFonts w:ascii="Times New Roman" w:eastAsia="SimSun" w:hAnsi="Times New Roman" w:cs="Times New Roman"/>
        </w:rPr>
        <w:t>PET</w:t>
      </w:r>
      <w:r>
        <w:rPr>
          <w:rFonts w:ascii="Times New Roman" w:eastAsia="SimSun" w:hAnsi="Times New Roman" w:cs="Times New Roman"/>
        </w:rPr>
        <w:t>校正后真实平均效应不再显著，说明</w:t>
      </w:r>
      <w:r>
        <w:rPr>
          <w:rFonts w:ascii="Times New Roman" w:eastAsia="SimSun" w:hAnsi="Times New Roman" w:cs="Times New Roman"/>
        </w:rPr>
        <w:t>“</w:t>
      </w:r>
      <w:r>
        <w:rPr>
          <w:rFonts w:ascii="Times New Roman" w:eastAsia="SimSun" w:hAnsi="Times New Roman" w:cs="Times New Roman"/>
        </w:rPr>
        <w:t>机械化显著提高单产</w:t>
      </w:r>
      <w:r>
        <w:rPr>
          <w:rFonts w:ascii="Times New Roman" w:eastAsia="SimSun" w:hAnsi="Times New Roman" w:cs="Times New Roman"/>
        </w:rPr>
        <w:t>”</w:t>
      </w:r>
      <w:r>
        <w:rPr>
          <w:rFonts w:ascii="Times New Roman" w:eastAsia="SimSun" w:hAnsi="Times New Roman" w:cs="Times New Roman"/>
        </w:rPr>
        <w:t>的结论应谨慎表述。</w:t>
      </w:r>
      <w:r>
        <w:rPr>
          <w:rFonts w:ascii="Times New Roman" w:eastAsia="SimSun" w:hAnsi="Times New Roman" w:cs="Times New Roman" w:hint="eastAsia"/>
        </w:rPr>
        <w:t>相比之下，效率维度在</w:t>
      </w:r>
      <w:r>
        <w:rPr>
          <w:rFonts w:ascii="Times New Roman" w:eastAsia="SimSun" w:hAnsi="Times New Roman" w:cs="Times New Roman"/>
        </w:rPr>
        <w:t>PET</w:t>
      </w:r>
      <w:r>
        <w:rPr>
          <w:rFonts w:ascii="Times New Roman" w:eastAsia="SimSun" w:hAnsi="Times New Roman" w:cs="Times New Roman"/>
        </w:rPr>
        <w:t>和</w:t>
      </w:r>
      <w:r>
        <w:rPr>
          <w:rFonts w:ascii="Times New Roman" w:eastAsia="SimSun" w:hAnsi="Times New Roman" w:cs="Times New Roman"/>
        </w:rPr>
        <w:t>PEESE</w:t>
      </w:r>
      <w:r>
        <w:rPr>
          <w:rFonts w:ascii="Times New Roman" w:eastAsia="SimSun" w:hAnsi="Times New Roman" w:cs="Times New Roman"/>
        </w:rPr>
        <w:t>校正后仍保持显著为正，说明机械化提升生产效率的结论更加稳健。播种面积维度未检测到显著发表偏倚，但样本量仅为</w:t>
      </w:r>
      <w:r>
        <w:rPr>
          <w:rFonts w:ascii="Times New Roman" w:eastAsia="SimSun" w:hAnsi="Times New Roman" w:cs="Times New Roman"/>
        </w:rPr>
        <w:t>7</w:t>
      </w:r>
      <w:r>
        <w:rPr>
          <w:rFonts w:ascii="Times New Roman" w:eastAsia="SimSun" w:hAnsi="Times New Roman" w:cs="Times New Roman"/>
        </w:rPr>
        <w:t>，检验功效有限。因此，后续情景模拟中对单产和面积效应均采用政策潜力解释，而不作确定性预测。</w:t>
      </w:r>
    </w:p>
    <w:p w14:paraId="793EB68A" w14:textId="77777777" w:rsidR="00A0142D" w:rsidRPr="00A96E18" w:rsidRDefault="000579DA" w:rsidP="00A96E18">
      <w:pPr>
        <w:ind w:firstLineChars="200" w:firstLine="360"/>
        <w:jc w:val="center"/>
        <w:rPr>
          <w:rFonts w:ascii="Times New Roman" w:eastAsia="SimHei" w:hAnsi="Times New Roman" w:cs="Times New Roman"/>
          <w:sz w:val="18"/>
          <w:szCs w:val="18"/>
        </w:rPr>
      </w:pPr>
      <w:r>
        <w:rPr>
          <w:rFonts w:ascii="Times New Roman" w:eastAsia="SimHei" w:hAnsi="Times New Roman" w:cs="Times New Roman" w:hint="eastAsia"/>
          <w:sz w:val="18"/>
          <w:szCs w:val="18"/>
        </w:rPr>
        <w:t>表</w:t>
      </w:r>
      <w:r>
        <w:rPr>
          <w:rFonts w:ascii="Times New Roman" w:eastAsia="SimHei" w:hAnsi="Times New Roman" w:cs="Times New Roman"/>
          <w:sz w:val="18"/>
          <w:szCs w:val="18"/>
        </w:rPr>
        <w:t>4  FAT-PET-PEESE</w:t>
      </w:r>
      <w:r>
        <w:rPr>
          <w:rFonts w:ascii="Times New Roman" w:eastAsia="SimHei" w:hAnsi="Times New Roman" w:cs="Times New Roman" w:hint="eastAsia"/>
          <w:sz w:val="18"/>
          <w:szCs w:val="18"/>
        </w:rPr>
        <w:t>发表偏倚检验结果</w:t>
      </w:r>
    </w:p>
    <w:tbl>
      <w:tblPr>
        <w:tblW w:w="5000" w:type="pct"/>
        <w:tblBorders>
          <w:top w:val="single" w:sz="4" w:space="0" w:color="auto"/>
          <w:bottom w:val="single" w:sz="4" w:space="0" w:color="auto"/>
        </w:tblBorders>
        <w:tblCellMar>
          <w:left w:w="0" w:type="dxa"/>
          <w:right w:w="0" w:type="dxa"/>
        </w:tblCellMar>
        <w:tblLook w:val="04A0" w:firstRow="1" w:lastRow="0" w:firstColumn="1" w:lastColumn="0" w:noHBand="0" w:noVBand="1"/>
      </w:tblPr>
      <w:tblGrid>
        <w:gridCol w:w="2372"/>
        <w:gridCol w:w="1980"/>
        <w:gridCol w:w="1977"/>
        <w:gridCol w:w="1977"/>
      </w:tblGrid>
      <w:tr w:rsidR="00A0142D" w:rsidRPr="006C1B94" w14:paraId="69AD2DA9" w14:textId="77777777" w:rsidTr="00FA0D68">
        <w:trPr>
          <w:trHeight w:val="315"/>
        </w:trPr>
        <w:tc>
          <w:tcPr>
            <w:tcW w:w="1428" w:type="pct"/>
            <w:tcBorders>
              <w:bottom w:val="single" w:sz="4" w:space="0" w:color="auto"/>
            </w:tcBorders>
            <w:tcMar>
              <w:top w:w="30" w:type="dxa"/>
              <w:left w:w="45" w:type="dxa"/>
              <w:bottom w:w="30" w:type="dxa"/>
              <w:right w:w="45" w:type="dxa"/>
            </w:tcMar>
            <w:vAlign w:val="center"/>
          </w:tcPr>
          <w:p w14:paraId="75EDB57B" w14:textId="77777777" w:rsidR="00A0142D" w:rsidRPr="00FA0D68" w:rsidRDefault="000579DA">
            <w:pPr>
              <w:widowControl/>
              <w:jc w:val="center"/>
              <w:rPr>
                <w:rFonts w:ascii="Times New Roman" w:eastAsia="SimSun" w:hAnsi="Times New Roman" w:cs="Times New Roman"/>
                <w:b/>
                <w:bCs/>
                <w:kern w:val="0"/>
                <w:sz w:val="15"/>
                <w:szCs w:val="20"/>
              </w:rPr>
            </w:pPr>
            <w:r>
              <w:rPr>
                <w:rFonts w:ascii="Times New Roman" w:eastAsia="SimSun" w:hAnsi="Times New Roman" w:cs="Times New Roman" w:hint="eastAsia"/>
                <w:b/>
                <w:bCs/>
                <w:kern w:val="0"/>
                <w:sz w:val="15"/>
                <w:szCs w:val="20"/>
              </w:rPr>
              <w:t>粮食</w:t>
            </w:r>
            <w:r>
              <w:rPr>
                <w:rFonts w:ascii="Times New Roman" w:eastAsia="SimSun" w:hAnsi="Times New Roman" w:cs="Times New Roman"/>
                <w:b/>
                <w:bCs/>
                <w:kern w:val="0"/>
                <w:sz w:val="15"/>
                <w:szCs w:val="20"/>
              </w:rPr>
              <w:t>综合生产能力</w:t>
            </w:r>
            <w:r>
              <w:rPr>
                <w:rFonts w:ascii="Times New Roman" w:eastAsia="SimSun" w:hAnsi="Times New Roman" w:cs="Times New Roman" w:hint="eastAsia"/>
                <w:b/>
                <w:bCs/>
                <w:kern w:val="0"/>
                <w:sz w:val="15"/>
                <w:szCs w:val="20"/>
              </w:rPr>
              <w:t>维度</w:t>
            </w:r>
          </w:p>
        </w:tc>
        <w:tc>
          <w:tcPr>
            <w:tcW w:w="1192" w:type="pct"/>
            <w:tcBorders>
              <w:bottom w:val="single" w:sz="4" w:space="0" w:color="auto"/>
            </w:tcBorders>
            <w:vAlign w:val="center"/>
          </w:tcPr>
          <w:p w14:paraId="3B581882" w14:textId="77777777" w:rsidR="00A0142D" w:rsidRPr="00FA0D68" w:rsidRDefault="000579DA">
            <w:pPr>
              <w:widowControl/>
              <w:jc w:val="center"/>
              <w:rPr>
                <w:rFonts w:ascii="Times New Roman" w:eastAsia="SimSun" w:hAnsi="Times New Roman" w:cs="Times New Roman"/>
                <w:b/>
                <w:bCs/>
                <w:kern w:val="0"/>
                <w:sz w:val="15"/>
                <w:szCs w:val="20"/>
              </w:rPr>
            </w:pPr>
            <w:r>
              <w:rPr>
                <w:rFonts w:ascii="Times New Roman" w:eastAsia="SimSun" w:hAnsi="Times New Roman" w:cs="Times New Roman" w:hint="eastAsia"/>
                <w:b/>
                <w:bCs/>
                <w:kern w:val="0"/>
                <w:sz w:val="15"/>
                <w:szCs w:val="20"/>
              </w:rPr>
              <w:t>检验</w:t>
            </w:r>
          </w:p>
        </w:tc>
        <w:tc>
          <w:tcPr>
            <w:tcW w:w="1190" w:type="pct"/>
            <w:tcBorders>
              <w:bottom w:val="single" w:sz="4" w:space="0" w:color="auto"/>
            </w:tcBorders>
            <w:tcMar>
              <w:top w:w="30" w:type="dxa"/>
              <w:left w:w="45" w:type="dxa"/>
              <w:bottom w:w="30" w:type="dxa"/>
              <w:right w:w="45" w:type="dxa"/>
            </w:tcMar>
            <w:vAlign w:val="center"/>
          </w:tcPr>
          <w:p w14:paraId="3DB11190" w14:textId="77777777" w:rsidR="00A0142D" w:rsidRPr="00FA0D68" w:rsidRDefault="000579DA">
            <w:pPr>
              <w:widowControl/>
              <w:jc w:val="center"/>
              <w:rPr>
                <w:rFonts w:ascii="Times New Roman" w:eastAsia="SimSun" w:hAnsi="Times New Roman" w:cs="Times New Roman"/>
                <w:b/>
                <w:bCs/>
                <w:kern w:val="0"/>
                <w:sz w:val="15"/>
                <w:szCs w:val="20"/>
              </w:rPr>
            </w:pPr>
            <w:r>
              <w:rPr>
                <w:rFonts w:ascii="Times New Roman" w:eastAsia="SimSun" w:hAnsi="Times New Roman" w:cs="Times New Roman" w:hint="eastAsia"/>
                <w:b/>
                <w:bCs/>
                <w:kern w:val="0"/>
                <w:sz w:val="15"/>
                <w:szCs w:val="20"/>
              </w:rPr>
              <w:t>系数</w:t>
            </w:r>
          </w:p>
        </w:tc>
        <w:tc>
          <w:tcPr>
            <w:tcW w:w="1190" w:type="pct"/>
            <w:tcBorders>
              <w:bottom w:val="single" w:sz="4" w:space="0" w:color="auto"/>
            </w:tcBorders>
            <w:tcMar>
              <w:top w:w="30" w:type="dxa"/>
              <w:left w:w="45" w:type="dxa"/>
              <w:bottom w:w="30" w:type="dxa"/>
              <w:right w:w="45" w:type="dxa"/>
            </w:tcMar>
            <w:vAlign w:val="center"/>
          </w:tcPr>
          <w:p w14:paraId="4CFB8F16" w14:textId="77777777" w:rsidR="00A0142D" w:rsidRPr="00FA0D68" w:rsidRDefault="000579DA">
            <w:pPr>
              <w:widowControl/>
              <w:jc w:val="center"/>
              <w:rPr>
                <w:rFonts w:ascii="Times New Roman" w:eastAsia="SimSun" w:hAnsi="Times New Roman" w:cs="Times New Roman"/>
                <w:b/>
                <w:bCs/>
                <w:kern w:val="0"/>
                <w:sz w:val="15"/>
                <w:szCs w:val="20"/>
              </w:rPr>
            </w:pPr>
            <m:oMath>
              <m:r>
                <m:rPr>
                  <m:sty m:val="bi"/>
                </m:rPr>
                <w:rPr>
                  <w:rFonts w:ascii="Cambria Math" w:eastAsia="SimSun" w:hAnsi="Cambria Math" w:cs="Times New Roman"/>
                  <w:kern w:val="0"/>
                  <w:sz w:val="15"/>
                  <w:szCs w:val="20"/>
                </w:rPr>
                <m:t>p</m:t>
              </m:r>
            </m:oMath>
            <w:r>
              <w:rPr>
                <w:rFonts w:ascii="Times New Roman" w:eastAsia="SimSun" w:hAnsi="Times New Roman" w:cs="Times New Roman" w:hint="eastAsia"/>
                <w:b/>
                <w:bCs/>
                <w:kern w:val="0"/>
                <w:sz w:val="15"/>
                <w:szCs w:val="20"/>
              </w:rPr>
              <w:t>值</w:t>
            </w:r>
          </w:p>
        </w:tc>
      </w:tr>
      <w:tr w:rsidR="006C1B94" w:rsidRPr="006C1B94" w14:paraId="65AB062F" w14:textId="77777777" w:rsidTr="00FA0D68">
        <w:trPr>
          <w:trHeight w:val="315"/>
        </w:trPr>
        <w:tc>
          <w:tcPr>
            <w:tcW w:w="1428" w:type="pct"/>
            <w:vMerge w:val="restart"/>
            <w:tcBorders>
              <w:top w:val="single" w:sz="4" w:space="0" w:color="auto"/>
              <w:bottom w:val="nil"/>
            </w:tcBorders>
            <w:tcMar>
              <w:top w:w="30" w:type="dxa"/>
              <w:left w:w="45" w:type="dxa"/>
              <w:bottom w:w="30" w:type="dxa"/>
              <w:right w:w="45" w:type="dxa"/>
            </w:tcMar>
            <w:vAlign w:val="center"/>
          </w:tcPr>
          <w:p w14:paraId="33BD9119" w14:textId="77777777" w:rsidR="006C1B94" w:rsidRPr="00FA0D68" w:rsidRDefault="006C1B94" w:rsidP="00A96E18">
            <w:pPr>
              <w:widowControl/>
              <w:jc w:val="left"/>
              <w:rPr>
                <w:rFonts w:ascii="Times New Roman" w:eastAsia="SimSun" w:hAnsi="Times New Roman" w:cs="Times New Roman"/>
                <w:kern w:val="0"/>
                <w:sz w:val="15"/>
                <w:szCs w:val="20"/>
              </w:rPr>
            </w:pPr>
            <w:r>
              <w:rPr>
                <w:rFonts w:ascii="Times New Roman" w:eastAsia="SimSun" w:hAnsi="Times New Roman" w:cs="Times New Roman" w:hint="eastAsia"/>
                <w:kern w:val="0"/>
                <w:sz w:val="15"/>
                <w:szCs w:val="20"/>
              </w:rPr>
              <w:lastRenderedPageBreak/>
              <w:t>粮食单产</w:t>
            </w:r>
          </w:p>
        </w:tc>
        <w:tc>
          <w:tcPr>
            <w:tcW w:w="1192" w:type="pct"/>
            <w:tcBorders>
              <w:top w:val="single" w:sz="4" w:space="0" w:color="auto"/>
              <w:bottom w:val="nil"/>
            </w:tcBorders>
            <w:vAlign w:val="center"/>
          </w:tcPr>
          <w:p w14:paraId="0A744AB8" w14:textId="77777777" w:rsidR="006C1B94" w:rsidRPr="00FA0D68" w:rsidRDefault="006C1B94">
            <w:pPr>
              <w:widowControl/>
              <w:jc w:val="center"/>
              <w:rPr>
                <w:rFonts w:ascii="Times New Roman" w:eastAsia="SimSun" w:hAnsi="Times New Roman" w:cs="Times New Roman"/>
                <w:kern w:val="0"/>
                <w:sz w:val="15"/>
                <w:szCs w:val="20"/>
              </w:rPr>
            </w:pPr>
            <w:r>
              <w:rPr>
                <w:rFonts w:ascii="Times New Roman" w:eastAsia="SimSun" w:hAnsi="Times New Roman" w:cs="Times New Roman"/>
                <w:kern w:val="0"/>
                <w:sz w:val="15"/>
                <w:szCs w:val="20"/>
              </w:rPr>
              <w:t>FAT</w:t>
            </w:r>
          </w:p>
        </w:tc>
        <w:tc>
          <w:tcPr>
            <w:tcW w:w="1190" w:type="pct"/>
            <w:tcBorders>
              <w:top w:val="single" w:sz="4" w:space="0" w:color="auto"/>
              <w:bottom w:val="nil"/>
            </w:tcBorders>
            <w:tcMar>
              <w:top w:w="30" w:type="dxa"/>
              <w:left w:w="45" w:type="dxa"/>
              <w:bottom w:w="30" w:type="dxa"/>
              <w:right w:w="45" w:type="dxa"/>
            </w:tcMar>
            <w:vAlign w:val="center"/>
          </w:tcPr>
          <w:p w14:paraId="2A633822" w14:textId="77777777" w:rsidR="006C1B94" w:rsidRPr="00FA0D68" w:rsidRDefault="006C1B94">
            <w:pPr>
              <w:widowControl/>
              <w:jc w:val="center"/>
              <w:rPr>
                <w:rFonts w:ascii="Times New Roman" w:eastAsia="SimSun" w:hAnsi="Times New Roman" w:cs="Times New Roman"/>
                <w:kern w:val="0"/>
                <w:sz w:val="15"/>
                <w:szCs w:val="20"/>
              </w:rPr>
            </w:pPr>
            <w:del w:id="1089" w:author="Revision" w:date="2026-07-08T00:00:00Z">
              <w:r>
                <w:rPr>
                  <w:rFonts w:ascii="Times New Roman" w:eastAsia="SimSun" w:hAnsi="Times New Roman" w:cs="Times New Roman"/>
                  <w:kern w:val="0"/>
                  <w:sz w:val="15"/>
                  <w:szCs w:val="20"/>
                </w:rPr>
                <w:delText xml:space="preserve">3.502</w:delText>
              </w:r>
            </w:del>
            <w:ins w:id="1090" w:author="Revision" w:date="2026-07-08T00:00:00Z">
              <w:r>
                <w:rPr>
                  <w:rFonts w:ascii="Times New Roman" w:eastAsia="SimSun" w:hAnsi="Times New Roman" w:cs="Times New Roman"/>
                  <w:kern w:val="0"/>
                  <w:sz w:val="15"/>
                  <w:szCs w:val="20"/>
                </w:rPr>
                <w:t xml:space="preserve">3.356</w:t>
              </w:r>
            </w:ins>
          </w:p>
        </w:tc>
        <w:tc>
          <w:tcPr>
            <w:tcW w:w="1190" w:type="pct"/>
            <w:tcBorders>
              <w:top w:val="single" w:sz="4" w:space="0" w:color="auto"/>
              <w:bottom w:val="nil"/>
            </w:tcBorders>
            <w:tcMar>
              <w:top w:w="30" w:type="dxa"/>
              <w:left w:w="45" w:type="dxa"/>
              <w:bottom w:w="30" w:type="dxa"/>
              <w:right w:w="45" w:type="dxa"/>
            </w:tcMar>
            <w:vAlign w:val="center"/>
          </w:tcPr>
          <w:p w14:paraId="3B6D282C" w14:textId="77777777" w:rsidR="006C1B94" w:rsidRPr="00FA0D68" w:rsidRDefault="006C1B94">
            <w:pPr>
              <w:widowControl/>
              <w:jc w:val="center"/>
              <w:rPr>
                <w:rFonts w:ascii="Times New Roman" w:eastAsia="SimSun" w:hAnsi="Times New Roman" w:cs="Times New Roman"/>
                <w:kern w:val="0"/>
                <w:sz w:val="15"/>
                <w:szCs w:val="20"/>
              </w:rPr>
            </w:pPr>
            <w:del w:id="1091" w:author="Revision" w:date="2026-07-08T00:00:00Z">
              <w:r>
                <w:rPr>
                  <w:rFonts w:ascii="Times New Roman" w:eastAsia="SimSun" w:hAnsi="Times New Roman" w:cs="Times New Roman"/>
                  <w:kern w:val="0"/>
                  <w:sz w:val="15"/>
                  <w:szCs w:val="20"/>
                </w:rPr>
                <w:delText xml:space="preserve">0.002</w:delText>
              </w:r>
            </w:del>
            <w:ins w:id="1092" w:author="Revision" w:date="2026-07-08T00:00:00Z">
              <w:r>
                <w:rPr>
                  <w:rFonts w:ascii="Times New Roman" w:eastAsia="SimSun" w:hAnsi="Times New Roman" w:cs="Times New Roman"/>
                  <w:kern w:val="0"/>
                  <w:sz w:val="15"/>
                  <w:szCs w:val="20"/>
                </w:rPr>
                <w:t xml:space="preserve">0.001</w:t>
              </w:r>
            </w:ins>
          </w:p>
        </w:tc>
      </w:tr>
      <w:tr w:rsidR="006C1B94" w:rsidRPr="006C1B94" w14:paraId="72FF048E" w14:textId="77777777" w:rsidTr="00FA0D68">
        <w:trPr>
          <w:trHeight w:val="315"/>
        </w:trPr>
        <w:tc>
          <w:tcPr>
            <w:tcW w:w="1428" w:type="pct"/>
            <w:vMerge/>
            <w:tcBorders>
              <w:top w:val="nil"/>
              <w:bottom w:val="single" w:sz="4" w:space="0" w:color="auto"/>
            </w:tcBorders>
            <w:tcMar>
              <w:top w:w="30" w:type="dxa"/>
              <w:left w:w="45" w:type="dxa"/>
              <w:bottom w:w="30" w:type="dxa"/>
              <w:right w:w="45" w:type="dxa"/>
            </w:tcMar>
            <w:vAlign w:val="center"/>
          </w:tcPr>
          <w:p w14:paraId="6D192FFC" w14:textId="77777777" w:rsidR="006C1B94" w:rsidRPr="00FA0D68" w:rsidRDefault="006C1B94" w:rsidP="00A96E18">
            <w:pPr>
              <w:widowControl/>
              <w:jc w:val="left"/>
              <w:rPr>
                <w:rFonts w:ascii="Times New Roman" w:eastAsia="SimSun" w:hAnsi="Times New Roman" w:cs="Times New Roman"/>
                <w:kern w:val="0"/>
                <w:sz w:val="15"/>
                <w:szCs w:val="20"/>
              </w:rPr>
            </w:pPr>
          </w:p>
        </w:tc>
        <w:tc>
          <w:tcPr>
            <w:tcW w:w="1192" w:type="pct"/>
            <w:tcBorders>
              <w:top w:val="nil"/>
              <w:bottom w:val="single" w:sz="4" w:space="0" w:color="auto"/>
            </w:tcBorders>
            <w:vAlign w:val="center"/>
          </w:tcPr>
          <w:p w14:paraId="7A52BA7F" w14:textId="77777777" w:rsidR="006C1B94" w:rsidRPr="00FA0D68" w:rsidRDefault="006C1B94">
            <w:pPr>
              <w:widowControl/>
              <w:jc w:val="center"/>
              <w:rPr>
                <w:rFonts w:ascii="Times New Roman" w:eastAsia="SimSun" w:hAnsi="Times New Roman" w:cs="Times New Roman"/>
                <w:kern w:val="0"/>
                <w:sz w:val="15"/>
                <w:szCs w:val="20"/>
              </w:rPr>
            </w:pPr>
            <w:r>
              <w:rPr>
                <w:rFonts w:ascii="Times New Roman" w:eastAsia="SimSun" w:hAnsi="Times New Roman" w:cs="Times New Roman"/>
                <w:kern w:val="0"/>
                <w:sz w:val="15"/>
                <w:szCs w:val="20"/>
              </w:rPr>
              <w:t>PET</w:t>
            </w:r>
          </w:p>
        </w:tc>
        <w:tc>
          <w:tcPr>
            <w:tcW w:w="1190" w:type="pct"/>
            <w:tcBorders>
              <w:top w:val="nil"/>
              <w:bottom w:val="single" w:sz="4" w:space="0" w:color="auto"/>
            </w:tcBorders>
            <w:tcMar>
              <w:top w:w="30" w:type="dxa"/>
              <w:left w:w="45" w:type="dxa"/>
              <w:bottom w:w="30" w:type="dxa"/>
              <w:right w:w="45" w:type="dxa"/>
            </w:tcMar>
            <w:vAlign w:val="center"/>
          </w:tcPr>
          <w:p w14:paraId="52C9A654" w14:textId="77777777" w:rsidR="006C1B94" w:rsidRPr="00FA0D68" w:rsidRDefault="006C1B94">
            <w:pPr>
              <w:widowControl/>
              <w:jc w:val="center"/>
              <w:rPr>
                <w:rFonts w:ascii="Times New Roman" w:eastAsia="SimSun" w:hAnsi="Times New Roman" w:cs="Times New Roman"/>
                <w:kern w:val="0"/>
                <w:sz w:val="15"/>
                <w:szCs w:val="20"/>
              </w:rPr>
            </w:pPr>
            <w:del w:id="1093" w:author="Revision" w:date="2026-07-08T00:00:00Z">
              <w:r>
                <w:rPr>
                  <w:rFonts w:ascii="Times New Roman" w:eastAsia="SimSun" w:hAnsi="Times New Roman" w:cs="Times New Roman"/>
                  <w:kern w:val="0"/>
                  <w:sz w:val="15"/>
                  <w:szCs w:val="20"/>
                </w:rPr>
                <w:delText xml:space="preserve">-0.003</w:delText>
              </w:r>
            </w:del>
            <w:ins w:id="1094" w:author="Revision" w:date="2026-07-08T00:00:00Z">
              <w:r>
                <w:rPr>
                  <w:rFonts w:ascii="Times New Roman" w:eastAsia="SimSun" w:hAnsi="Times New Roman" w:cs="Times New Roman"/>
                  <w:kern w:val="0"/>
                  <w:sz w:val="15"/>
                  <w:szCs w:val="20"/>
                </w:rPr>
                <w:t xml:space="preserve">0.002</w:t>
              </w:r>
            </w:ins>
          </w:p>
        </w:tc>
        <w:tc>
          <w:tcPr>
            <w:tcW w:w="1190" w:type="pct"/>
            <w:tcBorders>
              <w:top w:val="nil"/>
              <w:bottom w:val="single" w:sz="4" w:space="0" w:color="auto"/>
            </w:tcBorders>
            <w:tcMar>
              <w:top w:w="30" w:type="dxa"/>
              <w:left w:w="45" w:type="dxa"/>
              <w:bottom w:w="30" w:type="dxa"/>
              <w:right w:w="45" w:type="dxa"/>
            </w:tcMar>
            <w:vAlign w:val="center"/>
          </w:tcPr>
          <w:p w14:paraId="1CFEB8AA" w14:textId="77777777" w:rsidR="006C1B94" w:rsidRPr="00FA0D68" w:rsidRDefault="006C1B94">
            <w:pPr>
              <w:widowControl/>
              <w:jc w:val="center"/>
              <w:rPr>
                <w:rFonts w:ascii="Times New Roman" w:eastAsia="SimSun" w:hAnsi="Times New Roman" w:cs="Times New Roman"/>
                <w:kern w:val="0"/>
                <w:sz w:val="15"/>
                <w:szCs w:val="20"/>
              </w:rPr>
            </w:pPr>
            <w:del w:id="1095" w:author="Revision" w:date="2026-07-08T00:00:00Z">
              <w:r>
                <w:rPr>
                  <w:rFonts w:ascii="Times New Roman" w:eastAsia="SimSun" w:hAnsi="Times New Roman" w:cs="Times New Roman"/>
                  <w:kern w:val="0"/>
                  <w:sz w:val="15"/>
                  <w:szCs w:val="20"/>
                </w:rPr>
                <w:delText xml:space="preserve">0.914</w:delText>
              </w:r>
            </w:del>
            <w:ins w:id="1096" w:author="Revision" w:date="2026-07-08T00:00:00Z">
              <w:r>
                <w:rPr>
                  <w:rFonts w:ascii="Times New Roman" w:eastAsia="SimSun" w:hAnsi="Times New Roman" w:cs="Times New Roman"/>
                  <w:kern w:val="0"/>
                  <w:sz w:val="15"/>
                  <w:szCs w:val="20"/>
                </w:rPr>
                <w:t xml:space="preserve">0.930</w:t>
              </w:r>
            </w:ins>
          </w:p>
        </w:tc>
      </w:tr>
      <w:tr w:rsidR="006C1B94" w:rsidRPr="006C1B94" w14:paraId="5DC7D398" w14:textId="77777777" w:rsidTr="00FA0D68">
        <w:trPr>
          <w:trHeight w:val="315"/>
        </w:trPr>
        <w:tc>
          <w:tcPr>
            <w:tcW w:w="1428" w:type="pct"/>
            <w:vMerge w:val="restart"/>
            <w:tcBorders>
              <w:top w:val="single" w:sz="4" w:space="0" w:color="auto"/>
              <w:bottom w:val="nil"/>
            </w:tcBorders>
            <w:tcMar>
              <w:top w:w="30" w:type="dxa"/>
              <w:left w:w="45" w:type="dxa"/>
              <w:bottom w:w="30" w:type="dxa"/>
              <w:right w:w="45" w:type="dxa"/>
            </w:tcMar>
            <w:vAlign w:val="center"/>
          </w:tcPr>
          <w:p w14:paraId="3C5EC1A2" w14:textId="77777777" w:rsidR="006C1B94" w:rsidRPr="00FA0D68" w:rsidRDefault="006C1B94" w:rsidP="00A96E18">
            <w:pPr>
              <w:widowControl/>
              <w:jc w:val="left"/>
              <w:rPr>
                <w:rFonts w:ascii="Times New Roman" w:eastAsia="SimSun" w:hAnsi="Times New Roman" w:cs="Times New Roman"/>
                <w:iCs/>
                <w:kern w:val="0"/>
                <w:sz w:val="15"/>
                <w:szCs w:val="20"/>
              </w:rPr>
            </w:pPr>
            <w:r>
              <w:rPr>
                <w:rFonts w:ascii="Times New Roman" w:eastAsia="SimSun" w:hAnsi="Times New Roman" w:cs="Times New Roman" w:hint="eastAsia"/>
                <w:iCs/>
                <w:kern w:val="0"/>
                <w:sz w:val="15"/>
                <w:szCs w:val="20"/>
              </w:rPr>
              <w:t>播种面积</w:t>
            </w:r>
          </w:p>
        </w:tc>
        <w:tc>
          <w:tcPr>
            <w:tcW w:w="1192" w:type="pct"/>
            <w:tcBorders>
              <w:top w:val="single" w:sz="4" w:space="0" w:color="auto"/>
              <w:bottom w:val="nil"/>
            </w:tcBorders>
            <w:vAlign w:val="center"/>
          </w:tcPr>
          <w:p w14:paraId="1A373C0B" w14:textId="77777777" w:rsidR="006C1B94" w:rsidRPr="00FA0D68" w:rsidRDefault="006C1B94">
            <w:pPr>
              <w:widowControl/>
              <w:jc w:val="center"/>
              <w:rPr>
                <w:rFonts w:ascii="Times New Roman" w:eastAsia="SimSun" w:hAnsi="Times New Roman" w:cs="Times New Roman"/>
                <w:kern w:val="0"/>
                <w:sz w:val="15"/>
                <w:szCs w:val="20"/>
              </w:rPr>
            </w:pPr>
            <w:r>
              <w:rPr>
                <w:rFonts w:ascii="Times New Roman" w:eastAsia="SimSun" w:hAnsi="Times New Roman" w:cs="Times New Roman"/>
                <w:kern w:val="0"/>
                <w:sz w:val="15"/>
                <w:szCs w:val="20"/>
              </w:rPr>
              <w:t>FAT</w:t>
            </w:r>
          </w:p>
        </w:tc>
        <w:tc>
          <w:tcPr>
            <w:tcW w:w="1190" w:type="pct"/>
            <w:tcBorders>
              <w:top w:val="single" w:sz="4" w:space="0" w:color="auto"/>
              <w:bottom w:val="nil"/>
            </w:tcBorders>
            <w:tcMar>
              <w:top w:w="30" w:type="dxa"/>
              <w:left w:w="45" w:type="dxa"/>
              <w:bottom w:w="30" w:type="dxa"/>
              <w:right w:w="45" w:type="dxa"/>
            </w:tcMar>
            <w:vAlign w:val="center"/>
          </w:tcPr>
          <w:p w14:paraId="540743D1" w14:textId="77777777" w:rsidR="006C1B94" w:rsidRPr="00FA0D68" w:rsidRDefault="006C1B94">
            <w:pPr>
              <w:widowControl/>
              <w:jc w:val="center"/>
              <w:rPr>
                <w:rFonts w:ascii="Times New Roman" w:eastAsia="SimSun" w:hAnsi="Times New Roman" w:cs="Times New Roman"/>
                <w:kern w:val="0"/>
                <w:sz w:val="15"/>
                <w:szCs w:val="20"/>
              </w:rPr>
            </w:pPr>
            <w:del w:id="1097" w:author="Revision" w:date="2026-07-08T00:00:00Z">
              <w:r>
                <w:rPr>
                  <w:rFonts w:ascii="Times New Roman" w:eastAsia="SimSun" w:hAnsi="Times New Roman" w:cs="Times New Roman"/>
                  <w:kern w:val="0"/>
                  <w:sz w:val="15"/>
                  <w:szCs w:val="20"/>
                </w:rPr>
                <w:delText xml:space="preserve">4.859</w:delText>
              </w:r>
            </w:del>
            <w:ins w:id="1098" w:author="Revision" w:date="2026-07-08T00:00:00Z">
              <w:r>
                <w:rPr>
                  <w:rFonts w:ascii="Times New Roman" w:eastAsia="SimSun" w:hAnsi="Times New Roman" w:cs="Times New Roman"/>
                  <w:kern w:val="0"/>
                  <w:sz w:val="15"/>
                  <w:szCs w:val="20"/>
                </w:rPr>
                <w:t xml:space="preserve">5.219</w:t>
              </w:r>
            </w:ins>
          </w:p>
        </w:tc>
        <w:tc>
          <w:tcPr>
            <w:tcW w:w="1190" w:type="pct"/>
            <w:tcBorders>
              <w:top w:val="single" w:sz="4" w:space="0" w:color="auto"/>
              <w:bottom w:val="nil"/>
            </w:tcBorders>
            <w:tcMar>
              <w:top w:w="30" w:type="dxa"/>
              <w:left w:w="45" w:type="dxa"/>
              <w:bottom w:w="30" w:type="dxa"/>
              <w:right w:w="45" w:type="dxa"/>
            </w:tcMar>
            <w:vAlign w:val="center"/>
          </w:tcPr>
          <w:p w14:paraId="35C19041" w14:textId="77777777" w:rsidR="006C1B94" w:rsidRPr="00FA0D68" w:rsidRDefault="006C1B94">
            <w:pPr>
              <w:widowControl/>
              <w:jc w:val="center"/>
              <w:rPr>
                <w:rFonts w:ascii="Times New Roman" w:eastAsia="SimSun" w:hAnsi="Times New Roman" w:cs="Times New Roman"/>
                <w:kern w:val="0"/>
                <w:sz w:val="15"/>
                <w:szCs w:val="20"/>
              </w:rPr>
            </w:pPr>
            <w:del w:id="1099" w:author="Revision" w:date="2026-07-08T00:00:00Z">
              <w:r>
                <w:rPr>
                  <w:rFonts w:ascii="Times New Roman" w:eastAsia="SimSun" w:hAnsi="Times New Roman" w:cs="Times New Roman"/>
                  <w:kern w:val="0"/>
                  <w:sz w:val="15"/>
                  <w:szCs w:val="20"/>
                </w:rPr>
                <w:delText xml:space="preserve">0.367</w:delText>
              </w:r>
            </w:del>
            <w:ins w:id="1100" w:author="Revision" w:date="2026-07-08T00:00:00Z">
              <w:r>
                <w:rPr>
                  <w:rFonts w:ascii="Times New Roman" w:eastAsia="SimSun" w:hAnsi="Times New Roman" w:cs="Times New Roman"/>
                  <w:kern w:val="0"/>
                  <w:sz w:val="15"/>
                  <w:szCs w:val="20"/>
                </w:rPr>
                <w:t xml:space="preserve">0.112</w:t>
              </w:r>
            </w:ins>
          </w:p>
        </w:tc>
      </w:tr>
      <w:tr w:rsidR="006C1B94" w:rsidRPr="006C1B94" w14:paraId="50632930" w14:textId="77777777" w:rsidTr="00FA0D68">
        <w:trPr>
          <w:trHeight w:val="315"/>
        </w:trPr>
        <w:tc>
          <w:tcPr>
            <w:tcW w:w="1428" w:type="pct"/>
            <w:vMerge/>
            <w:tcBorders>
              <w:top w:val="nil"/>
              <w:bottom w:val="single" w:sz="4" w:space="0" w:color="auto"/>
            </w:tcBorders>
            <w:tcMar>
              <w:top w:w="30" w:type="dxa"/>
              <w:left w:w="45" w:type="dxa"/>
              <w:bottom w:w="30" w:type="dxa"/>
              <w:right w:w="45" w:type="dxa"/>
            </w:tcMar>
            <w:vAlign w:val="center"/>
          </w:tcPr>
          <w:p w14:paraId="560D6115" w14:textId="77777777" w:rsidR="006C1B94" w:rsidRPr="00FA0D68" w:rsidRDefault="006C1B94" w:rsidP="00A96E18">
            <w:pPr>
              <w:widowControl/>
              <w:jc w:val="left"/>
              <w:rPr>
                <w:rFonts w:ascii="Times New Roman" w:eastAsia="SimSun" w:hAnsi="Times New Roman" w:cs="Times New Roman"/>
                <w:iCs/>
                <w:kern w:val="0"/>
                <w:sz w:val="15"/>
                <w:szCs w:val="20"/>
              </w:rPr>
            </w:pPr>
          </w:p>
        </w:tc>
        <w:tc>
          <w:tcPr>
            <w:tcW w:w="1192" w:type="pct"/>
            <w:tcBorders>
              <w:top w:val="nil"/>
              <w:bottom w:val="single" w:sz="4" w:space="0" w:color="auto"/>
            </w:tcBorders>
            <w:vAlign w:val="center"/>
          </w:tcPr>
          <w:p w14:paraId="5A524DED" w14:textId="77777777" w:rsidR="006C1B94" w:rsidRPr="00FA0D68" w:rsidRDefault="006C1B94">
            <w:pPr>
              <w:widowControl/>
              <w:jc w:val="center"/>
              <w:rPr>
                <w:rFonts w:ascii="Times New Roman" w:eastAsia="SimSun" w:hAnsi="Times New Roman" w:cs="Times New Roman"/>
                <w:kern w:val="0"/>
                <w:sz w:val="15"/>
                <w:szCs w:val="20"/>
              </w:rPr>
            </w:pPr>
            <w:r>
              <w:rPr>
                <w:rFonts w:ascii="Times New Roman" w:eastAsia="SimSun" w:hAnsi="Times New Roman" w:cs="Times New Roman"/>
                <w:kern w:val="0"/>
                <w:sz w:val="15"/>
                <w:szCs w:val="20"/>
              </w:rPr>
              <w:t>PET</w:t>
            </w:r>
          </w:p>
        </w:tc>
        <w:tc>
          <w:tcPr>
            <w:tcW w:w="1190" w:type="pct"/>
            <w:tcBorders>
              <w:top w:val="nil"/>
              <w:bottom w:val="single" w:sz="4" w:space="0" w:color="auto"/>
            </w:tcBorders>
            <w:tcMar>
              <w:top w:w="30" w:type="dxa"/>
              <w:left w:w="45" w:type="dxa"/>
              <w:bottom w:w="30" w:type="dxa"/>
              <w:right w:w="45" w:type="dxa"/>
            </w:tcMar>
            <w:vAlign w:val="center"/>
          </w:tcPr>
          <w:p w14:paraId="22845B23" w14:textId="77777777" w:rsidR="006C1B94" w:rsidRPr="00FA0D68" w:rsidRDefault="006C1B94">
            <w:pPr>
              <w:widowControl/>
              <w:jc w:val="center"/>
              <w:rPr>
                <w:rFonts w:ascii="Times New Roman" w:eastAsia="SimSun" w:hAnsi="Times New Roman" w:cs="Times New Roman"/>
                <w:kern w:val="0"/>
                <w:sz w:val="15"/>
                <w:szCs w:val="20"/>
              </w:rPr>
            </w:pPr>
            <w:del w:id="1101" w:author="Revision" w:date="2026-07-08T00:00:00Z">
              <w:r>
                <w:rPr>
                  <w:rFonts w:ascii="Times New Roman" w:eastAsia="SimSun" w:hAnsi="Times New Roman" w:cs="Times New Roman"/>
                  <w:kern w:val="0"/>
                  <w:sz w:val="15"/>
                  <w:szCs w:val="20"/>
                </w:rPr>
                <w:delText xml:space="preserve">-0.025</w:delText>
              </w:r>
            </w:del>
            <w:ins w:id="1102" w:author="Revision" w:date="2026-07-08T00:00:00Z">
              <w:r>
                <w:rPr>
                  <w:rFonts w:ascii="Times New Roman" w:eastAsia="SimSun" w:hAnsi="Times New Roman" w:cs="Times New Roman"/>
                  <w:kern w:val="0"/>
                  <w:sz w:val="15"/>
                  <w:szCs w:val="20"/>
                </w:rPr>
                <w:t xml:space="preserve">-0.029</w:t>
              </w:r>
            </w:ins>
          </w:p>
        </w:tc>
        <w:tc>
          <w:tcPr>
            <w:tcW w:w="1190" w:type="pct"/>
            <w:tcBorders>
              <w:top w:val="nil"/>
              <w:bottom w:val="single" w:sz="4" w:space="0" w:color="auto"/>
            </w:tcBorders>
            <w:tcMar>
              <w:top w:w="30" w:type="dxa"/>
              <w:left w:w="45" w:type="dxa"/>
              <w:bottom w:w="30" w:type="dxa"/>
              <w:right w:w="45" w:type="dxa"/>
            </w:tcMar>
            <w:vAlign w:val="center"/>
          </w:tcPr>
          <w:p w14:paraId="4AA8FF9E" w14:textId="77777777" w:rsidR="006C1B94" w:rsidRPr="00FA0D68" w:rsidRDefault="006C1B94">
            <w:pPr>
              <w:widowControl/>
              <w:jc w:val="center"/>
              <w:rPr>
                <w:rFonts w:ascii="Times New Roman" w:eastAsia="SimSun" w:hAnsi="Times New Roman" w:cs="Times New Roman"/>
                <w:kern w:val="0"/>
                <w:sz w:val="15"/>
                <w:szCs w:val="20"/>
              </w:rPr>
            </w:pPr>
            <w:del w:id="1103" w:author="Revision" w:date="2026-07-08T00:00:00Z">
              <w:r>
                <w:rPr>
                  <w:rFonts w:ascii="Times New Roman" w:eastAsia="SimSun" w:hAnsi="Times New Roman" w:cs="Times New Roman"/>
                  <w:kern w:val="0"/>
                  <w:sz w:val="15"/>
                  <w:szCs w:val="20"/>
                </w:rPr>
                <w:delText xml:space="preserve">0.775</w:delText>
              </w:r>
            </w:del>
            <w:ins w:id="1104" w:author="Revision" w:date="2026-07-08T00:00:00Z">
              <w:r>
                <w:rPr>
                  <w:rFonts w:ascii="Times New Roman" w:eastAsia="SimSun" w:hAnsi="Times New Roman" w:cs="Times New Roman"/>
                  <w:kern w:val="0"/>
                  <w:sz w:val="15"/>
                  <w:szCs w:val="20"/>
                </w:rPr>
                <w:t xml:space="preserve">0.176</w:t>
              </w:r>
            </w:ins>
          </w:p>
        </w:tc>
      </w:tr>
      <w:tr w:rsidR="006C1B94" w:rsidRPr="006C1B94" w14:paraId="590D32C9" w14:textId="77777777" w:rsidTr="00FA0D68">
        <w:trPr>
          <w:trHeight w:val="315"/>
        </w:trPr>
        <w:tc>
          <w:tcPr>
            <w:tcW w:w="1428" w:type="pct"/>
            <w:vMerge w:val="restart"/>
            <w:tcBorders>
              <w:top w:val="single" w:sz="4" w:space="0" w:color="auto"/>
              <w:bottom w:val="nil"/>
            </w:tcBorders>
            <w:tcMar>
              <w:top w:w="30" w:type="dxa"/>
              <w:left w:w="45" w:type="dxa"/>
              <w:bottom w:w="30" w:type="dxa"/>
              <w:right w:w="45" w:type="dxa"/>
            </w:tcMar>
            <w:vAlign w:val="center"/>
          </w:tcPr>
          <w:p w14:paraId="072FF9A5" w14:textId="77777777" w:rsidR="006C1B94" w:rsidRPr="00FA0D68" w:rsidRDefault="006C1B94" w:rsidP="00A96E18">
            <w:pPr>
              <w:widowControl/>
              <w:jc w:val="left"/>
              <w:rPr>
                <w:rFonts w:ascii="Times New Roman" w:eastAsia="SimSun" w:hAnsi="Times New Roman" w:cs="Times New Roman"/>
                <w:kern w:val="0"/>
                <w:sz w:val="15"/>
                <w:szCs w:val="20"/>
              </w:rPr>
            </w:pPr>
            <w:r>
              <w:rPr>
                <w:rFonts w:ascii="Times New Roman" w:eastAsia="SimSun" w:hAnsi="Times New Roman" w:cs="Times New Roman" w:hint="eastAsia"/>
                <w:kern w:val="0"/>
                <w:sz w:val="15"/>
                <w:szCs w:val="20"/>
              </w:rPr>
              <w:t>生产效率</w:t>
            </w:r>
          </w:p>
        </w:tc>
        <w:tc>
          <w:tcPr>
            <w:tcW w:w="1192" w:type="pct"/>
            <w:tcBorders>
              <w:top w:val="single" w:sz="4" w:space="0" w:color="auto"/>
              <w:bottom w:val="nil"/>
            </w:tcBorders>
            <w:vAlign w:val="center"/>
          </w:tcPr>
          <w:p w14:paraId="5688F54C" w14:textId="77777777" w:rsidR="006C1B94" w:rsidRPr="00FA0D68" w:rsidRDefault="006C1B94">
            <w:pPr>
              <w:widowControl/>
              <w:jc w:val="center"/>
              <w:rPr>
                <w:rFonts w:ascii="Times New Roman" w:eastAsia="SimSun" w:hAnsi="Times New Roman" w:cs="Times New Roman"/>
                <w:kern w:val="0"/>
                <w:sz w:val="15"/>
                <w:szCs w:val="20"/>
              </w:rPr>
            </w:pPr>
            <w:r>
              <w:rPr>
                <w:rFonts w:ascii="Times New Roman" w:eastAsia="SimSun" w:hAnsi="Times New Roman" w:cs="Times New Roman"/>
                <w:kern w:val="0"/>
                <w:sz w:val="15"/>
                <w:szCs w:val="20"/>
              </w:rPr>
              <w:t>FAT</w:t>
            </w:r>
          </w:p>
        </w:tc>
        <w:tc>
          <w:tcPr>
            <w:tcW w:w="1190" w:type="pct"/>
            <w:tcBorders>
              <w:top w:val="single" w:sz="4" w:space="0" w:color="auto"/>
              <w:bottom w:val="nil"/>
            </w:tcBorders>
            <w:tcMar>
              <w:top w:w="30" w:type="dxa"/>
              <w:left w:w="45" w:type="dxa"/>
              <w:bottom w:w="30" w:type="dxa"/>
              <w:right w:w="45" w:type="dxa"/>
            </w:tcMar>
            <w:vAlign w:val="center"/>
          </w:tcPr>
          <w:p w14:paraId="5F3753F4" w14:textId="77777777" w:rsidR="006C1B94" w:rsidRPr="00FA0D68" w:rsidRDefault="006C1B94">
            <w:pPr>
              <w:widowControl/>
              <w:jc w:val="center"/>
              <w:rPr>
                <w:rFonts w:ascii="Times New Roman" w:eastAsia="SimSun" w:hAnsi="Times New Roman" w:cs="Times New Roman"/>
                <w:kern w:val="0"/>
                <w:sz w:val="15"/>
                <w:szCs w:val="20"/>
              </w:rPr>
            </w:pPr>
            <w:r>
              <w:rPr>
                <w:rFonts w:ascii="Times New Roman" w:eastAsia="SimSun" w:hAnsi="Times New Roman" w:cs="Times New Roman"/>
                <w:kern w:val="0"/>
                <w:sz w:val="15"/>
                <w:szCs w:val="20"/>
              </w:rPr>
              <w:t>2.683</w:t>
            </w:r>
          </w:p>
        </w:tc>
        <w:tc>
          <w:tcPr>
            <w:tcW w:w="1190" w:type="pct"/>
            <w:tcBorders>
              <w:top w:val="single" w:sz="4" w:space="0" w:color="auto"/>
              <w:bottom w:val="nil"/>
            </w:tcBorders>
            <w:tcMar>
              <w:top w:w="30" w:type="dxa"/>
              <w:left w:w="45" w:type="dxa"/>
              <w:bottom w:w="30" w:type="dxa"/>
              <w:right w:w="45" w:type="dxa"/>
            </w:tcMar>
            <w:vAlign w:val="center"/>
          </w:tcPr>
          <w:p w14:paraId="689C8E55" w14:textId="77777777" w:rsidR="006C1B94" w:rsidRPr="00FA0D68" w:rsidRDefault="006C1B94">
            <w:pPr>
              <w:widowControl/>
              <w:jc w:val="center"/>
              <w:rPr>
                <w:rFonts w:ascii="Times New Roman" w:eastAsia="SimSun" w:hAnsi="Times New Roman" w:cs="Times New Roman"/>
                <w:kern w:val="0"/>
                <w:sz w:val="15"/>
                <w:szCs w:val="20"/>
              </w:rPr>
            </w:pPr>
            <w:r>
              <w:rPr>
                <w:rFonts w:ascii="Times New Roman" w:eastAsia="SimSun" w:hAnsi="Times New Roman" w:cs="Times New Roman"/>
                <w:kern w:val="0"/>
                <w:sz w:val="15"/>
                <w:szCs w:val="20"/>
              </w:rPr>
              <w:t>0.001</w:t>
            </w:r>
          </w:p>
        </w:tc>
      </w:tr>
      <w:tr w:rsidR="006C1B94" w:rsidRPr="006C1B94" w14:paraId="00D0A6C6" w14:textId="77777777" w:rsidTr="00FA0D68">
        <w:trPr>
          <w:trHeight w:val="315"/>
        </w:trPr>
        <w:tc>
          <w:tcPr>
            <w:tcW w:w="1428" w:type="pct"/>
            <w:vMerge/>
            <w:tcBorders>
              <w:top w:val="nil"/>
            </w:tcBorders>
            <w:tcMar>
              <w:top w:w="30" w:type="dxa"/>
              <w:left w:w="45" w:type="dxa"/>
              <w:bottom w:w="30" w:type="dxa"/>
              <w:right w:w="45" w:type="dxa"/>
            </w:tcMar>
            <w:vAlign w:val="center"/>
          </w:tcPr>
          <w:p w14:paraId="6A62360A" w14:textId="77777777" w:rsidR="006C1B94" w:rsidRPr="00FA0D68" w:rsidRDefault="006C1B94">
            <w:pPr>
              <w:widowControl/>
              <w:jc w:val="center"/>
              <w:rPr>
                <w:rFonts w:ascii="Times New Roman" w:eastAsia="SimSun" w:hAnsi="Times New Roman" w:cs="Times New Roman"/>
                <w:kern w:val="0"/>
                <w:sz w:val="15"/>
                <w:szCs w:val="20"/>
              </w:rPr>
            </w:pPr>
          </w:p>
        </w:tc>
        <w:tc>
          <w:tcPr>
            <w:tcW w:w="1192" w:type="pct"/>
            <w:tcBorders>
              <w:top w:val="nil"/>
            </w:tcBorders>
            <w:vAlign w:val="center"/>
          </w:tcPr>
          <w:p w14:paraId="54C0027C" w14:textId="77777777" w:rsidR="006C1B94" w:rsidRPr="00FA0D68" w:rsidRDefault="006C1B94">
            <w:pPr>
              <w:widowControl/>
              <w:jc w:val="center"/>
              <w:rPr>
                <w:rFonts w:ascii="Times New Roman" w:eastAsia="SimSun" w:hAnsi="Times New Roman" w:cs="Times New Roman"/>
                <w:kern w:val="0"/>
                <w:sz w:val="15"/>
                <w:szCs w:val="20"/>
              </w:rPr>
            </w:pPr>
            <w:r>
              <w:rPr>
                <w:rFonts w:ascii="Times New Roman" w:eastAsia="SimSun" w:hAnsi="Times New Roman" w:cs="Times New Roman"/>
                <w:kern w:val="0"/>
                <w:sz w:val="15"/>
                <w:szCs w:val="20"/>
              </w:rPr>
              <w:t>PET</w:t>
            </w:r>
          </w:p>
        </w:tc>
        <w:tc>
          <w:tcPr>
            <w:tcW w:w="1190" w:type="pct"/>
            <w:tcBorders>
              <w:top w:val="nil"/>
            </w:tcBorders>
            <w:tcMar>
              <w:top w:w="30" w:type="dxa"/>
              <w:left w:w="45" w:type="dxa"/>
              <w:bottom w:w="30" w:type="dxa"/>
              <w:right w:w="45" w:type="dxa"/>
            </w:tcMar>
            <w:vAlign w:val="center"/>
          </w:tcPr>
          <w:p w14:paraId="652C3B9E" w14:textId="77777777" w:rsidR="006C1B94" w:rsidRPr="00FA0D68" w:rsidRDefault="006C1B94">
            <w:pPr>
              <w:widowControl/>
              <w:jc w:val="center"/>
              <w:rPr>
                <w:rFonts w:ascii="Times New Roman" w:eastAsia="SimSun" w:hAnsi="Times New Roman" w:cs="Times New Roman"/>
                <w:kern w:val="0"/>
                <w:sz w:val="15"/>
                <w:szCs w:val="20"/>
              </w:rPr>
            </w:pPr>
            <w:r>
              <w:rPr>
                <w:rFonts w:ascii="Times New Roman" w:eastAsia="SimSun" w:hAnsi="Times New Roman" w:cs="Times New Roman"/>
                <w:kern w:val="0"/>
                <w:sz w:val="15"/>
                <w:szCs w:val="20"/>
              </w:rPr>
              <w:t>0.062</w:t>
            </w:r>
          </w:p>
        </w:tc>
        <w:tc>
          <w:tcPr>
            <w:tcW w:w="1190" w:type="pct"/>
            <w:tcBorders>
              <w:top w:val="nil"/>
            </w:tcBorders>
            <w:tcMar>
              <w:top w:w="30" w:type="dxa"/>
              <w:left w:w="45" w:type="dxa"/>
              <w:bottom w:w="30" w:type="dxa"/>
              <w:right w:w="45" w:type="dxa"/>
            </w:tcMar>
            <w:vAlign w:val="center"/>
          </w:tcPr>
          <w:p w14:paraId="6CF7FDCE" w14:textId="77777777" w:rsidR="006C1B94" w:rsidRPr="00FA0D68" w:rsidRDefault="006C1B94">
            <w:pPr>
              <w:widowControl/>
              <w:jc w:val="center"/>
              <w:rPr>
                <w:rFonts w:ascii="Times New Roman" w:eastAsia="SimSun" w:hAnsi="Times New Roman" w:cs="Times New Roman"/>
                <w:kern w:val="0"/>
                <w:sz w:val="15"/>
                <w:szCs w:val="20"/>
              </w:rPr>
            </w:pPr>
            <w:r>
              <w:rPr>
                <w:rFonts w:ascii="Times New Roman" w:eastAsia="SimSun" w:hAnsi="Times New Roman" w:cs="Times New Roman"/>
                <w:kern w:val="0"/>
                <w:sz w:val="15"/>
                <w:szCs w:val="20"/>
              </w:rPr>
              <w:t>0.000</w:t>
            </w:r>
          </w:p>
        </w:tc>
      </w:tr>
      <w:tr w:rsidR="006C1B94" w:rsidRPr="006C1B94" w14:paraId="4FB29471" w14:textId="77777777" w:rsidTr="007C770B">
        <w:trPr>
          <w:trHeight w:val="315"/>
        </w:trPr>
        <w:tc>
          <w:tcPr>
            <w:tcW w:w="1428" w:type="pct"/>
            <w:vMerge/>
            <w:tcMar>
              <w:top w:w="30" w:type="dxa"/>
              <w:left w:w="45" w:type="dxa"/>
              <w:bottom w:w="30" w:type="dxa"/>
              <w:right w:w="45" w:type="dxa"/>
            </w:tcMar>
            <w:vAlign w:val="center"/>
          </w:tcPr>
          <w:p w14:paraId="5F9AB2CC" w14:textId="77777777" w:rsidR="006C1B94" w:rsidRPr="00FA0D68" w:rsidRDefault="006C1B94">
            <w:pPr>
              <w:widowControl/>
              <w:jc w:val="center"/>
              <w:rPr>
                <w:rFonts w:ascii="Times New Roman" w:eastAsia="SimSun" w:hAnsi="Times New Roman" w:cs="Times New Roman"/>
                <w:kern w:val="0"/>
                <w:sz w:val="15"/>
                <w:szCs w:val="20"/>
              </w:rPr>
            </w:pPr>
          </w:p>
        </w:tc>
        <w:tc>
          <w:tcPr>
            <w:tcW w:w="1192" w:type="pct"/>
            <w:vAlign w:val="center"/>
          </w:tcPr>
          <w:p w14:paraId="4CCA3724" w14:textId="77777777" w:rsidR="006C1B94" w:rsidRPr="00FA0D68" w:rsidRDefault="006C1B94">
            <w:pPr>
              <w:widowControl/>
              <w:jc w:val="center"/>
              <w:rPr>
                <w:rFonts w:ascii="Times New Roman" w:eastAsia="SimSun" w:hAnsi="Times New Roman" w:cs="Times New Roman"/>
                <w:kern w:val="0"/>
                <w:sz w:val="15"/>
                <w:szCs w:val="20"/>
              </w:rPr>
            </w:pPr>
            <w:r>
              <w:rPr>
                <w:rFonts w:ascii="Times New Roman" w:eastAsia="SimSun" w:hAnsi="Times New Roman" w:cs="Times New Roman"/>
                <w:kern w:val="0"/>
                <w:sz w:val="15"/>
                <w:szCs w:val="20"/>
              </w:rPr>
              <w:t>PEESE</w:t>
            </w:r>
          </w:p>
        </w:tc>
        <w:tc>
          <w:tcPr>
            <w:tcW w:w="1190" w:type="pct"/>
            <w:tcMar>
              <w:top w:w="30" w:type="dxa"/>
              <w:left w:w="45" w:type="dxa"/>
              <w:bottom w:w="30" w:type="dxa"/>
              <w:right w:w="45" w:type="dxa"/>
            </w:tcMar>
            <w:vAlign w:val="center"/>
          </w:tcPr>
          <w:p w14:paraId="04B24F20" w14:textId="77777777" w:rsidR="006C1B94" w:rsidRPr="00FA0D68" w:rsidRDefault="006C1B94">
            <w:pPr>
              <w:widowControl/>
              <w:jc w:val="center"/>
              <w:rPr>
                <w:rFonts w:ascii="Times New Roman" w:eastAsia="SimSun" w:hAnsi="Times New Roman" w:cs="Times New Roman"/>
                <w:kern w:val="0"/>
                <w:sz w:val="15"/>
                <w:szCs w:val="20"/>
              </w:rPr>
            </w:pPr>
            <w:r>
              <w:rPr>
                <w:rFonts w:ascii="Times New Roman" w:eastAsia="SimSun" w:hAnsi="Times New Roman" w:cs="Times New Roman"/>
                <w:kern w:val="0"/>
                <w:sz w:val="15"/>
                <w:szCs w:val="20"/>
              </w:rPr>
              <w:t>0.072</w:t>
            </w:r>
          </w:p>
        </w:tc>
        <w:tc>
          <w:tcPr>
            <w:tcW w:w="1190" w:type="pct"/>
            <w:tcMar>
              <w:top w:w="30" w:type="dxa"/>
              <w:left w:w="45" w:type="dxa"/>
              <w:bottom w:w="30" w:type="dxa"/>
              <w:right w:w="45" w:type="dxa"/>
            </w:tcMar>
            <w:vAlign w:val="center"/>
          </w:tcPr>
          <w:p w14:paraId="47923972" w14:textId="77777777" w:rsidR="006C1B94" w:rsidRPr="00FA0D68" w:rsidRDefault="006C1B94">
            <w:pPr>
              <w:widowControl/>
              <w:jc w:val="center"/>
              <w:rPr>
                <w:rFonts w:ascii="Times New Roman" w:eastAsia="SimSun" w:hAnsi="Times New Roman" w:cs="Times New Roman"/>
                <w:kern w:val="0"/>
                <w:sz w:val="15"/>
                <w:szCs w:val="20"/>
              </w:rPr>
            </w:pPr>
            <w:r>
              <w:rPr>
                <w:rFonts w:ascii="Times New Roman" w:eastAsia="SimSun" w:hAnsi="Times New Roman" w:cs="Times New Roman"/>
                <w:kern w:val="0"/>
                <w:sz w:val="15"/>
                <w:szCs w:val="20"/>
              </w:rPr>
              <w:t>-</w:t>
            </w:r>
          </w:p>
        </w:tc>
      </w:tr>
    </w:tbl>
    <w:p w14:paraId="10F59E93" w14:textId="77777777" w:rsidR="00A0142D" w:rsidRDefault="000579DA" w:rsidP="00FA0D68">
      <w:pPr>
        <w:ind w:firstLineChars="200" w:firstLine="300"/>
        <w:rPr>
          <w:rFonts w:ascii="Times New Roman" w:eastAsia="SimSun" w:hAnsi="Times New Roman" w:cs="Times New Roman"/>
          <w:sz w:val="18"/>
        </w:rPr>
      </w:pPr>
      <w:r>
        <w:rPr>
          <w:rFonts w:ascii="Times New Roman" w:eastAsia="SimSun" w:hAnsi="Times New Roman" w:cs="Times New Roman" w:hint="eastAsia"/>
          <w:sz w:val="15"/>
        </w:rPr>
        <w:t>注：</w:t>
      </w:r>
      <w:r>
        <w:rPr>
          <w:rFonts w:ascii="Times New Roman" w:eastAsia="SimSun" w:hAnsi="Times New Roman" w:cs="Times New Roman"/>
          <w:sz w:val="15"/>
        </w:rPr>
        <w:t>FAT</w:t>
      </w:r>
      <w:r>
        <w:rPr>
          <w:rFonts w:ascii="Times New Roman" w:eastAsia="SimSun" w:hAnsi="Times New Roman" w:cs="Times New Roman" w:hint="eastAsia"/>
          <w:sz w:val="15"/>
        </w:rPr>
        <w:t>系数为</w:t>
      </w:r>
      <m:oMath>
        <m:r>
          <w:rPr>
            <w:rFonts w:ascii="Cambria Math" w:eastAsia="SimSun" w:hAnsi="Cambria Math" w:cs="Times New Roman"/>
            <w:sz w:val="15"/>
          </w:rPr>
          <m:t>PCC</m:t>
        </m:r>
      </m:oMath>
      <w:r>
        <w:rPr>
          <w:rFonts w:ascii="Times New Roman" w:eastAsia="SimSun" w:hAnsi="Times New Roman" w:cs="Times New Roman" w:hint="eastAsia"/>
          <w:sz w:val="15"/>
        </w:rPr>
        <w:t>对</w:t>
      </w:r>
      <m:oMath>
        <m:r>
          <w:rPr>
            <w:rFonts w:ascii="Cambria Math" w:eastAsia="SimSun" w:hAnsi="Cambria Math" w:cs="Times New Roman"/>
            <w:sz w:val="15"/>
          </w:rPr>
          <m:t>S</m:t>
        </m:r>
        <m:sSub>
          <m:sSubPr>
            <m:ctrlPr>
              <w:rPr>
                <w:rFonts w:ascii="Cambria Math" w:eastAsia="SimSun" w:hAnsi="Cambria Math" w:cs="Times New Roman"/>
                <w:i/>
                <w:sz w:val="15"/>
              </w:rPr>
            </m:ctrlPr>
          </m:sSubPr>
          <m:e>
            <m:r>
              <w:rPr>
                <w:rFonts w:ascii="Cambria Math" w:eastAsia="SimSun" w:hAnsi="Cambria Math" w:cs="Times New Roman"/>
                <w:sz w:val="15"/>
              </w:rPr>
              <m:t>E</m:t>
            </m:r>
          </m:e>
          <m:sub>
            <m:r>
              <w:rPr>
                <w:rFonts w:ascii="Cambria Math" w:eastAsia="SimSun" w:hAnsi="Cambria Math" w:cs="Times New Roman"/>
                <w:sz w:val="15"/>
              </w:rPr>
              <m:t>P</m:t>
            </m:r>
          </m:sub>
        </m:sSub>
        <m:r>
          <w:rPr>
            <w:rFonts w:ascii="Cambria Math" w:eastAsia="SimSun" w:hAnsi="Cambria Math" w:cs="Times New Roman"/>
            <w:sz w:val="15"/>
          </w:rPr>
          <m:t>CC</m:t>
        </m:r>
      </m:oMath>
      <w:r>
        <w:rPr>
          <w:rFonts w:ascii="Times New Roman" w:eastAsia="SimSun" w:hAnsi="Times New Roman" w:cs="Times New Roman" w:hint="eastAsia"/>
          <w:sz w:val="15"/>
        </w:rPr>
        <w:t>回归的斜率，显著为正表示存在偏向正向显著结果的发表偏倚。</w:t>
      </w:r>
      <w:r>
        <w:rPr>
          <w:rFonts w:ascii="Times New Roman" w:eastAsia="SimSun" w:hAnsi="Times New Roman" w:cs="Times New Roman"/>
          <w:sz w:val="15"/>
        </w:rPr>
        <w:t>PET</w:t>
      </w:r>
      <w:r>
        <w:rPr>
          <w:rFonts w:ascii="Times New Roman" w:eastAsia="SimSun" w:hAnsi="Times New Roman" w:cs="Times New Roman" w:hint="eastAsia"/>
          <w:sz w:val="15"/>
        </w:rPr>
        <w:t>系数为该回归的截距，代表校正后的真实平均效应。</w:t>
      </w:r>
      <w:r>
        <w:rPr>
          <w:rFonts w:ascii="Times New Roman" w:eastAsia="SimSun" w:hAnsi="Times New Roman" w:cs="Times New Roman"/>
          <w:sz w:val="15"/>
        </w:rPr>
        <w:t>PEESE</w:t>
      </w:r>
      <w:r>
        <w:rPr>
          <w:rFonts w:ascii="Times New Roman" w:eastAsia="SimSun" w:hAnsi="Times New Roman" w:cs="Times New Roman" w:hint="eastAsia"/>
          <w:sz w:val="15"/>
        </w:rPr>
        <w:t>仅在</w:t>
      </w:r>
      <w:r>
        <w:rPr>
          <w:rFonts w:ascii="Times New Roman" w:eastAsia="SimSun" w:hAnsi="Times New Roman" w:cs="Times New Roman"/>
          <w:sz w:val="15"/>
        </w:rPr>
        <w:t>PET</w:t>
      </w:r>
      <w:r>
        <w:rPr>
          <w:rFonts w:ascii="Times New Roman" w:eastAsia="SimSun" w:hAnsi="Times New Roman" w:cs="Times New Roman" w:hint="eastAsia"/>
          <w:sz w:val="15"/>
        </w:rPr>
        <w:t>显著时报告。所有回归均采用精度</w:t>
      </w:r>
      <w:proofErr w:type="gramStart"/>
      <w:r>
        <w:rPr>
          <w:rFonts w:ascii="Times New Roman" w:eastAsia="SimSun" w:hAnsi="Times New Roman" w:cs="Times New Roman" w:hint="eastAsia"/>
          <w:sz w:val="15"/>
        </w:rPr>
        <w:t>平方</w:t>
      </w:r>
      <w:r>
        <w:rPr>
          <w:rFonts w:ascii="Times New Roman" w:eastAsia="SimSun" w:hAnsi="Times New Roman" w:cs="Times New Roman"/>
          <w:sz w:val="15"/>
        </w:rPr>
        <w:t>(</w:t>
      </w:r>
      <w:proofErr w:type="gramEnd"/>
      <m:oMath>
        <m:r>
          <w:rPr>
            <w:rFonts w:ascii="Cambria Math" w:eastAsia="SimSun" w:hAnsi="Cambria Math" w:cs="Times New Roman"/>
            <w:sz w:val="15"/>
          </w:rPr>
          <m:t>1</m:t>
        </m:r>
        <m:r>
          <m:rPr>
            <m:lit/>
          </m:rPr>
          <w:rPr>
            <w:rFonts w:ascii="Cambria Math" w:eastAsia="SimSun" w:hAnsi="Cambria Math" w:cs="Times New Roman"/>
            <w:sz w:val="15"/>
          </w:rPr>
          <m:t>/</m:t>
        </m:r>
        <m:r>
          <w:rPr>
            <w:rFonts w:ascii="Cambria Math" w:eastAsia="SimSun" w:hAnsi="Cambria Math" w:cs="Times New Roman"/>
            <w:sz w:val="15"/>
          </w:rPr>
          <m:t>Variance</m:t>
        </m:r>
      </m:oMath>
      <w:r>
        <w:rPr>
          <w:rFonts w:ascii="Times New Roman" w:eastAsia="SimSun" w:hAnsi="Times New Roman" w:cs="Times New Roman"/>
          <w:sz w:val="15"/>
        </w:rPr>
        <w:t>)</w:t>
      </w:r>
      <w:r>
        <w:rPr>
          <w:rFonts w:ascii="Times New Roman" w:eastAsia="SimSun" w:hAnsi="Times New Roman" w:cs="Times New Roman" w:hint="eastAsia"/>
          <w:sz w:val="15"/>
        </w:rPr>
        <w:t>作为权重，</w:t>
      </w:r>
      <m:oMath>
        <m:r>
          <w:rPr>
            <w:rFonts w:ascii="Cambria Math" w:eastAsia="SimSun" w:hAnsi="Cambria Math" w:cs="Times New Roman"/>
            <w:sz w:val="15"/>
          </w:rPr>
          <m:t>HC3</m:t>
        </m:r>
      </m:oMath>
      <w:r>
        <w:rPr>
          <w:rFonts w:ascii="Times New Roman" w:eastAsia="SimSun" w:hAnsi="Times New Roman" w:cs="Times New Roman" w:hint="eastAsia"/>
          <w:sz w:val="15"/>
        </w:rPr>
        <w:t>异方差稳健标准误。</w:t>
      </w:r>
    </w:p>
    <w:p w14:paraId="49648201" w14:textId="77777777" w:rsidR="00A0142D" w:rsidRDefault="00BC16C4">
      <w:pPr>
        <w:ind w:firstLineChars="200" w:firstLine="440"/>
        <w:rPr>
          <w:rFonts w:ascii="Times New Roman" w:eastAsia="SimSun" w:hAnsi="Times New Roman" w:cs="Times New Roman"/>
        </w:rPr>
      </w:pPr>
      <m:oMath>
        <m:r>
          <m:rPr>
            <m:sty m:val="p"/>
          </m:rPr>
          <w:rPr>
            <w:rFonts w:ascii="Cambria Math" w:eastAsia="SimSun" w:hAnsi="Cambria Math" w:cs="Times New Roman"/>
          </w:rPr>
          <m:t>Log</m:t>
        </m:r>
        <m:r>
          <w:rPr>
            <w:rFonts w:ascii="Cambria Math" w:eastAsia="SimSun" w:hAnsi="Cambria Math" w:cs="Times New Roman"/>
          </w:rPr>
          <m:t>N</m:t>
        </m:r>
      </m:oMath>
      <w:proofErr w:type="gramStart"/>
      <w:proofErr w:type="gramEnd"/>
      <w:proofErr w:type="gramStart"/>
      <w:proofErr w:type="gramEnd"/>
      <w:proofErr w:type="gramStart"/>
      <w:proofErr w:type="gramEnd"/>
      <w:del w:id="1389" w:author="Revision" w:date="2026-07-08T00:00:00Z">
        <w:r>
          <w:rPr>
            <w:rFonts w:ascii="Times New Roman" w:eastAsia="SimSun" w:hAnsi="Times New Roman" w:cs="Times New Roman" w:hint="eastAsia"/>
          </w:rPr>
          <w:delText xml:space="preserve">多维稳健性检验结果总体支持基准判断。首先，剔除极端样本后，单产维度剔除2条极端样本（文献编号P_22和P_25）后的合并PCC由0.131小幅提高至0.137，面积和效率维度基本不变，说明单产、面积和效率维度的合并PCC方向保持不变。其次，在简单算术平均、样本量加权和随机效应三种权重设定下，各维度效应方向均保持一致，虽然幅值存在差异，但核心结论仍然成立。值得注意的是，在样本量加权设定下，单产和面积效应明显下降，说明小样本研究可能报告更大的正向效应。这一发现与Meta回归中系数显著为负的结果一致，也进一步说明本文在政策解释中应保持必要谨慎。最后，逐一剔除法结果显示，单产、面积和效率维度的合并效应最大偏移幅度均较小，说明总体结论具有较强稳健性。其中，单产维度逐一剔除任一文献后的合并PCC的最大偏移为0.016，效应方向和显著性完全不变。面积维度的最大偏移为0.029，考虑到该维度仅有7条数据，单篇文献的杠杆效应相对较大，但整体判断仍然稳健。效率维度的最大偏移为0.018，结论不受影响。</w:delText>
        </w:r>
      </w:del>
      <w:ins w:id="1390" w:author="Revision" w:date="2026-07-08T00:00:00Z">
        <w:r>
          <w:rPr>
            <w:rFonts w:ascii="Times New Roman" w:eastAsia="SimSun" w:hAnsi="Times New Roman" w:cs="Times New Roman" w:hint="eastAsia"/>
          </w:rPr>
          <w:t xml:space="preserve">多维稳健性检验结果总体支持基准判断。首先，剔除极端样本后，单产维度剔除3条极端样本（文献编号P_22、P_25和E_15）后的合并PCC由0.133小幅变动至0.124，面积和效率维度基本不变，说明单产、面积和效率维度的合并PCC方向保持不变。其次，在简单算术平均、样本量加权和随机效应三种权重设定下，各维度效应方向均保持一致，虽然幅值存在差异，但核心结论仍然成立。值得注意的是，在样本量加权设定下，单产和面积效应明显下降，说明小样本研究可能报告更大的正向效应。这一发现与Meta回归中系数显著为负的结果一致，也进一步说明本文在政策解释中应保持必要谨慎。最后，逐一剔除法结果显示，单产、面积和效率维度的合并效应最大偏移幅度均较小，说明总体结论具有较强稳健性。其中，单产维度逐一剔除任一文献后的合并PCC的最大偏移为0.016，效应方向和显著性完全不变。面积维度的最大偏移为0.029，考虑到该维度仅有7条数据，单篇文献的杠杆效应相对较大，但整体判断仍然稳健。效率维度的最大偏移为0.018，结论不受影响。</w:t>
        </w:r>
      </w:ins>
    </w:p>
    <w:p w14:paraId="2FDC2EF7" w14:textId="77777777" w:rsidR="00A0142D" w:rsidRPr="00693177" w:rsidRDefault="000579DA">
      <w:pPr>
        <w:ind w:firstLineChars="200" w:firstLine="360"/>
        <w:jc w:val="center"/>
        <w:rPr>
          <w:rFonts w:ascii="Times New Roman" w:eastAsia="SimHei" w:hAnsi="Times New Roman" w:cs="Times New Roman"/>
          <w:sz w:val="18"/>
          <w:szCs w:val="18"/>
        </w:rPr>
      </w:pPr>
      <w:r>
        <w:rPr>
          <w:rFonts w:ascii="Times New Roman" w:eastAsia="SimHei" w:hAnsi="Times New Roman" w:cs="Times New Roman" w:hint="eastAsia"/>
          <w:sz w:val="18"/>
          <w:szCs w:val="18"/>
        </w:rPr>
        <w:t>表</w:t>
      </w:r>
      <w:r>
        <w:rPr>
          <w:rFonts w:ascii="Times New Roman" w:eastAsia="SimHei" w:hAnsi="Times New Roman" w:cs="Times New Roman"/>
          <w:sz w:val="18"/>
          <w:szCs w:val="18"/>
        </w:rPr>
        <w:t>5</w:t>
      </w:r>
      <w:r>
        <w:rPr>
          <w:rFonts w:ascii="Times New Roman" w:eastAsia="SimHei" w:hAnsi="Times New Roman" w:cs="Times New Roman" w:hint="eastAsia"/>
          <w:sz w:val="18"/>
          <w:szCs w:val="18"/>
        </w:rPr>
        <w:t xml:space="preserve"> </w:t>
      </w:r>
      <w:r>
        <w:rPr>
          <w:rFonts w:ascii="Times New Roman" w:eastAsia="SimHei" w:hAnsi="Times New Roman" w:cs="Times New Roman"/>
          <w:sz w:val="18"/>
          <w:szCs w:val="18"/>
        </w:rPr>
        <w:t xml:space="preserve"> </w:t>
      </w:r>
      <w:r>
        <w:rPr>
          <w:rFonts w:ascii="Times New Roman" w:eastAsia="SimHei" w:hAnsi="Times New Roman" w:cs="Times New Roman" w:hint="eastAsia"/>
          <w:sz w:val="18"/>
          <w:szCs w:val="18"/>
        </w:rPr>
        <w:t>稳健性检验结果</w:t>
      </w:r>
    </w:p>
    <w:tbl>
      <w:tblPr>
        <w:tblW w:w="5000" w:type="pct"/>
        <w:tblBorders>
          <w:top w:val="single" w:sz="4" w:space="0" w:color="auto"/>
          <w:bottom w:val="single" w:sz="4" w:space="0" w:color="auto"/>
        </w:tblBorders>
        <w:tblCellMar>
          <w:left w:w="0" w:type="dxa"/>
          <w:right w:w="0" w:type="dxa"/>
        </w:tblCellMar>
        <w:tblLook w:val="04A0" w:firstRow="1" w:lastRow="0" w:firstColumn="1" w:lastColumn="0" w:noHBand="0" w:noVBand="1"/>
      </w:tblPr>
      <w:tblGrid>
        <w:gridCol w:w="1702"/>
        <w:gridCol w:w="2450"/>
        <w:gridCol w:w="2077"/>
        <w:gridCol w:w="2077"/>
      </w:tblGrid>
      <w:tr w:rsidR="001162AE" w:rsidRPr="00332CA5" w14:paraId="3E68D32E" w14:textId="77777777" w:rsidTr="001162AE">
        <w:trPr>
          <w:trHeight w:val="315"/>
        </w:trPr>
        <w:tc>
          <w:tcPr>
            <w:tcW w:w="1024" w:type="pct"/>
            <w:tcBorders>
              <w:bottom w:val="single" w:sz="4" w:space="0" w:color="auto"/>
            </w:tcBorders>
            <w:tcMar>
              <w:top w:w="30" w:type="dxa"/>
              <w:left w:w="45" w:type="dxa"/>
              <w:bottom w:w="30" w:type="dxa"/>
              <w:right w:w="45" w:type="dxa"/>
            </w:tcMar>
            <w:vAlign w:val="center"/>
          </w:tcPr>
          <w:p w14:paraId="2D0281F6" w14:textId="77777777" w:rsidR="00A0142D" w:rsidRPr="00FA0D68" w:rsidRDefault="000579DA">
            <w:pPr>
              <w:widowControl/>
              <w:jc w:val="center"/>
              <w:rPr>
                <w:rFonts w:ascii="Times New Roman" w:eastAsia="SimSun" w:hAnsi="Times New Roman" w:cs="Times New Roman"/>
                <w:b/>
                <w:bCs/>
                <w:kern w:val="0"/>
                <w:sz w:val="15"/>
                <w:szCs w:val="15"/>
              </w:rPr>
            </w:pPr>
            <w:r>
              <w:rPr>
                <w:rFonts w:ascii="Times New Roman" w:eastAsia="SimSun" w:hAnsi="Times New Roman" w:cs="Times New Roman" w:hint="eastAsia"/>
                <w:b/>
                <w:bCs/>
                <w:kern w:val="0"/>
                <w:sz w:val="15"/>
                <w:szCs w:val="15"/>
              </w:rPr>
              <w:t>粮食</w:t>
            </w:r>
            <w:r>
              <w:rPr>
                <w:rFonts w:ascii="Times New Roman" w:eastAsia="SimSun" w:hAnsi="Times New Roman" w:cs="Times New Roman"/>
                <w:b/>
                <w:bCs/>
                <w:kern w:val="0"/>
                <w:sz w:val="15"/>
                <w:szCs w:val="15"/>
              </w:rPr>
              <w:t>综合生产能力</w:t>
            </w:r>
            <w:r>
              <w:rPr>
                <w:rFonts w:ascii="Times New Roman" w:eastAsia="SimSun" w:hAnsi="Times New Roman" w:cs="Times New Roman" w:hint="eastAsia"/>
                <w:b/>
                <w:bCs/>
                <w:kern w:val="0"/>
                <w:sz w:val="15"/>
                <w:szCs w:val="15"/>
              </w:rPr>
              <w:t>维度</w:t>
            </w:r>
          </w:p>
        </w:tc>
        <w:tc>
          <w:tcPr>
            <w:tcW w:w="1475" w:type="pct"/>
            <w:tcBorders>
              <w:bottom w:val="single" w:sz="4" w:space="0" w:color="auto"/>
            </w:tcBorders>
            <w:vAlign w:val="center"/>
          </w:tcPr>
          <w:p w14:paraId="5440981A" w14:textId="77777777" w:rsidR="00A0142D" w:rsidRPr="00FA0D68" w:rsidRDefault="000579DA">
            <w:pPr>
              <w:widowControl/>
              <w:jc w:val="center"/>
              <w:rPr>
                <w:rFonts w:ascii="Times New Roman" w:eastAsia="SimSun" w:hAnsi="Times New Roman" w:cs="Times New Roman"/>
                <w:b/>
                <w:bCs/>
                <w:kern w:val="0"/>
                <w:sz w:val="15"/>
                <w:szCs w:val="15"/>
              </w:rPr>
            </w:pPr>
            <w:r>
              <w:rPr>
                <w:rFonts w:ascii="Times New Roman" w:eastAsia="SimSun" w:hAnsi="Times New Roman" w:cs="Times New Roman" w:hint="eastAsia"/>
                <w:b/>
                <w:bCs/>
                <w:kern w:val="0"/>
                <w:sz w:val="15"/>
                <w:szCs w:val="15"/>
              </w:rPr>
              <w:t>权重设定</w:t>
            </w:r>
          </w:p>
        </w:tc>
        <w:tc>
          <w:tcPr>
            <w:tcW w:w="1250" w:type="pct"/>
            <w:tcBorders>
              <w:bottom w:val="single" w:sz="4" w:space="0" w:color="auto"/>
            </w:tcBorders>
            <w:tcMar>
              <w:top w:w="30" w:type="dxa"/>
              <w:left w:w="45" w:type="dxa"/>
              <w:bottom w:w="30" w:type="dxa"/>
              <w:right w:w="45" w:type="dxa"/>
            </w:tcMar>
            <w:vAlign w:val="center"/>
          </w:tcPr>
          <w:p w14:paraId="4D180033" w14:textId="77777777" w:rsidR="00A0142D" w:rsidRPr="00FA0D68" w:rsidRDefault="000579DA">
            <w:pPr>
              <w:widowControl/>
              <w:jc w:val="center"/>
              <w:rPr>
                <w:rFonts w:ascii="Times New Roman" w:eastAsia="SimSun" w:hAnsi="Times New Roman" w:cs="Times New Roman"/>
                <w:b/>
                <w:bCs/>
                <w:kern w:val="0"/>
                <w:sz w:val="15"/>
                <w:szCs w:val="15"/>
              </w:rPr>
            </w:pPr>
            <w:r>
              <w:rPr>
                <w:rFonts w:ascii="Times New Roman" w:eastAsia="SimSun" w:hAnsi="Times New Roman" w:cs="Times New Roman" w:hint="eastAsia"/>
                <w:b/>
                <w:bCs/>
                <w:kern w:val="0"/>
                <w:sz w:val="15"/>
                <w:szCs w:val="15"/>
              </w:rPr>
              <w:t>合并</w:t>
            </w:r>
            <w:r>
              <w:rPr>
                <w:rFonts w:ascii="Times New Roman" w:eastAsia="SimSun" w:hAnsi="Times New Roman" w:cs="Times New Roman"/>
                <w:b/>
                <w:bCs/>
                <w:kern w:val="0"/>
                <w:sz w:val="15"/>
                <w:szCs w:val="15"/>
              </w:rPr>
              <w:t>PCC</w:t>
            </w:r>
          </w:p>
        </w:tc>
        <w:tc>
          <w:tcPr>
            <w:tcW w:w="1250" w:type="pct"/>
            <w:tcBorders>
              <w:bottom w:val="single" w:sz="4" w:space="0" w:color="auto"/>
            </w:tcBorders>
            <w:tcMar>
              <w:top w:w="30" w:type="dxa"/>
              <w:left w:w="45" w:type="dxa"/>
              <w:bottom w:w="30" w:type="dxa"/>
              <w:right w:w="45" w:type="dxa"/>
            </w:tcMar>
            <w:vAlign w:val="center"/>
          </w:tcPr>
          <w:p w14:paraId="2CCC8DCE" w14:textId="77777777" w:rsidR="00A0142D" w:rsidRPr="00FA0D68" w:rsidRDefault="000579DA">
            <w:pPr>
              <w:widowControl/>
              <w:jc w:val="center"/>
              <w:rPr>
                <w:rFonts w:ascii="Times New Roman" w:eastAsia="SimSun" w:hAnsi="Times New Roman" w:cs="Times New Roman"/>
                <w:b/>
                <w:bCs/>
                <w:iCs/>
                <w:kern w:val="0"/>
                <w:sz w:val="15"/>
                <w:szCs w:val="15"/>
              </w:rPr>
            </w:pPr>
            <w:r>
              <w:rPr>
                <w:rFonts w:ascii="Times New Roman" w:eastAsia="SimSun" w:hAnsi="Times New Roman" w:cs="Times New Roman" w:hint="eastAsia"/>
                <w:b/>
                <w:bCs/>
                <w:iCs/>
                <w:kern w:val="0"/>
                <w:sz w:val="15"/>
                <w:szCs w:val="15"/>
              </w:rPr>
              <w:t>样本量</w:t>
            </w:r>
            <w:r>
              <w:rPr>
                <w:rFonts w:ascii="Times New Roman" w:eastAsia="SimSun" w:hAnsi="Times New Roman" w:cs="Times New Roman"/>
                <w:b/>
                <w:bCs/>
                <w:iCs/>
                <w:kern w:val="0"/>
                <w:sz w:val="15"/>
                <w:szCs w:val="15"/>
              </w:rPr>
              <w:t>(</w:t>
            </w:r>
            <m:oMath>
              <m:r>
                <m:rPr>
                  <m:sty m:val="bi"/>
                </m:rPr>
                <w:rPr>
                  <w:rFonts w:ascii="Cambria Math" w:eastAsia="SimSun" w:hAnsi="Cambria Math" w:cs="Times New Roman"/>
                  <w:kern w:val="0"/>
                  <w:sz w:val="15"/>
                  <w:szCs w:val="15"/>
                </w:rPr>
                <m:t>k</m:t>
              </m:r>
            </m:oMath>
            <w:r>
              <w:rPr>
                <w:rFonts w:ascii="Times New Roman" w:eastAsia="SimSun" w:hAnsi="Times New Roman" w:cs="Times New Roman"/>
                <w:b/>
                <w:bCs/>
                <w:iCs/>
                <w:kern w:val="0"/>
                <w:sz w:val="15"/>
                <w:szCs w:val="15"/>
              </w:rPr>
              <w:t>)</w:t>
            </w:r>
          </w:p>
        </w:tc>
      </w:tr>
      <w:tr w:rsidR="00332CA5" w:rsidRPr="00332CA5" w14:paraId="4C005F3E" w14:textId="77777777" w:rsidTr="00FA0D68">
        <w:trPr>
          <w:trHeight w:val="315"/>
        </w:trPr>
        <w:tc>
          <w:tcPr>
            <w:tcW w:w="1024" w:type="pct"/>
            <w:vMerge w:val="restart"/>
            <w:tcBorders>
              <w:top w:val="single" w:sz="4" w:space="0" w:color="auto"/>
            </w:tcBorders>
            <w:tcMar>
              <w:top w:w="30" w:type="dxa"/>
              <w:left w:w="45" w:type="dxa"/>
              <w:bottom w:w="30" w:type="dxa"/>
              <w:right w:w="45" w:type="dxa"/>
            </w:tcMar>
            <w:vAlign w:val="center"/>
          </w:tcPr>
          <w:p w14:paraId="567A6027" w14:textId="77777777" w:rsidR="00332CA5" w:rsidRPr="00FA0D68" w:rsidRDefault="00332CA5">
            <w:pPr>
              <w:widowControl/>
              <w:jc w:val="center"/>
              <w:rPr>
                <w:rFonts w:ascii="Times New Roman" w:eastAsia="SimSun" w:hAnsi="Times New Roman" w:cs="Times New Roman"/>
                <w:kern w:val="0"/>
                <w:sz w:val="15"/>
                <w:szCs w:val="15"/>
              </w:rPr>
            </w:pPr>
            <w:r>
              <w:rPr>
                <w:rFonts w:ascii="Times New Roman" w:eastAsia="SimSun" w:hAnsi="Times New Roman" w:cs="Times New Roman" w:hint="eastAsia"/>
                <w:kern w:val="0"/>
                <w:sz w:val="15"/>
                <w:szCs w:val="15"/>
              </w:rPr>
              <w:t>粮食单产</w:t>
            </w:r>
          </w:p>
        </w:tc>
        <w:tc>
          <w:tcPr>
            <w:tcW w:w="1475" w:type="pct"/>
            <w:tcBorders>
              <w:top w:val="single" w:sz="4" w:space="0" w:color="auto"/>
              <w:bottom w:val="nil"/>
            </w:tcBorders>
            <w:vAlign w:val="center"/>
          </w:tcPr>
          <w:p w14:paraId="2FC7AD35" w14:textId="77777777" w:rsidR="00332CA5" w:rsidRPr="00FA0D68" w:rsidRDefault="00332CA5">
            <w:pPr>
              <w:widowControl/>
              <w:jc w:val="center"/>
              <w:rPr>
                <w:rFonts w:ascii="Times New Roman" w:eastAsia="SimSun" w:hAnsi="Times New Roman" w:cs="Times New Roman"/>
                <w:kern w:val="0"/>
                <w:sz w:val="15"/>
                <w:szCs w:val="15"/>
              </w:rPr>
            </w:pPr>
            <w:r>
              <w:rPr>
                <w:rFonts w:ascii="Times New Roman" w:eastAsia="SimSun" w:hAnsi="Times New Roman" w:cs="Times New Roman" w:hint="eastAsia"/>
                <w:kern w:val="0"/>
                <w:sz w:val="15"/>
                <w:szCs w:val="15"/>
              </w:rPr>
              <w:t>随机效应（基准）</w:t>
            </w:r>
          </w:p>
        </w:tc>
        <w:tc>
          <w:tcPr>
            <w:tcW w:w="1250" w:type="pct"/>
            <w:tcBorders>
              <w:top w:val="single" w:sz="4" w:space="0" w:color="auto"/>
              <w:bottom w:val="nil"/>
            </w:tcBorders>
            <w:tcMar>
              <w:top w:w="30" w:type="dxa"/>
              <w:left w:w="45" w:type="dxa"/>
              <w:bottom w:w="30" w:type="dxa"/>
              <w:right w:w="45" w:type="dxa"/>
            </w:tcMar>
            <w:vAlign w:val="center"/>
          </w:tcPr>
          <w:p w14:paraId="1A4C9975" w14:textId="77777777" w:rsidR="00332CA5" w:rsidRPr="00FA0D68" w:rsidRDefault="00332CA5">
            <w:pPr>
              <w:widowControl/>
              <w:jc w:val="center"/>
              <w:rPr>
                <w:rFonts w:ascii="Times New Roman" w:eastAsia="SimSun" w:hAnsi="Times New Roman" w:cs="Times New Roman"/>
                <w:kern w:val="0"/>
                <w:sz w:val="15"/>
                <w:szCs w:val="15"/>
              </w:rPr>
            </w:pPr>
            <w:del w:id="1105" w:author="Revision" w:date="2026-07-08T00:00:00Z">
              <w:r>
                <w:rPr>
                  <w:rFonts w:ascii="Times New Roman" w:eastAsia="SimSun" w:hAnsi="Times New Roman" w:cs="Times New Roman"/>
                  <w:color w:val="EE0000"/>
                  <w:kern w:val="0"/>
                  <w:sz w:val="15"/>
                  <w:szCs w:val="15"/>
                  <w:rPrChange w:id="282" w:author="黄圣男" w:date="2026-07-01T09:10:00Z" w16du:dateUtc="2026-07-01T01:10:00Z">
                    <w:rPr>
                      <w:rFonts w:ascii="Times New Roman" w:eastAsia="SimSun" w:hAnsi="Times New Roman" w:cs="Times New Roman"/>
                      <w:kern w:val="0"/>
                      <w:sz w:val="15"/>
                      <w:szCs w:val="15"/>
                    </w:rPr>
                  </w:rPrChange>
                </w:rPr>
                <w:delText xml:space="preserve">0.131</w:delText>
              </w:r>
            </w:del>
            <w:ins w:id="1106" w:author="Revision" w:date="2026-07-08T00:00:00Z">
              <w:r>
                <w:rPr>
                  <w:rFonts w:ascii="Times New Roman" w:eastAsia="SimSun" w:hAnsi="Times New Roman" w:cs="Times New Roman"/>
                  <w:color w:val="EE0000"/>
                  <w:kern w:val="0"/>
                  <w:sz w:val="15"/>
                  <w:szCs w:val="15"/>
                  <w:rPrChange w:id="282" w:author="黄圣男" w:date="2026-07-01T09:10:00Z" w16du:dateUtc="2026-07-01T01:10:00Z">
                    <w:rPr>
                      <w:rFonts w:ascii="Times New Roman" w:eastAsia="SimSun" w:hAnsi="Times New Roman" w:cs="Times New Roman"/>
                      <w:kern w:val="0"/>
                      <w:sz w:val="15"/>
                      <w:szCs w:val="15"/>
                    </w:rPr>
                  </w:rPrChange>
                </w:rPr>
                <w:t xml:space="preserve">0.133</w:t>
              </w:r>
            </w:ins>
          </w:p>
        </w:tc>
        <w:tc>
          <w:tcPr>
            <w:tcW w:w="1250" w:type="pct"/>
            <w:tcBorders>
              <w:top w:val="single" w:sz="4" w:space="0" w:color="auto"/>
              <w:bottom w:val="nil"/>
            </w:tcBorders>
            <w:tcMar>
              <w:top w:w="30" w:type="dxa"/>
              <w:left w:w="45" w:type="dxa"/>
              <w:bottom w:w="30" w:type="dxa"/>
              <w:right w:w="45" w:type="dxa"/>
            </w:tcMar>
            <w:vAlign w:val="center"/>
          </w:tcPr>
          <w:p w14:paraId="07A7D0C2" w14:textId="77777777" w:rsidR="00332CA5" w:rsidRPr="00FA0D68" w:rsidRDefault="00332CA5">
            <w:pPr>
              <w:widowControl/>
              <w:jc w:val="center"/>
              <w:rPr>
                <w:rFonts w:ascii="Times New Roman" w:eastAsia="SimSun" w:hAnsi="Times New Roman" w:cs="Times New Roman"/>
                <w:kern w:val="0"/>
                <w:sz w:val="15"/>
                <w:szCs w:val="15"/>
              </w:rPr>
            </w:pPr>
            <w:r>
              <w:rPr>
                <w:rFonts w:ascii="Times New Roman" w:eastAsia="SimSun" w:hAnsi="Times New Roman" w:cs="Times New Roman"/>
                <w:kern w:val="0"/>
                <w:sz w:val="15"/>
                <w:szCs w:val="15"/>
              </w:rPr>
              <w:t>29</w:t>
            </w:r>
          </w:p>
        </w:tc>
      </w:tr>
      <w:tr w:rsidR="00332CA5" w:rsidRPr="00332CA5" w14:paraId="6A2B205E" w14:textId="77777777" w:rsidTr="00FA0D68">
        <w:trPr>
          <w:trHeight w:val="315"/>
        </w:trPr>
        <w:tc>
          <w:tcPr>
            <w:tcW w:w="1024" w:type="pct"/>
            <w:vMerge/>
            <w:tcMar>
              <w:top w:w="30" w:type="dxa"/>
              <w:left w:w="45" w:type="dxa"/>
              <w:bottom w:w="30" w:type="dxa"/>
              <w:right w:w="45" w:type="dxa"/>
            </w:tcMar>
            <w:vAlign w:val="center"/>
          </w:tcPr>
          <w:p w14:paraId="4552B347" w14:textId="77777777" w:rsidR="00332CA5" w:rsidRPr="00FA0D68" w:rsidRDefault="00332CA5">
            <w:pPr>
              <w:widowControl/>
              <w:jc w:val="center"/>
              <w:rPr>
                <w:rFonts w:ascii="Times New Roman" w:eastAsia="SimSun" w:hAnsi="Times New Roman" w:cs="Times New Roman"/>
                <w:kern w:val="0"/>
                <w:sz w:val="15"/>
                <w:szCs w:val="15"/>
              </w:rPr>
            </w:pPr>
          </w:p>
        </w:tc>
        <w:tc>
          <w:tcPr>
            <w:tcW w:w="1475" w:type="pct"/>
            <w:tcBorders>
              <w:top w:val="nil"/>
            </w:tcBorders>
            <w:vAlign w:val="center"/>
          </w:tcPr>
          <w:p w14:paraId="10B477E6" w14:textId="77777777" w:rsidR="00332CA5" w:rsidRPr="00FA0D68" w:rsidRDefault="00332CA5">
            <w:pPr>
              <w:widowControl/>
              <w:jc w:val="center"/>
              <w:rPr>
                <w:rFonts w:ascii="Times New Roman" w:eastAsia="SimSun" w:hAnsi="Times New Roman" w:cs="Times New Roman"/>
                <w:kern w:val="0"/>
                <w:sz w:val="15"/>
                <w:szCs w:val="15"/>
              </w:rPr>
            </w:pPr>
            <w:r>
              <w:rPr>
                <w:rFonts w:ascii="Times New Roman" w:eastAsia="SimSun" w:hAnsi="Times New Roman" w:cs="Times New Roman"/>
                <w:kern w:val="0"/>
                <w:sz w:val="15"/>
                <w:szCs w:val="15"/>
              </w:rPr>
              <w:t>IQR</w:t>
            </w:r>
            <w:r>
              <w:rPr>
                <w:rFonts w:ascii="Times New Roman" w:eastAsia="SimSun" w:hAnsi="Times New Roman" w:cs="Times New Roman" w:hint="eastAsia"/>
                <w:kern w:val="0"/>
                <w:sz w:val="15"/>
                <w:szCs w:val="15"/>
              </w:rPr>
              <w:t>提纯后</w:t>
            </w:r>
          </w:p>
        </w:tc>
        <w:tc>
          <w:tcPr>
            <w:tcW w:w="1250" w:type="pct"/>
            <w:tcBorders>
              <w:top w:val="nil"/>
            </w:tcBorders>
            <w:tcMar>
              <w:top w:w="30" w:type="dxa"/>
              <w:left w:w="45" w:type="dxa"/>
              <w:bottom w:w="30" w:type="dxa"/>
              <w:right w:w="45" w:type="dxa"/>
            </w:tcMar>
            <w:vAlign w:val="center"/>
          </w:tcPr>
          <w:p w14:paraId="76686281" w14:textId="77777777" w:rsidR="00332CA5" w:rsidRPr="00FA0D68" w:rsidRDefault="00332CA5">
            <w:pPr>
              <w:widowControl/>
              <w:jc w:val="center"/>
              <w:rPr>
                <w:rFonts w:ascii="Times New Roman" w:eastAsia="SimSun" w:hAnsi="Times New Roman" w:cs="Times New Roman"/>
                <w:kern w:val="0"/>
                <w:sz w:val="15"/>
                <w:szCs w:val="15"/>
              </w:rPr>
            </w:pPr>
            <w:del w:id="1107" w:author="Revision" w:date="2026-07-08T00:00:00Z">
              <w:r>
                <w:rPr>
                  <w:rFonts w:ascii="Times New Roman" w:eastAsia="SimSun" w:hAnsi="Times New Roman" w:cs="Times New Roman"/>
                  <w:kern w:val="0"/>
                  <w:sz w:val="15"/>
                  <w:szCs w:val="15"/>
                </w:rPr>
                <w:delText xml:space="preserve">0.137</w:delText>
              </w:r>
            </w:del>
            <w:ins w:id="1108" w:author="Revision" w:date="2026-07-08T00:00:00Z">
              <w:r>
                <w:rPr>
                  <w:rFonts w:ascii="Times New Roman" w:eastAsia="SimSun" w:hAnsi="Times New Roman" w:cs="Times New Roman"/>
                  <w:kern w:val="0"/>
                  <w:sz w:val="15"/>
                  <w:szCs w:val="15"/>
                </w:rPr>
                <w:t xml:space="preserve">0.124</w:t>
              </w:r>
            </w:ins>
          </w:p>
        </w:tc>
        <w:tc>
          <w:tcPr>
            <w:tcW w:w="1250" w:type="pct"/>
            <w:tcBorders>
              <w:top w:val="nil"/>
            </w:tcBorders>
            <w:tcMar>
              <w:top w:w="30" w:type="dxa"/>
              <w:left w:w="45" w:type="dxa"/>
              <w:bottom w:w="30" w:type="dxa"/>
              <w:right w:w="45" w:type="dxa"/>
            </w:tcMar>
            <w:vAlign w:val="center"/>
          </w:tcPr>
          <w:p w14:paraId="1D97F8A9" w14:textId="77777777" w:rsidR="00332CA5" w:rsidRPr="00FA0D68" w:rsidRDefault="00332CA5">
            <w:pPr>
              <w:widowControl/>
              <w:jc w:val="center"/>
              <w:rPr>
                <w:rFonts w:ascii="Times New Roman" w:eastAsia="SimSun" w:hAnsi="Times New Roman" w:cs="Times New Roman"/>
                <w:kern w:val="0"/>
                <w:sz w:val="15"/>
                <w:szCs w:val="15"/>
              </w:rPr>
            </w:pPr>
            <w:del w:id="1109" w:author="Revision" w:date="2026-07-08T00:00:00Z">
              <w:r>
                <w:rPr>
                  <w:rFonts w:ascii="Times New Roman" w:eastAsia="SimSun" w:hAnsi="Times New Roman" w:cs="Times New Roman"/>
                  <w:kern w:val="0"/>
                  <w:sz w:val="15"/>
                  <w:szCs w:val="15"/>
                </w:rPr>
                <w:delText xml:space="preserve">27</w:delText>
              </w:r>
            </w:del>
            <w:ins w:id="1110" w:author="Revision" w:date="2026-07-08T00:00:00Z">
              <w:r>
                <w:rPr>
                  <w:rFonts w:ascii="Times New Roman" w:eastAsia="SimSun" w:hAnsi="Times New Roman" w:cs="Times New Roman"/>
                  <w:kern w:val="0"/>
                  <w:sz w:val="15"/>
                  <w:szCs w:val="15"/>
                </w:rPr>
                <w:t xml:space="preserve">26</w:t>
              </w:r>
            </w:ins>
          </w:p>
        </w:tc>
      </w:tr>
      <w:tr w:rsidR="00332CA5" w:rsidRPr="00332CA5" w14:paraId="14828796" w14:textId="77777777" w:rsidTr="00FA0D68">
        <w:trPr>
          <w:trHeight w:val="315"/>
        </w:trPr>
        <w:tc>
          <w:tcPr>
            <w:tcW w:w="1024" w:type="pct"/>
            <w:vMerge/>
            <w:tcMar>
              <w:top w:w="30" w:type="dxa"/>
              <w:left w:w="45" w:type="dxa"/>
              <w:bottom w:w="30" w:type="dxa"/>
              <w:right w:w="45" w:type="dxa"/>
            </w:tcMar>
            <w:vAlign w:val="center"/>
          </w:tcPr>
          <w:p w14:paraId="1385A01A" w14:textId="77777777" w:rsidR="00332CA5" w:rsidRPr="00FA0D68" w:rsidRDefault="00332CA5">
            <w:pPr>
              <w:widowControl/>
              <w:jc w:val="center"/>
              <w:rPr>
                <w:rFonts w:ascii="Times New Roman" w:eastAsia="SimSun" w:hAnsi="Times New Roman" w:cs="Times New Roman"/>
                <w:kern w:val="0"/>
                <w:sz w:val="15"/>
                <w:szCs w:val="15"/>
              </w:rPr>
            </w:pPr>
          </w:p>
        </w:tc>
        <w:tc>
          <w:tcPr>
            <w:tcW w:w="1475" w:type="pct"/>
            <w:vAlign w:val="center"/>
          </w:tcPr>
          <w:p w14:paraId="085BB2C8" w14:textId="77777777" w:rsidR="00332CA5" w:rsidRPr="00FA0D68" w:rsidRDefault="00332CA5">
            <w:pPr>
              <w:widowControl/>
              <w:jc w:val="center"/>
              <w:rPr>
                <w:rFonts w:ascii="Times New Roman" w:eastAsia="SimSun" w:hAnsi="Times New Roman" w:cs="Times New Roman"/>
                <w:kern w:val="0"/>
                <w:sz w:val="15"/>
                <w:szCs w:val="15"/>
              </w:rPr>
            </w:pPr>
            <w:r>
              <w:rPr>
                <w:rFonts w:ascii="Times New Roman" w:eastAsia="SimSun" w:hAnsi="Times New Roman" w:cs="Times New Roman" w:hint="eastAsia"/>
                <w:kern w:val="0"/>
                <w:sz w:val="15"/>
                <w:szCs w:val="15"/>
              </w:rPr>
              <w:t>简单算术平均</w:t>
            </w:r>
          </w:p>
        </w:tc>
        <w:tc>
          <w:tcPr>
            <w:tcW w:w="1250" w:type="pct"/>
            <w:tcMar>
              <w:top w:w="30" w:type="dxa"/>
              <w:left w:w="45" w:type="dxa"/>
              <w:bottom w:w="30" w:type="dxa"/>
              <w:right w:w="45" w:type="dxa"/>
            </w:tcMar>
            <w:vAlign w:val="center"/>
          </w:tcPr>
          <w:p w14:paraId="40E65203" w14:textId="77777777" w:rsidR="00332CA5" w:rsidRPr="00FA0D68" w:rsidRDefault="00332CA5">
            <w:pPr>
              <w:widowControl/>
              <w:jc w:val="center"/>
              <w:rPr>
                <w:rFonts w:ascii="Times New Roman" w:eastAsia="SimSun" w:hAnsi="Times New Roman" w:cs="Times New Roman"/>
                <w:kern w:val="0"/>
                <w:sz w:val="15"/>
                <w:szCs w:val="15"/>
              </w:rPr>
            </w:pPr>
            <w:del w:id="1111" w:author="Revision" w:date="2026-07-08T00:00:00Z">
              <w:r>
                <w:rPr>
                  <w:rFonts w:ascii="Times New Roman" w:eastAsia="SimSun" w:hAnsi="Times New Roman" w:cs="Times New Roman"/>
                  <w:kern w:val="0"/>
                  <w:sz w:val="15"/>
                  <w:szCs w:val="15"/>
                </w:rPr>
                <w:delText xml:space="preserve">0.142</w:delText>
              </w:r>
            </w:del>
            <w:ins w:id="1112" w:author="Revision" w:date="2026-07-08T00:00:00Z">
              <w:r>
                <w:rPr>
                  <w:rFonts w:ascii="Times New Roman" w:eastAsia="SimSun" w:hAnsi="Times New Roman" w:cs="Times New Roman"/>
                  <w:kern w:val="0"/>
                  <w:sz w:val="15"/>
                  <w:szCs w:val="15"/>
                </w:rPr>
                <w:t xml:space="preserve">0.143</w:t>
              </w:r>
            </w:ins>
          </w:p>
        </w:tc>
        <w:tc>
          <w:tcPr>
            <w:tcW w:w="1250" w:type="pct"/>
            <w:tcMar>
              <w:top w:w="30" w:type="dxa"/>
              <w:left w:w="45" w:type="dxa"/>
              <w:bottom w:w="30" w:type="dxa"/>
              <w:right w:w="45" w:type="dxa"/>
            </w:tcMar>
            <w:vAlign w:val="center"/>
          </w:tcPr>
          <w:p w14:paraId="5EE50F22" w14:textId="77777777" w:rsidR="00332CA5" w:rsidRPr="00FA0D68" w:rsidRDefault="00332CA5">
            <w:pPr>
              <w:widowControl/>
              <w:jc w:val="center"/>
              <w:rPr>
                <w:rFonts w:ascii="Times New Roman" w:eastAsia="SimSun" w:hAnsi="Times New Roman" w:cs="Times New Roman"/>
                <w:kern w:val="0"/>
                <w:sz w:val="15"/>
                <w:szCs w:val="15"/>
              </w:rPr>
            </w:pPr>
            <w:r>
              <w:rPr>
                <w:rFonts w:ascii="Times New Roman" w:eastAsia="SimSun" w:hAnsi="Times New Roman" w:cs="Times New Roman"/>
                <w:kern w:val="0"/>
                <w:sz w:val="15"/>
                <w:szCs w:val="15"/>
              </w:rPr>
              <w:t>29</w:t>
            </w:r>
          </w:p>
        </w:tc>
      </w:tr>
      <w:tr w:rsidR="00332CA5" w:rsidRPr="00332CA5" w14:paraId="240B956D" w14:textId="77777777" w:rsidTr="00FA0D68">
        <w:trPr>
          <w:trHeight w:val="315"/>
        </w:trPr>
        <w:tc>
          <w:tcPr>
            <w:tcW w:w="1024" w:type="pct"/>
            <w:vMerge/>
            <w:tcBorders>
              <w:bottom w:val="single" w:sz="4" w:space="0" w:color="auto"/>
            </w:tcBorders>
            <w:tcMar>
              <w:top w:w="30" w:type="dxa"/>
              <w:left w:w="45" w:type="dxa"/>
              <w:bottom w:w="30" w:type="dxa"/>
              <w:right w:w="45" w:type="dxa"/>
            </w:tcMar>
            <w:vAlign w:val="center"/>
          </w:tcPr>
          <w:p w14:paraId="6E983F1C" w14:textId="77777777" w:rsidR="00332CA5" w:rsidRPr="00FA0D68" w:rsidRDefault="00332CA5">
            <w:pPr>
              <w:widowControl/>
              <w:jc w:val="center"/>
              <w:rPr>
                <w:rFonts w:ascii="Times New Roman" w:eastAsia="SimSun" w:hAnsi="Times New Roman" w:cs="Times New Roman"/>
                <w:kern w:val="0"/>
                <w:sz w:val="15"/>
                <w:szCs w:val="15"/>
              </w:rPr>
            </w:pPr>
          </w:p>
        </w:tc>
        <w:tc>
          <w:tcPr>
            <w:tcW w:w="1475" w:type="pct"/>
            <w:tcBorders>
              <w:bottom w:val="single" w:sz="4" w:space="0" w:color="auto"/>
            </w:tcBorders>
            <w:vAlign w:val="center"/>
          </w:tcPr>
          <w:p w14:paraId="61BA0929" w14:textId="77777777" w:rsidR="00332CA5" w:rsidRPr="00FA0D68" w:rsidRDefault="00332CA5">
            <w:pPr>
              <w:widowControl/>
              <w:jc w:val="center"/>
              <w:rPr>
                <w:rFonts w:ascii="Times New Roman" w:eastAsia="SimSun" w:hAnsi="Times New Roman" w:cs="Times New Roman"/>
                <w:kern w:val="0"/>
                <w:sz w:val="15"/>
                <w:szCs w:val="15"/>
              </w:rPr>
            </w:pPr>
            <w:r>
              <w:rPr>
                <w:rFonts w:ascii="Times New Roman" w:eastAsia="SimSun" w:hAnsi="Times New Roman" w:cs="Times New Roman" w:hint="eastAsia"/>
                <w:kern w:val="0"/>
                <w:sz w:val="15"/>
                <w:szCs w:val="15"/>
              </w:rPr>
              <w:t>样本量加权</w:t>
            </w:r>
          </w:p>
        </w:tc>
        <w:tc>
          <w:tcPr>
            <w:tcW w:w="1250" w:type="pct"/>
            <w:tcBorders>
              <w:bottom w:val="single" w:sz="4" w:space="0" w:color="auto"/>
            </w:tcBorders>
            <w:tcMar>
              <w:top w:w="30" w:type="dxa"/>
              <w:left w:w="45" w:type="dxa"/>
              <w:bottom w:w="30" w:type="dxa"/>
              <w:right w:w="45" w:type="dxa"/>
            </w:tcMar>
            <w:vAlign w:val="center"/>
          </w:tcPr>
          <w:p w14:paraId="38FE4AA1" w14:textId="77777777" w:rsidR="00332CA5" w:rsidRPr="00FA0D68" w:rsidRDefault="00332CA5">
            <w:pPr>
              <w:widowControl/>
              <w:jc w:val="center"/>
              <w:rPr>
                <w:rFonts w:ascii="Times New Roman" w:eastAsia="SimSun" w:hAnsi="Times New Roman" w:cs="Times New Roman"/>
                <w:kern w:val="0"/>
                <w:sz w:val="15"/>
                <w:szCs w:val="15"/>
              </w:rPr>
            </w:pPr>
            <w:del w:id="1113" w:author="Revision" w:date="2026-07-08T00:00:00Z">
              <w:r>
                <w:rPr>
                  <w:rFonts w:ascii="Times New Roman" w:eastAsia="SimSun" w:hAnsi="Times New Roman" w:cs="Times New Roman"/>
                  <w:kern w:val="0"/>
                  <w:sz w:val="15"/>
                  <w:szCs w:val="15"/>
                </w:rPr>
                <w:delText xml:space="preserve">0.071</w:delText>
              </w:r>
            </w:del>
            <w:ins w:id="1114" w:author="Revision" w:date="2026-07-08T00:00:00Z">
              <w:r>
                <w:rPr>
                  <w:rFonts w:ascii="Times New Roman" w:eastAsia="SimSun" w:hAnsi="Times New Roman" w:cs="Times New Roman"/>
                  <w:kern w:val="0"/>
                  <w:sz w:val="15"/>
                  <w:szCs w:val="15"/>
                </w:rPr>
                <w:t xml:space="preserve">0.078</w:t>
              </w:r>
            </w:ins>
          </w:p>
        </w:tc>
        <w:tc>
          <w:tcPr>
            <w:tcW w:w="1250" w:type="pct"/>
            <w:tcBorders>
              <w:bottom w:val="single" w:sz="4" w:space="0" w:color="auto"/>
            </w:tcBorders>
            <w:tcMar>
              <w:top w:w="30" w:type="dxa"/>
              <w:left w:w="45" w:type="dxa"/>
              <w:bottom w:w="30" w:type="dxa"/>
              <w:right w:w="45" w:type="dxa"/>
            </w:tcMar>
            <w:vAlign w:val="center"/>
          </w:tcPr>
          <w:p w14:paraId="0E81C913" w14:textId="77777777" w:rsidR="00332CA5" w:rsidRPr="00FA0D68" w:rsidRDefault="00332CA5">
            <w:pPr>
              <w:widowControl/>
              <w:jc w:val="center"/>
              <w:rPr>
                <w:rFonts w:ascii="Times New Roman" w:eastAsia="SimSun" w:hAnsi="Times New Roman" w:cs="Times New Roman"/>
                <w:kern w:val="0"/>
                <w:sz w:val="15"/>
                <w:szCs w:val="15"/>
              </w:rPr>
            </w:pPr>
            <w:r>
              <w:rPr>
                <w:rFonts w:ascii="Times New Roman" w:eastAsia="SimSun" w:hAnsi="Times New Roman" w:cs="Times New Roman"/>
                <w:kern w:val="0"/>
                <w:sz w:val="15"/>
                <w:szCs w:val="15"/>
              </w:rPr>
              <w:t>29</w:t>
            </w:r>
          </w:p>
        </w:tc>
      </w:tr>
      <w:tr w:rsidR="00332CA5" w:rsidRPr="00332CA5" w14:paraId="5F9B4EA4" w14:textId="77777777" w:rsidTr="00FA0D68">
        <w:trPr>
          <w:trHeight w:val="315"/>
        </w:trPr>
        <w:tc>
          <w:tcPr>
            <w:tcW w:w="1024" w:type="pct"/>
            <w:vMerge w:val="restart"/>
            <w:tcBorders>
              <w:top w:val="single" w:sz="4" w:space="0" w:color="auto"/>
              <w:bottom w:val="nil"/>
            </w:tcBorders>
            <w:tcMar>
              <w:top w:w="30" w:type="dxa"/>
              <w:left w:w="45" w:type="dxa"/>
              <w:bottom w:w="30" w:type="dxa"/>
              <w:right w:w="45" w:type="dxa"/>
            </w:tcMar>
            <w:vAlign w:val="center"/>
          </w:tcPr>
          <w:p w14:paraId="6B7040ED" w14:textId="77777777" w:rsidR="00332CA5" w:rsidRPr="00FA0D68" w:rsidRDefault="00332CA5">
            <w:pPr>
              <w:widowControl/>
              <w:jc w:val="center"/>
              <w:rPr>
                <w:rFonts w:ascii="Times New Roman" w:eastAsia="SimSun" w:hAnsi="Times New Roman" w:cs="Times New Roman"/>
                <w:iCs/>
                <w:kern w:val="0"/>
                <w:sz w:val="15"/>
                <w:szCs w:val="15"/>
              </w:rPr>
            </w:pPr>
            <w:r>
              <w:rPr>
                <w:rFonts w:ascii="Times New Roman" w:eastAsia="SimSun" w:hAnsi="Times New Roman" w:cs="Times New Roman" w:hint="eastAsia"/>
                <w:iCs/>
                <w:kern w:val="0"/>
                <w:sz w:val="15"/>
                <w:szCs w:val="15"/>
              </w:rPr>
              <w:t>播种面积</w:t>
            </w:r>
          </w:p>
        </w:tc>
        <w:tc>
          <w:tcPr>
            <w:tcW w:w="1475" w:type="pct"/>
            <w:tcBorders>
              <w:top w:val="single" w:sz="4" w:space="0" w:color="auto"/>
              <w:bottom w:val="nil"/>
            </w:tcBorders>
            <w:vAlign w:val="center"/>
          </w:tcPr>
          <w:p w14:paraId="4C77A521" w14:textId="77777777" w:rsidR="00332CA5" w:rsidRPr="00FA0D68" w:rsidRDefault="00332CA5">
            <w:pPr>
              <w:widowControl/>
              <w:jc w:val="center"/>
              <w:rPr>
                <w:rFonts w:ascii="Times New Roman" w:eastAsia="SimSun" w:hAnsi="Times New Roman" w:cs="Times New Roman"/>
                <w:kern w:val="0"/>
                <w:sz w:val="15"/>
                <w:szCs w:val="15"/>
              </w:rPr>
            </w:pPr>
            <w:r>
              <w:rPr>
                <w:rFonts w:ascii="Times New Roman" w:eastAsia="SimSun" w:hAnsi="Times New Roman" w:cs="Times New Roman" w:hint="eastAsia"/>
                <w:kern w:val="0"/>
                <w:sz w:val="15"/>
                <w:szCs w:val="15"/>
              </w:rPr>
              <w:t>随机效应（基准）</w:t>
            </w:r>
          </w:p>
        </w:tc>
        <w:tc>
          <w:tcPr>
            <w:tcW w:w="1250" w:type="pct"/>
            <w:tcBorders>
              <w:top w:val="single" w:sz="4" w:space="0" w:color="auto"/>
              <w:bottom w:val="nil"/>
            </w:tcBorders>
            <w:tcMar>
              <w:top w:w="30" w:type="dxa"/>
              <w:left w:w="45" w:type="dxa"/>
              <w:bottom w:w="30" w:type="dxa"/>
              <w:right w:w="45" w:type="dxa"/>
            </w:tcMar>
            <w:vAlign w:val="center"/>
          </w:tcPr>
          <w:p w14:paraId="2506C585" w14:textId="77777777" w:rsidR="00332CA5" w:rsidRPr="00FA0D68" w:rsidRDefault="00332CA5">
            <w:pPr>
              <w:widowControl/>
              <w:jc w:val="center"/>
              <w:rPr>
                <w:rFonts w:ascii="Times New Roman" w:eastAsia="SimSun" w:hAnsi="Times New Roman" w:cs="Times New Roman"/>
                <w:kern w:val="0"/>
                <w:sz w:val="15"/>
                <w:szCs w:val="15"/>
              </w:rPr>
            </w:pPr>
            <w:del w:id="1115" w:author="Revision" w:date="2026-07-08T00:00:00Z">
              <w:r>
                <w:rPr>
                  <w:rFonts w:ascii="Times New Roman" w:eastAsia="SimSun" w:hAnsi="Times New Roman" w:cs="Times New Roman"/>
                  <w:color w:val="EE0000"/>
                  <w:kern w:val="0"/>
                  <w:sz w:val="15"/>
                  <w:szCs w:val="15"/>
                  <w:rPrChange w:id="283" w:author="黄圣男" w:date="2026-07-01T09:10:00Z" w16du:dateUtc="2026-07-01T01:10:00Z">
                    <w:rPr>
                      <w:rFonts w:ascii="Times New Roman" w:eastAsia="SimSun" w:hAnsi="Times New Roman" w:cs="Times New Roman"/>
                      <w:kern w:val="0"/>
                      <w:sz w:val="15"/>
                      <w:szCs w:val="15"/>
                    </w:rPr>
                  </w:rPrChange>
                </w:rPr>
                <w:delText xml:space="preserve">0.065</w:delText>
              </w:r>
            </w:del>
            <w:ins w:id="1116" w:author="Revision" w:date="2026-07-08T00:00:00Z">
              <w:r>
                <w:rPr>
                  <w:rFonts w:ascii="Times New Roman" w:eastAsia="SimSun" w:hAnsi="Times New Roman" w:cs="Times New Roman"/>
                  <w:color w:val="EE0000"/>
                  <w:kern w:val="0"/>
                  <w:sz w:val="15"/>
                  <w:szCs w:val="15"/>
                  <w:rPrChange w:id="283" w:author="黄圣男" w:date="2026-07-01T09:10:00Z" w16du:dateUtc="2026-07-01T01:10:00Z">
                    <w:rPr>
                      <w:rFonts w:ascii="Times New Roman" w:eastAsia="SimSun" w:hAnsi="Times New Roman" w:cs="Times New Roman"/>
                      <w:kern w:val="0"/>
                      <w:sz w:val="15"/>
                      <w:szCs w:val="15"/>
                    </w:rPr>
                  </w:rPrChange>
                </w:rPr>
                <w:t xml:space="preserve">0.060</w:t>
              </w:r>
            </w:ins>
          </w:p>
        </w:tc>
        <w:tc>
          <w:tcPr>
            <w:tcW w:w="1250" w:type="pct"/>
            <w:tcBorders>
              <w:top w:val="single" w:sz="4" w:space="0" w:color="auto"/>
              <w:bottom w:val="nil"/>
            </w:tcBorders>
            <w:tcMar>
              <w:top w:w="30" w:type="dxa"/>
              <w:left w:w="45" w:type="dxa"/>
              <w:bottom w:w="30" w:type="dxa"/>
              <w:right w:w="45" w:type="dxa"/>
            </w:tcMar>
            <w:vAlign w:val="center"/>
          </w:tcPr>
          <w:p w14:paraId="0FD453B0" w14:textId="77777777" w:rsidR="00332CA5" w:rsidRPr="00FA0D68" w:rsidRDefault="00332CA5">
            <w:pPr>
              <w:widowControl/>
              <w:jc w:val="center"/>
              <w:rPr>
                <w:rFonts w:ascii="Times New Roman" w:eastAsia="SimSun" w:hAnsi="Times New Roman" w:cs="Times New Roman"/>
                <w:kern w:val="0"/>
                <w:sz w:val="15"/>
                <w:szCs w:val="15"/>
              </w:rPr>
            </w:pPr>
            <w:r>
              <w:rPr>
                <w:rFonts w:ascii="Times New Roman" w:eastAsia="SimSun" w:hAnsi="Times New Roman" w:cs="Times New Roman"/>
                <w:kern w:val="0"/>
                <w:sz w:val="15"/>
                <w:szCs w:val="15"/>
              </w:rPr>
              <w:t>7</w:t>
            </w:r>
          </w:p>
        </w:tc>
      </w:tr>
      <w:tr w:rsidR="00332CA5" w:rsidRPr="00332CA5" w14:paraId="58E3319E" w14:textId="77777777" w:rsidTr="00FA0D68">
        <w:trPr>
          <w:trHeight w:val="315"/>
        </w:trPr>
        <w:tc>
          <w:tcPr>
            <w:tcW w:w="1024" w:type="pct"/>
            <w:vMerge/>
            <w:tcBorders>
              <w:top w:val="nil"/>
            </w:tcBorders>
            <w:tcMar>
              <w:top w:w="30" w:type="dxa"/>
              <w:left w:w="45" w:type="dxa"/>
              <w:bottom w:w="30" w:type="dxa"/>
              <w:right w:w="45" w:type="dxa"/>
            </w:tcMar>
            <w:vAlign w:val="center"/>
          </w:tcPr>
          <w:p w14:paraId="6424E343" w14:textId="77777777" w:rsidR="00332CA5" w:rsidRPr="00FA0D68" w:rsidRDefault="00332CA5">
            <w:pPr>
              <w:widowControl/>
              <w:jc w:val="center"/>
              <w:rPr>
                <w:rFonts w:ascii="Times New Roman" w:eastAsia="SimSun" w:hAnsi="Times New Roman" w:cs="Times New Roman"/>
                <w:iCs/>
                <w:kern w:val="0"/>
                <w:sz w:val="15"/>
                <w:szCs w:val="15"/>
              </w:rPr>
            </w:pPr>
          </w:p>
        </w:tc>
        <w:tc>
          <w:tcPr>
            <w:tcW w:w="1475" w:type="pct"/>
            <w:tcBorders>
              <w:top w:val="nil"/>
            </w:tcBorders>
            <w:vAlign w:val="center"/>
          </w:tcPr>
          <w:p w14:paraId="762F5A94" w14:textId="77777777" w:rsidR="00332CA5" w:rsidRPr="00FA0D68" w:rsidRDefault="00332CA5">
            <w:pPr>
              <w:widowControl/>
              <w:jc w:val="center"/>
              <w:rPr>
                <w:rFonts w:ascii="Times New Roman" w:eastAsia="SimSun" w:hAnsi="Times New Roman" w:cs="Times New Roman"/>
                <w:kern w:val="0"/>
                <w:sz w:val="15"/>
                <w:szCs w:val="15"/>
              </w:rPr>
            </w:pPr>
            <w:r>
              <w:rPr>
                <w:rFonts w:ascii="Times New Roman" w:eastAsia="SimSun" w:hAnsi="Times New Roman" w:cs="Times New Roman"/>
                <w:kern w:val="0"/>
                <w:sz w:val="15"/>
                <w:szCs w:val="15"/>
              </w:rPr>
              <w:t>IQR</w:t>
            </w:r>
            <w:r>
              <w:rPr>
                <w:rFonts w:ascii="Times New Roman" w:eastAsia="SimSun" w:hAnsi="Times New Roman" w:cs="Times New Roman" w:hint="eastAsia"/>
                <w:kern w:val="0"/>
                <w:sz w:val="15"/>
                <w:szCs w:val="15"/>
              </w:rPr>
              <w:t>提纯后</w:t>
            </w:r>
          </w:p>
        </w:tc>
        <w:tc>
          <w:tcPr>
            <w:tcW w:w="1250" w:type="pct"/>
            <w:tcBorders>
              <w:top w:val="nil"/>
            </w:tcBorders>
            <w:tcMar>
              <w:top w:w="30" w:type="dxa"/>
              <w:left w:w="45" w:type="dxa"/>
              <w:bottom w:w="30" w:type="dxa"/>
              <w:right w:w="45" w:type="dxa"/>
            </w:tcMar>
            <w:vAlign w:val="center"/>
          </w:tcPr>
          <w:p w14:paraId="11B2C66C" w14:textId="77777777" w:rsidR="00332CA5" w:rsidRPr="00FA0D68" w:rsidRDefault="00332CA5">
            <w:pPr>
              <w:widowControl/>
              <w:jc w:val="center"/>
              <w:rPr>
                <w:rFonts w:ascii="Times New Roman" w:eastAsia="SimSun" w:hAnsi="Times New Roman" w:cs="Times New Roman"/>
                <w:kern w:val="0"/>
                <w:sz w:val="15"/>
                <w:szCs w:val="15"/>
              </w:rPr>
            </w:pPr>
            <w:del w:id="1117" w:author="Revision" w:date="2026-07-08T00:00:00Z">
              <w:r>
                <w:rPr>
                  <w:rFonts w:ascii="Times New Roman" w:eastAsia="SimSun" w:hAnsi="Times New Roman" w:cs="Times New Roman"/>
                  <w:kern w:val="0"/>
                  <w:sz w:val="15"/>
                  <w:szCs w:val="15"/>
                </w:rPr>
                <w:delText xml:space="preserve">0.065</w:delText>
              </w:r>
            </w:del>
            <w:ins w:id="1118" w:author="Revision" w:date="2026-07-08T00:00:00Z">
              <w:r>
                <w:rPr>
                  <w:rFonts w:ascii="Times New Roman" w:eastAsia="SimSun" w:hAnsi="Times New Roman" w:cs="Times New Roman"/>
                  <w:kern w:val="0"/>
                  <w:sz w:val="15"/>
                  <w:szCs w:val="15"/>
                </w:rPr>
                <w:t xml:space="preserve">0.060</w:t>
              </w:r>
            </w:ins>
          </w:p>
        </w:tc>
        <w:tc>
          <w:tcPr>
            <w:tcW w:w="1250" w:type="pct"/>
            <w:tcBorders>
              <w:top w:val="nil"/>
            </w:tcBorders>
            <w:tcMar>
              <w:top w:w="30" w:type="dxa"/>
              <w:left w:w="45" w:type="dxa"/>
              <w:bottom w:w="30" w:type="dxa"/>
              <w:right w:w="45" w:type="dxa"/>
            </w:tcMar>
            <w:vAlign w:val="center"/>
          </w:tcPr>
          <w:p w14:paraId="1272CB05" w14:textId="77777777" w:rsidR="00332CA5" w:rsidRPr="00FA0D68" w:rsidRDefault="00332CA5">
            <w:pPr>
              <w:widowControl/>
              <w:jc w:val="center"/>
              <w:rPr>
                <w:rFonts w:ascii="Times New Roman" w:eastAsia="SimSun" w:hAnsi="Times New Roman" w:cs="Times New Roman"/>
                <w:kern w:val="0"/>
                <w:sz w:val="15"/>
                <w:szCs w:val="15"/>
              </w:rPr>
            </w:pPr>
            <w:r>
              <w:rPr>
                <w:rFonts w:ascii="Times New Roman" w:eastAsia="SimSun" w:hAnsi="Times New Roman" w:cs="Times New Roman"/>
                <w:kern w:val="0"/>
                <w:sz w:val="15"/>
                <w:szCs w:val="15"/>
              </w:rPr>
              <w:t>7</w:t>
            </w:r>
          </w:p>
        </w:tc>
      </w:tr>
      <w:tr w:rsidR="00332CA5" w:rsidRPr="00332CA5" w14:paraId="2F051E3A" w14:textId="77777777" w:rsidTr="00FA0D68">
        <w:trPr>
          <w:trHeight w:val="315"/>
        </w:trPr>
        <w:tc>
          <w:tcPr>
            <w:tcW w:w="1024" w:type="pct"/>
            <w:vMerge/>
            <w:tcMar>
              <w:top w:w="30" w:type="dxa"/>
              <w:left w:w="45" w:type="dxa"/>
              <w:bottom w:w="30" w:type="dxa"/>
              <w:right w:w="45" w:type="dxa"/>
            </w:tcMar>
            <w:vAlign w:val="center"/>
          </w:tcPr>
          <w:p w14:paraId="1EF35A16" w14:textId="77777777" w:rsidR="00332CA5" w:rsidRPr="00FA0D68" w:rsidRDefault="00332CA5">
            <w:pPr>
              <w:widowControl/>
              <w:jc w:val="center"/>
              <w:rPr>
                <w:rFonts w:ascii="Times New Roman" w:eastAsia="SimSun" w:hAnsi="Times New Roman" w:cs="Times New Roman"/>
                <w:iCs/>
                <w:kern w:val="0"/>
                <w:sz w:val="15"/>
                <w:szCs w:val="15"/>
              </w:rPr>
            </w:pPr>
          </w:p>
        </w:tc>
        <w:tc>
          <w:tcPr>
            <w:tcW w:w="1475" w:type="pct"/>
            <w:vAlign w:val="center"/>
          </w:tcPr>
          <w:p w14:paraId="78D3AFBE" w14:textId="77777777" w:rsidR="00332CA5" w:rsidRPr="00FA0D68" w:rsidRDefault="00332CA5">
            <w:pPr>
              <w:widowControl/>
              <w:jc w:val="center"/>
              <w:rPr>
                <w:rFonts w:ascii="Times New Roman" w:eastAsia="SimSun" w:hAnsi="Times New Roman" w:cs="Times New Roman"/>
                <w:kern w:val="0"/>
                <w:sz w:val="15"/>
                <w:szCs w:val="15"/>
              </w:rPr>
            </w:pPr>
            <w:r>
              <w:rPr>
                <w:rFonts w:ascii="Times New Roman" w:eastAsia="SimSun" w:hAnsi="Times New Roman" w:cs="Times New Roman" w:hint="eastAsia"/>
                <w:kern w:val="0"/>
                <w:sz w:val="15"/>
                <w:szCs w:val="15"/>
              </w:rPr>
              <w:t>简单算术平均</w:t>
            </w:r>
          </w:p>
        </w:tc>
        <w:tc>
          <w:tcPr>
            <w:tcW w:w="1250" w:type="pct"/>
            <w:tcMar>
              <w:top w:w="30" w:type="dxa"/>
              <w:left w:w="45" w:type="dxa"/>
              <w:bottom w:w="30" w:type="dxa"/>
              <w:right w:w="45" w:type="dxa"/>
            </w:tcMar>
            <w:vAlign w:val="center"/>
          </w:tcPr>
          <w:p w14:paraId="6C09FD3D" w14:textId="77777777" w:rsidR="00332CA5" w:rsidRPr="00FA0D68" w:rsidRDefault="00332CA5">
            <w:pPr>
              <w:widowControl/>
              <w:jc w:val="center"/>
              <w:rPr>
                <w:rFonts w:ascii="Times New Roman" w:eastAsia="SimSun" w:hAnsi="Times New Roman" w:cs="Times New Roman"/>
                <w:kern w:val="0"/>
                <w:sz w:val="15"/>
                <w:szCs w:val="15"/>
              </w:rPr>
            </w:pPr>
            <w:del w:id="1119" w:author="Revision" w:date="2026-07-08T00:00:00Z">
              <w:r>
                <w:rPr>
                  <w:rFonts w:ascii="Times New Roman" w:eastAsia="SimSun" w:hAnsi="Times New Roman" w:cs="Times New Roman"/>
                  <w:kern w:val="0"/>
                  <w:sz w:val="15"/>
                  <w:szCs w:val="15"/>
                </w:rPr>
                <w:delText xml:space="preserve">0.066</w:delText>
              </w:r>
            </w:del>
            <w:ins w:id="1120" w:author="Revision" w:date="2026-07-08T00:00:00Z">
              <w:r>
                <w:rPr>
                  <w:rFonts w:ascii="Times New Roman" w:eastAsia="SimSun" w:hAnsi="Times New Roman" w:cs="Times New Roman"/>
                  <w:kern w:val="0"/>
                  <w:sz w:val="15"/>
                  <w:szCs w:val="15"/>
                </w:rPr>
                <w:t xml:space="preserve">0.061</w:t>
              </w:r>
            </w:ins>
          </w:p>
        </w:tc>
        <w:tc>
          <w:tcPr>
            <w:tcW w:w="1250" w:type="pct"/>
            <w:tcMar>
              <w:top w:w="30" w:type="dxa"/>
              <w:left w:w="45" w:type="dxa"/>
              <w:bottom w:w="30" w:type="dxa"/>
              <w:right w:w="45" w:type="dxa"/>
            </w:tcMar>
            <w:vAlign w:val="center"/>
          </w:tcPr>
          <w:p w14:paraId="5644F8AE" w14:textId="77777777" w:rsidR="00332CA5" w:rsidRPr="00FA0D68" w:rsidRDefault="00332CA5">
            <w:pPr>
              <w:widowControl/>
              <w:jc w:val="center"/>
              <w:rPr>
                <w:rFonts w:ascii="Times New Roman" w:eastAsia="SimSun" w:hAnsi="Times New Roman" w:cs="Times New Roman"/>
                <w:kern w:val="0"/>
                <w:sz w:val="15"/>
                <w:szCs w:val="15"/>
              </w:rPr>
            </w:pPr>
            <w:r>
              <w:rPr>
                <w:rFonts w:ascii="Times New Roman" w:eastAsia="SimSun" w:hAnsi="Times New Roman" w:cs="Times New Roman"/>
                <w:kern w:val="0"/>
                <w:sz w:val="15"/>
                <w:szCs w:val="15"/>
              </w:rPr>
              <w:t>7</w:t>
            </w:r>
          </w:p>
        </w:tc>
      </w:tr>
      <w:tr w:rsidR="00332CA5" w:rsidRPr="00332CA5" w14:paraId="450B687F" w14:textId="77777777" w:rsidTr="00FA0D68">
        <w:trPr>
          <w:trHeight w:val="315"/>
        </w:trPr>
        <w:tc>
          <w:tcPr>
            <w:tcW w:w="1024" w:type="pct"/>
            <w:vMerge/>
            <w:tcBorders>
              <w:bottom w:val="single" w:sz="4" w:space="0" w:color="auto"/>
            </w:tcBorders>
            <w:tcMar>
              <w:top w:w="30" w:type="dxa"/>
              <w:left w:w="45" w:type="dxa"/>
              <w:bottom w:w="30" w:type="dxa"/>
              <w:right w:w="45" w:type="dxa"/>
            </w:tcMar>
            <w:vAlign w:val="center"/>
          </w:tcPr>
          <w:p w14:paraId="726569F0" w14:textId="77777777" w:rsidR="00332CA5" w:rsidRPr="00FA0D68" w:rsidRDefault="00332CA5">
            <w:pPr>
              <w:widowControl/>
              <w:jc w:val="center"/>
              <w:rPr>
                <w:rFonts w:ascii="Times New Roman" w:eastAsia="SimSun" w:hAnsi="Times New Roman" w:cs="Times New Roman"/>
                <w:iCs/>
                <w:kern w:val="0"/>
                <w:sz w:val="15"/>
                <w:szCs w:val="15"/>
              </w:rPr>
            </w:pPr>
          </w:p>
        </w:tc>
        <w:tc>
          <w:tcPr>
            <w:tcW w:w="1475" w:type="pct"/>
            <w:tcBorders>
              <w:bottom w:val="single" w:sz="4" w:space="0" w:color="auto"/>
            </w:tcBorders>
            <w:vAlign w:val="center"/>
          </w:tcPr>
          <w:p w14:paraId="379E1858" w14:textId="77777777" w:rsidR="00332CA5" w:rsidRPr="00FA0D68" w:rsidRDefault="00332CA5">
            <w:pPr>
              <w:widowControl/>
              <w:jc w:val="center"/>
              <w:rPr>
                <w:rFonts w:ascii="Times New Roman" w:eastAsia="SimSun" w:hAnsi="Times New Roman" w:cs="Times New Roman"/>
                <w:kern w:val="0"/>
                <w:sz w:val="15"/>
                <w:szCs w:val="15"/>
              </w:rPr>
            </w:pPr>
            <w:r>
              <w:rPr>
                <w:rFonts w:ascii="Times New Roman" w:eastAsia="SimSun" w:hAnsi="Times New Roman" w:cs="Times New Roman" w:hint="eastAsia"/>
                <w:kern w:val="0"/>
                <w:sz w:val="15"/>
                <w:szCs w:val="15"/>
              </w:rPr>
              <w:t>样本量加权</w:t>
            </w:r>
          </w:p>
        </w:tc>
        <w:tc>
          <w:tcPr>
            <w:tcW w:w="1250" w:type="pct"/>
            <w:tcBorders>
              <w:bottom w:val="single" w:sz="4" w:space="0" w:color="auto"/>
            </w:tcBorders>
            <w:tcMar>
              <w:top w:w="30" w:type="dxa"/>
              <w:left w:w="45" w:type="dxa"/>
              <w:bottom w:w="30" w:type="dxa"/>
              <w:right w:w="45" w:type="dxa"/>
            </w:tcMar>
            <w:vAlign w:val="center"/>
          </w:tcPr>
          <w:p w14:paraId="4718C10F" w14:textId="77777777" w:rsidR="00332CA5" w:rsidRPr="00FA0D68" w:rsidRDefault="00332CA5">
            <w:pPr>
              <w:widowControl/>
              <w:jc w:val="center"/>
              <w:rPr>
                <w:rFonts w:ascii="Times New Roman" w:eastAsia="SimSun" w:hAnsi="Times New Roman" w:cs="Times New Roman"/>
                <w:kern w:val="0"/>
                <w:sz w:val="15"/>
                <w:szCs w:val="15"/>
              </w:rPr>
            </w:pPr>
            <w:del w:id="1121" w:author="Revision" w:date="2026-07-08T00:00:00Z">
              <w:r>
                <w:rPr>
                  <w:rFonts w:ascii="Times New Roman" w:eastAsia="SimSun" w:hAnsi="Times New Roman" w:cs="Times New Roman"/>
                  <w:kern w:val="0"/>
                  <w:sz w:val="15"/>
                  <w:szCs w:val="15"/>
                </w:rPr>
                <w:delText xml:space="preserve">0.007</w:delText>
              </w:r>
            </w:del>
            <w:ins w:id="1122" w:author="Revision" w:date="2026-07-08T00:00:00Z">
              <w:r>
                <w:rPr>
                  <w:rFonts w:ascii="Times New Roman" w:eastAsia="SimSun" w:hAnsi="Times New Roman" w:cs="Times New Roman"/>
                  <w:kern w:val="0"/>
                  <w:sz w:val="15"/>
                  <w:szCs w:val="15"/>
                </w:rPr>
                <w:t xml:space="preserve">0.012</w:t>
              </w:r>
            </w:ins>
          </w:p>
        </w:tc>
        <w:tc>
          <w:tcPr>
            <w:tcW w:w="1250" w:type="pct"/>
            <w:tcBorders>
              <w:bottom w:val="single" w:sz="4" w:space="0" w:color="auto"/>
            </w:tcBorders>
            <w:tcMar>
              <w:top w:w="30" w:type="dxa"/>
              <w:left w:w="45" w:type="dxa"/>
              <w:bottom w:w="30" w:type="dxa"/>
              <w:right w:w="45" w:type="dxa"/>
            </w:tcMar>
            <w:vAlign w:val="center"/>
          </w:tcPr>
          <w:p w14:paraId="1BB3352B" w14:textId="77777777" w:rsidR="00332CA5" w:rsidRPr="00FA0D68" w:rsidRDefault="00332CA5">
            <w:pPr>
              <w:widowControl/>
              <w:jc w:val="center"/>
              <w:rPr>
                <w:rFonts w:ascii="Times New Roman" w:eastAsia="SimSun" w:hAnsi="Times New Roman" w:cs="Times New Roman"/>
                <w:kern w:val="0"/>
                <w:sz w:val="15"/>
                <w:szCs w:val="15"/>
              </w:rPr>
            </w:pPr>
            <w:r>
              <w:rPr>
                <w:rFonts w:ascii="Times New Roman" w:eastAsia="SimSun" w:hAnsi="Times New Roman" w:cs="Times New Roman"/>
                <w:kern w:val="0"/>
                <w:sz w:val="15"/>
                <w:szCs w:val="15"/>
              </w:rPr>
              <w:t>7</w:t>
            </w:r>
          </w:p>
        </w:tc>
      </w:tr>
      <w:tr w:rsidR="00332CA5" w:rsidRPr="00332CA5" w14:paraId="72AA3327" w14:textId="77777777" w:rsidTr="00FA0D68">
        <w:trPr>
          <w:trHeight w:val="315"/>
        </w:trPr>
        <w:tc>
          <w:tcPr>
            <w:tcW w:w="1024" w:type="pct"/>
            <w:vMerge w:val="restart"/>
            <w:tcBorders>
              <w:top w:val="single" w:sz="4" w:space="0" w:color="auto"/>
              <w:bottom w:val="nil"/>
            </w:tcBorders>
            <w:tcMar>
              <w:top w:w="30" w:type="dxa"/>
              <w:left w:w="45" w:type="dxa"/>
              <w:bottom w:w="30" w:type="dxa"/>
              <w:right w:w="45" w:type="dxa"/>
            </w:tcMar>
            <w:vAlign w:val="center"/>
          </w:tcPr>
          <w:p w14:paraId="61B49A9D" w14:textId="77777777" w:rsidR="00332CA5" w:rsidRPr="00FA0D68" w:rsidRDefault="00332CA5">
            <w:pPr>
              <w:widowControl/>
              <w:jc w:val="center"/>
              <w:rPr>
                <w:rFonts w:ascii="Times New Roman" w:eastAsia="SimSun" w:hAnsi="Times New Roman" w:cs="Times New Roman"/>
                <w:kern w:val="0"/>
                <w:sz w:val="15"/>
                <w:szCs w:val="15"/>
              </w:rPr>
            </w:pPr>
            <w:r>
              <w:rPr>
                <w:rFonts w:ascii="Times New Roman" w:eastAsia="SimSun" w:hAnsi="Times New Roman" w:cs="Times New Roman" w:hint="eastAsia"/>
                <w:kern w:val="0"/>
                <w:sz w:val="15"/>
                <w:szCs w:val="15"/>
              </w:rPr>
              <w:t>生产效率</w:t>
            </w:r>
          </w:p>
        </w:tc>
        <w:tc>
          <w:tcPr>
            <w:tcW w:w="1475" w:type="pct"/>
            <w:tcBorders>
              <w:top w:val="single" w:sz="4" w:space="0" w:color="auto"/>
              <w:bottom w:val="nil"/>
            </w:tcBorders>
            <w:vAlign w:val="center"/>
          </w:tcPr>
          <w:p w14:paraId="689C6800" w14:textId="77777777" w:rsidR="00332CA5" w:rsidRPr="00FA0D68" w:rsidRDefault="00332CA5">
            <w:pPr>
              <w:widowControl/>
              <w:jc w:val="center"/>
              <w:rPr>
                <w:rFonts w:ascii="Times New Roman" w:eastAsia="SimSun" w:hAnsi="Times New Roman" w:cs="Times New Roman"/>
                <w:kern w:val="0"/>
                <w:sz w:val="15"/>
                <w:szCs w:val="15"/>
              </w:rPr>
            </w:pPr>
            <w:r>
              <w:rPr>
                <w:rFonts w:ascii="Times New Roman" w:eastAsia="SimSun" w:hAnsi="Times New Roman" w:cs="Times New Roman" w:hint="eastAsia"/>
                <w:kern w:val="0"/>
                <w:sz w:val="15"/>
                <w:szCs w:val="15"/>
              </w:rPr>
              <w:t>随机效应（基准）</w:t>
            </w:r>
          </w:p>
        </w:tc>
        <w:tc>
          <w:tcPr>
            <w:tcW w:w="1250" w:type="pct"/>
            <w:tcBorders>
              <w:top w:val="single" w:sz="4" w:space="0" w:color="auto"/>
              <w:bottom w:val="nil"/>
            </w:tcBorders>
            <w:tcMar>
              <w:top w:w="30" w:type="dxa"/>
              <w:left w:w="45" w:type="dxa"/>
              <w:bottom w:w="30" w:type="dxa"/>
              <w:right w:w="45" w:type="dxa"/>
            </w:tcMar>
            <w:vAlign w:val="center"/>
          </w:tcPr>
          <w:p w14:paraId="534EC893" w14:textId="77777777" w:rsidR="00332CA5" w:rsidRPr="00FA0D68" w:rsidRDefault="00332CA5">
            <w:pPr>
              <w:widowControl/>
              <w:jc w:val="center"/>
              <w:rPr>
                <w:rFonts w:ascii="Times New Roman" w:eastAsia="SimSun" w:hAnsi="Times New Roman" w:cs="Times New Roman"/>
                <w:kern w:val="0"/>
                <w:sz w:val="15"/>
                <w:szCs w:val="15"/>
              </w:rPr>
            </w:pPr>
            <w:r>
              <w:rPr>
                <w:rFonts w:ascii="Times New Roman" w:eastAsia="SimSun" w:hAnsi="Times New Roman" w:cs="Times New Roman"/>
                <w:kern w:val="0"/>
                <w:sz w:val="15"/>
                <w:szCs w:val="15"/>
              </w:rPr>
              <w:t>0.172</w:t>
            </w:r>
          </w:p>
        </w:tc>
        <w:tc>
          <w:tcPr>
            <w:tcW w:w="1250" w:type="pct"/>
            <w:tcBorders>
              <w:top w:val="single" w:sz="4" w:space="0" w:color="auto"/>
              <w:bottom w:val="nil"/>
            </w:tcBorders>
            <w:tcMar>
              <w:top w:w="30" w:type="dxa"/>
              <w:left w:w="45" w:type="dxa"/>
              <w:bottom w:w="30" w:type="dxa"/>
              <w:right w:w="45" w:type="dxa"/>
            </w:tcMar>
            <w:vAlign w:val="center"/>
          </w:tcPr>
          <w:p w14:paraId="1071A3EB" w14:textId="77777777" w:rsidR="00332CA5" w:rsidRPr="00FA0D68" w:rsidRDefault="00332CA5">
            <w:pPr>
              <w:widowControl/>
              <w:jc w:val="center"/>
              <w:rPr>
                <w:rFonts w:ascii="Times New Roman" w:eastAsia="SimSun" w:hAnsi="Times New Roman" w:cs="Times New Roman"/>
                <w:kern w:val="0"/>
                <w:sz w:val="15"/>
                <w:szCs w:val="15"/>
              </w:rPr>
            </w:pPr>
            <w:r>
              <w:rPr>
                <w:rFonts w:ascii="Times New Roman" w:eastAsia="SimSun" w:hAnsi="Times New Roman" w:cs="Times New Roman"/>
                <w:kern w:val="0"/>
                <w:sz w:val="15"/>
                <w:szCs w:val="15"/>
              </w:rPr>
              <w:t>20</w:t>
            </w:r>
          </w:p>
        </w:tc>
      </w:tr>
      <w:tr w:rsidR="00332CA5" w:rsidRPr="00332CA5" w14:paraId="67C9567D" w14:textId="77777777" w:rsidTr="00FA0D68">
        <w:trPr>
          <w:trHeight w:val="315"/>
        </w:trPr>
        <w:tc>
          <w:tcPr>
            <w:tcW w:w="1024" w:type="pct"/>
            <w:vMerge/>
            <w:tcBorders>
              <w:top w:val="nil"/>
            </w:tcBorders>
            <w:tcMar>
              <w:top w:w="30" w:type="dxa"/>
              <w:left w:w="45" w:type="dxa"/>
              <w:bottom w:w="30" w:type="dxa"/>
              <w:right w:w="45" w:type="dxa"/>
            </w:tcMar>
            <w:vAlign w:val="center"/>
          </w:tcPr>
          <w:p w14:paraId="067955A2" w14:textId="77777777" w:rsidR="00332CA5" w:rsidRPr="00FA0D68" w:rsidRDefault="00332CA5">
            <w:pPr>
              <w:widowControl/>
              <w:jc w:val="center"/>
              <w:rPr>
                <w:rFonts w:ascii="Times New Roman" w:eastAsia="SimSun" w:hAnsi="Times New Roman" w:cs="Times New Roman"/>
                <w:kern w:val="0"/>
                <w:sz w:val="15"/>
                <w:szCs w:val="15"/>
              </w:rPr>
            </w:pPr>
          </w:p>
        </w:tc>
        <w:tc>
          <w:tcPr>
            <w:tcW w:w="1475" w:type="pct"/>
            <w:tcBorders>
              <w:top w:val="nil"/>
            </w:tcBorders>
            <w:vAlign w:val="center"/>
          </w:tcPr>
          <w:p w14:paraId="77D6E211" w14:textId="77777777" w:rsidR="00332CA5" w:rsidRPr="00FA0D68" w:rsidRDefault="00332CA5">
            <w:pPr>
              <w:widowControl/>
              <w:jc w:val="center"/>
              <w:rPr>
                <w:rFonts w:ascii="Times New Roman" w:eastAsia="SimSun" w:hAnsi="Times New Roman" w:cs="Times New Roman"/>
                <w:kern w:val="0"/>
                <w:sz w:val="15"/>
                <w:szCs w:val="15"/>
              </w:rPr>
            </w:pPr>
            <w:r>
              <w:rPr>
                <w:rFonts w:ascii="Times New Roman" w:eastAsia="SimSun" w:hAnsi="Times New Roman" w:cs="Times New Roman"/>
                <w:kern w:val="0"/>
                <w:sz w:val="15"/>
                <w:szCs w:val="15"/>
              </w:rPr>
              <w:t>IQR</w:t>
            </w:r>
            <w:r>
              <w:rPr>
                <w:rFonts w:ascii="Times New Roman" w:eastAsia="SimSun" w:hAnsi="Times New Roman" w:cs="Times New Roman" w:hint="eastAsia"/>
                <w:kern w:val="0"/>
                <w:sz w:val="15"/>
                <w:szCs w:val="15"/>
              </w:rPr>
              <w:t>提纯后</w:t>
            </w:r>
          </w:p>
        </w:tc>
        <w:tc>
          <w:tcPr>
            <w:tcW w:w="1250" w:type="pct"/>
            <w:tcBorders>
              <w:top w:val="nil"/>
            </w:tcBorders>
            <w:tcMar>
              <w:top w:w="30" w:type="dxa"/>
              <w:left w:w="45" w:type="dxa"/>
              <w:bottom w:w="30" w:type="dxa"/>
              <w:right w:w="45" w:type="dxa"/>
            </w:tcMar>
            <w:vAlign w:val="center"/>
          </w:tcPr>
          <w:p w14:paraId="09ABAB8D" w14:textId="77777777" w:rsidR="00332CA5" w:rsidRPr="00FA0D68" w:rsidRDefault="00332CA5">
            <w:pPr>
              <w:widowControl/>
              <w:jc w:val="center"/>
              <w:rPr>
                <w:rFonts w:ascii="Times New Roman" w:eastAsia="SimSun" w:hAnsi="Times New Roman" w:cs="Times New Roman"/>
                <w:kern w:val="0"/>
                <w:sz w:val="15"/>
                <w:szCs w:val="15"/>
              </w:rPr>
            </w:pPr>
            <w:r>
              <w:rPr>
                <w:rFonts w:ascii="Times New Roman" w:eastAsia="SimSun" w:hAnsi="Times New Roman" w:cs="Times New Roman"/>
                <w:kern w:val="0"/>
                <w:sz w:val="15"/>
                <w:szCs w:val="15"/>
              </w:rPr>
              <w:t>0.172</w:t>
            </w:r>
          </w:p>
        </w:tc>
        <w:tc>
          <w:tcPr>
            <w:tcW w:w="1250" w:type="pct"/>
            <w:tcBorders>
              <w:top w:val="nil"/>
            </w:tcBorders>
            <w:tcMar>
              <w:top w:w="30" w:type="dxa"/>
              <w:left w:w="45" w:type="dxa"/>
              <w:bottom w:w="30" w:type="dxa"/>
              <w:right w:w="45" w:type="dxa"/>
            </w:tcMar>
            <w:vAlign w:val="center"/>
          </w:tcPr>
          <w:p w14:paraId="19E0FFFD" w14:textId="77777777" w:rsidR="00332CA5" w:rsidRPr="00FA0D68" w:rsidRDefault="00332CA5">
            <w:pPr>
              <w:widowControl/>
              <w:jc w:val="center"/>
              <w:rPr>
                <w:rFonts w:ascii="Times New Roman" w:eastAsia="SimSun" w:hAnsi="Times New Roman" w:cs="Times New Roman"/>
                <w:kern w:val="0"/>
                <w:sz w:val="15"/>
                <w:szCs w:val="15"/>
              </w:rPr>
            </w:pPr>
            <w:r>
              <w:rPr>
                <w:rFonts w:ascii="Times New Roman" w:eastAsia="SimSun" w:hAnsi="Times New Roman" w:cs="Times New Roman"/>
                <w:kern w:val="0"/>
                <w:sz w:val="15"/>
                <w:szCs w:val="15"/>
              </w:rPr>
              <w:t>20</w:t>
            </w:r>
          </w:p>
        </w:tc>
      </w:tr>
      <w:tr w:rsidR="00332CA5" w:rsidRPr="00332CA5" w14:paraId="12193DEE" w14:textId="77777777" w:rsidTr="00FA0D68">
        <w:trPr>
          <w:trHeight w:val="315"/>
        </w:trPr>
        <w:tc>
          <w:tcPr>
            <w:tcW w:w="1024" w:type="pct"/>
            <w:vMerge/>
            <w:tcMar>
              <w:top w:w="30" w:type="dxa"/>
              <w:left w:w="45" w:type="dxa"/>
              <w:bottom w:w="30" w:type="dxa"/>
              <w:right w:w="45" w:type="dxa"/>
            </w:tcMar>
            <w:vAlign w:val="center"/>
          </w:tcPr>
          <w:p w14:paraId="3207E17D" w14:textId="77777777" w:rsidR="00332CA5" w:rsidRPr="00FA0D68" w:rsidRDefault="00332CA5">
            <w:pPr>
              <w:widowControl/>
              <w:jc w:val="center"/>
              <w:rPr>
                <w:rFonts w:ascii="Times New Roman" w:eastAsia="SimSun" w:hAnsi="Times New Roman" w:cs="Times New Roman"/>
                <w:kern w:val="0"/>
                <w:sz w:val="15"/>
                <w:szCs w:val="15"/>
              </w:rPr>
            </w:pPr>
          </w:p>
        </w:tc>
        <w:tc>
          <w:tcPr>
            <w:tcW w:w="1475" w:type="pct"/>
            <w:vAlign w:val="center"/>
          </w:tcPr>
          <w:p w14:paraId="73623759" w14:textId="77777777" w:rsidR="00332CA5" w:rsidRPr="00FA0D68" w:rsidRDefault="00332CA5">
            <w:pPr>
              <w:widowControl/>
              <w:jc w:val="center"/>
              <w:rPr>
                <w:rFonts w:ascii="Times New Roman" w:eastAsia="SimSun" w:hAnsi="Times New Roman" w:cs="Times New Roman"/>
                <w:kern w:val="0"/>
                <w:sz w:val="15"/>
                <w:szCs w:val="15"/>
              </w:rPr>
            </w:pPr>
            <w:r>
              <w:rPr>
                <w:rFonts w:ascii="Times New Roman" w:eastAsia="SimSun" w:hAnsi="Times New Roman" w:cs="Times New Roman" w:hint="eastAsia"/>
                <w:kern w:val="0"/>
                <w:sz w:val="15"/>
                <w:szCs w:val="15"/>
              </w:rPr>
              <w:t>简单算术平均</w:t>
            </w:r>
          </w:p>
        </w:tc>
        <w:tc>
          <w:tcPr>
            <w:tcW w:w="1250" w:type="pct"/>
            <w:tcMar>
              <w:top w:w="30" w:type="dxa"/>
              <w:left w:w="45" w:type="dxa"/>
              <w:bottom w:w="30" w:type="dxa"/>
              <w:right w:w="45" w:type="dxa"/>
            </w:tcMar>
            <w:vAlign w:val="center"/>
          </w:tcPr>
          <w:p w14:paraId="19F2415A" w14:textId="77777777" w:rsidR="00332CA5" w:rsidRPr="00FA0D68" w:rsidRDefault="00332CA5">
            <w:pPr>
              <w:widowControl/>
              <w:jc w:val="center"/>
              <w:rPr>
                <w:rFonts w:ascii="Times New Roman" w:eastAsia="SimSun" w:hAnsi="Times New Roman" w:cs="Times New Roman"/>
                <w:kern w:val="0"/>
                <w:sz w:val="15"/>
                <w:szCs w:val="15"/>
              </w:rPr>
            </w:pPr>
            <w:r>
              <w:rPr>
                <w:rFonts w:ascii="Times New Roman" w:eastAsia="SimSun" w:hAnsi="Times New Roman" w:cs="Times New Roman"/>
                <w:kern w:val="0"/>
                <w:sz w:val="15"/>
                <w:szCs w:val="15"/>
              </w:rPr>
              <w:t>0.181</w:t>
            </w:r>
          </w:p>
        </w:tc>
        <w:tc>
          <w:tcPr>
            <w:tcW w:w="1250" w:type="pct"/>
            <w:tcMar>
              <w:top w:w="30" w:type="dxa"/>
              <w:left w:w="45" w:type="dxa"/>
              <w:bottom w:w="30" w:type="dxa"/>
              <w:right w:w="45" w:type="dxa"/>
            </w:tcMar>
            <w:vAlign w:val="center"/>
          </w:tcPr>
          <w:p w14:paraId="7DC1E272" w14:textId="77777777" w:rsidR="00332CA5" w:rsidRPr="00FA0D68" w:rsidRDefault="00332CA5">
            <w:pPr>
              <w:widowControl/>
              <w:jc w:val="center"/>
              <w:rPr>
                <w:rFonts w:ascii="Times New Roman" w:eastAsia="SimSun" w:hAnsi="Times New Roman" w:cs="Times New Roman"/>
                <w:kern w:val="0"/>
                <w:sz w:val="15"/>
                <w:szCs w:val="15"/>
              </w:rPr>
            </w:pPr>
            <w:r>
              <w:rPr>
                <w:rFonts w:ascii="Times New Roman" w:eastAsia="SimSun" w:hAnsi="Times New Roman" w:cs="Times New Roman"/>
                <w:kern w:val="0"/>
                <w:sz w:val="15"/>
                <w:szCs w:val="15"/>
              </w:rPr>
              <w:t>20</w:t>
            </w:r>
          </w:p>
        </w:tc>
      </w:tr>
      <w:tr w:rsidR="00332CA5" w:rsidRPr="00332CA5" w14:paraId="07237FEE" w14:textId="77777777" w:rsidTr="00FA0D68">
        <w:trPr>
          <w:trHeight w:val="315"/>
        </w:trPr>
        <w:tc>
          <w:tcPr>
            <w:tcW w:w="1024" w:type="pct"/>
            <w:vMerge/>
            <w:tcMar>
              <w:top w:w="30" w:type="dxa"/>
              <w:left w:w="45" w:type="dxa"/>
              <w:bottom w:w="30" w:type="dxa"/>
              <w:right w:w="45" w:type="dxa"/>
            </w:tcMar>
            <w:vAlign w:val="center"/>
          </w:tcPr>
          <w:p w14:paraId="6D699984" w14:textId="77777777" w:rsidR="00332CA5" w:rsidRPr="00FA0D68" w:rsidRDefault="00332CA5">
            <w:pPr>
              <w:widowControl/>
              <w:jc w:val="center"/>
              <w:rPr>
                <w:rFonts w:ascii="Times New Roman" w:eastAsia="SimSun" w:hAnsi="Times New Roman" w:cs="Times New Roman"/>
                <w:kern w:val="0"/>
                <w:sz w:val="15"/>
                <w:szCs w:val="15"/>
              </w:rPr>
            </w:pPr>
          </w:p>
        </w:tc>
        <w:tc>
          <w:tcPr>
            <w:tcW w:w="1475" w:type="pct"/>
            <w:vAlign w:val="center"/>
          </w:tcPr>
          <w:p w14:paraId="073356CA" w14:textId="77777777" w:rsidR="00332CA5" w:rsidRPr="00FA0D68" w:rsidRDefault="00332CA5">
            <w:pPr>
              <w:widowControl/>
              <w:jc w:val="center"/>
              <w:rPr>
                <w:rFonts w:ascii="Times New Roman" w:eastAsia="SimSun" w:hAnsi="Times New Roman" w:cs="Times New Roman"/>
                <w:kern w:val="0"/>
                <w:sz w:val="15"/>
                <w:szCs w:val="15"/>
              </w:rPr>
            </w:pPr>
            <w:r>
              <w:rPr>
                <w:rFonts w:ascii="Times New Roman" w:eastAsia="SimSun" w:hAnsi="Times New Roman" w:cs="Times New Roman" w:hint="eastAsia"/>
                <w:kern w:val="0"/>
                <w:sz w:val="15"/>
                <w:szCs w:val="15"/>
              </w:rPr>
              <w:t>样本量加权</w:t>
            </w:r>
          </w:p>
        </w:tc>
        <w:tc>
          <w:tcPr>
            <w:tcW w:w="1250" w:type="pct"/>
            <w:tcMar>
              <w:top w:w="30" w:type="dxa"/>
              <w:left w:w="45" w:type="dxa"/>
              <w:bottom w:w="30" w:type="dxa"/>
              <w:right w:w="45" w:type="dxa"/>
            </w:tcMar>
            <w:vAlign w:val="center"/>
          </w:tcPr>
          <w:p w14:paraId="57954458" w14:textId="77777777" w:rsidR="00332CA5" w:rsidRPr="00FA0D68" w:rsidRDefault="00332CA5">
            <w:pPr>
              <w:widowControl/>
              <w:jc w:val="center"/>
              <w:rPr>
                <w:rFonts w:ascii="Times New Roman" w:eastAsia="SimSun" w:hAnsi="Times New Roman" w:cs="Times New Roman"/>
                <w:kern w:val="0"/>
                <w:sz w:val="15"/>
                <w:szCs w:val="15"/>
              </w:rPr>
            </w:pPr>
            <w:del w:id="1123" w:author="Revision" w:date="2026-07-08T00:00:00Z">
              <w:r>
                <w:rPr>
                  <w:rFonts w:ascii="Times New Roman" w:eastAsia="SimSun" w:hAnsi="Times New Roman" w:cs="Times New Roman"/>
                  <w:kern w:val="0"/>
                  <w:sz w:val="15"/>
                  <w:szCs w:val="15"/>
                </w:rPr>
                <w:delText xml:space="preserve">0.081</w:delText>
              </w:r>
            </w:del>
            <w:ins w:id="1124" w:author="Revision" w:date="2026-07-08T00:00:00Z">
              <w:r>
                <w:rPr>
                  <w:rFonts w:ascii="Times New Roman" w:eastAsia="SimSun" w:hAnsi="Times New Roman" w:cs="Times New Roman"/>
                  <w:kern w:val="0"/>
                  <w:sz w:val="15"/>
                  <w:szCs w:val="15"/>
                </w:rPr>
                <w:t xml:space="preserve">0.078</w:t>
              </w:r>
            </w:ins>
          </w:p>
        </w:tc>
        <w:tc>
          <w:tcPr>
            <w:tcW w:w="1250" w:type="pct"/>
            <w:tcMar>
              <w:top w:w="30" w:type="dxa"/>
              <w:left w:w="45" w:type="dxa"/>
              <w:bottom w:w="30" w:type="dxa"/>
              <w:right w:w="45" w:type="dxa"/>
            </w:tcMar>
            <w:vAlign w:val="center"/>
          </w:tcPr>
          <w:p w14:paraId="146BD051" w14:textId="77777777" w:rsidR="00332CA5" w:rsidRPr="00FA0D68" w:rsidRDefault="00332CA5">
            <w:pPr>
              <w:widowControl/>
              <w:jc w:val="center"/>
              <w:rPr>
                <w:rFonts w:ascii="Times New Roman" w:eastAsia="SimSun" w:hAnsi="Times New Roman" w:cs="Times New Roman"/>
                <w:kern w:val="0"/>
                <w:sz w:val="15"/>
                <w:szCs w:val="15"/>
              </w:rPr>
            </w:pPr>
            <w:r>
              <w:rPr>
                <w:rFonts w:ascii="Times New Roman" w:eastAsia="SimSun" w:hAnsi="Times New Roman" w:cs="Times New Roman"/>
                <w:kern w:val="0"/>
                <w:sz w:val="15"/>
                <w:szCs w:val="15"/>
              </w:rPr>
              <w:t>20</w:t>
            </w:r>
          </w:p>
        </w:tc>
      </w:tr>
    </w:tbl>
    <w:p w14:paraId="77EF9264" w14:textId="77777777" w:rsidR="00A0142D" w:rsidRPr="00FA0D68" w:rsidRDefault="000579DA">
      <w:pPr>
        <w:ind w:firstLineChars="200" w:firstLine="300"/>
        <w:rPr>
          <w:rFonts w:ascii="Times New Roman" w:eastAsia="SimSun" w:hAnsi="Times New Roman" w:cs="Times New Roman"/>
          <w:sz w:val="15"/>
        </w:rPr>
      </w:pPr>
      <w:r>
        <w:rPr>
          <w:rFonts w:ascii="Times New Roman" w:eastAsia="SimSun" w:hAnsi="Times New Roman" w:cs="Times New Roman" w:hint="eastAsia"/>
          <w:sz w:val="15"/>
        </w:rPr>
        <w:t>注：</w:t>
      </w:r>
      <w:r>
        <w:rPr>
          <w:rFonts w:ascii="Times New Roman" w:eastAsia="SimSun" w:hAnsi="Times New Roman" w:cs="Times New Roman"/>
          <w:sz w:val="15"/>
        </w:rPr>
        <w:t>IQR</w:t>
      </w:r>
      <w:r>
        <w:rPr>
          <w:rFonts w:ascii="Times New Roman" w:eastAsia="SimSun" w:hAnsi="Times New Roman" w:cs="Times New Roman" w:hint="eastAsia"/>
          <w:sz w:val="15"/>
        </w:rPr>
        <w:t>提纯基于</w:t>
      </w:r>
      <w:proofErr w:type="gramStart"/>
      <w:r>
        <w:rPr>
          <w:rFonts w:ascii="Times New Roman" w:eastAsia="SimSun" w:hAnsi="Times New Roman" w:cs="Times New Roman" w:hint="eastAsia"/>
          <w:sz w:val="15"/>
        </w:rPr>
        <w:t>四分位距法则</w:t>
      </w:r>
      <w:proofErr w:type="gramEnd"/>
      <w:r>
        <w:rPr>
          <w:rFonts w:ascii="Times New Roman" w:eastAsia="SimSun" w:hAnsi="Times New Roman" w:cs="Times New Roman" w:hint="eastAsia"/>
          <w:sz w:val="15"/>
        </w:rPr>
        <w:t>（</w:t>
      </w:r>
      <m:oMath>
        <m:r>
          <w:rPr>
            <w:rFonts w:ascii="Cambria Math" w:eastAsia="SimSun" w:hAnsi="Cambria Math" w:cs="Times New Roman"/>
            <w:sz w:val="15"/>
          </w:rPr>
          <m:t>Q1-1.5×IQR,  Q3+1.5×IQR</m:t>
        </m:r>
      </m:oMath>
      <w:r>
        <w:rPr>
          <w:rFonts w:ascii="Times New Roman" w:eastAsia="SimSun" w:hAnsi="Times New Roman" w:cs="Times New Roman" w:hint="eastAsia"/>
          <w:sz w:val="15"/>
        </w:rPr>
        <w:t>）剔除极端值。样本量加权以原始文献的样本量</w:t>
      </w:r>
      <m:oMath>
        <m:r>
          <w:rPr>
            <w:rFonts w:ascii="Cambria Math" w:eastAsia="SimSun" w:hAnsi="Cambria Math" w:cs="Times New Roman"/>
            <w:sz w:val="15"/>
          </w:rPr>
          <m:t>N</m:t>
        </m:r>
      </m:oMath>
      <w:r>
        <w:rPr>
          <w:rFonts w:ascii="Times New Roman" w:eastAsia="SimSun" w:hAnsi="Times New Roman" w:cs="Times New Roman" w:hint="eastAsia"/>
          <w:sz w:val="15"/>
        </w:rPr>
        <w:t>为权重。</w:t>
      </w:r>
    </w:p>
    <w:p w14:paraId="3CD00ABA" w14:textId="77777777" w:rsidR="00A0142D" w:rsidRPr="00A96E18" w:rsidRDefault="000745F1">
      <w:pPr>
        <w:jc w:val="center"/>
        <w:outlineLvl w:val="0"/>
        <w:rPr>
          <w:rFonts w:ascii="SimHei" w:eastAsia="SimHei" w:hAnsi="SimHei"/>
          <w:sz w:val="32"/>
          <w:szCs w:val="32"/>
        </w:rPr>
      </w:pPr>
      <w:r>
        <w:rPr>
          <w:rFonts w:ascii="SimHei" w:eastAsia="SimHei" w:hAnsi="SimHei" w:hint="eastAsia"/>
          <w:sz w:val="32"/>
          <w:szCs w:val="32"/>
        </w:rPr>
        <w:t>五、“十五五”时期农业机械化发展的政策潜力模拟</w:t>
      </w:r>
    </w:p>
    <w:p w14:paraId="143859EA" w14:textId="77777777" w:rsidR="00A0142D" w:rsidRPr="00A96E18" w:rsidRDefault="000579DA" w:rsidP="003B2A1F">
      <w:pPr>
        <w:ind w:firstLineChars="200" w:firstLine="440"/>
        <w:outlineLvl w:val="1"/>
        <w:rPr>
          <w:rFonts w:ascii="SimHei" w:eastAsia="SimHei" w:hAnsi="SimHei" w:cs="Times New Roman"/>
          <w:bCs/>
        </w:rPr>
      </w:pPr>
      <w:r>
        <w:rPr>
          <w:rFonts w:ascii="SimHei" w:eastAsia="SimHei" w:hAnsi="SimHei" w:cs="Times New Roman" w:hint="eastAsia"/>
          <w:bCs/>
        </w:rPr>
        <w:t>（一）参数映射与情景设定</w:t>
      </w:r>
    </w:p>
    <w:p w14:paraId="50DE1F67" w14:textId="77777777" w:rsidR="00165D0E" w:rsidRDefault="000579DA">
      <w:pPr>
        <w:ind w:firstLineChars="200" w:firstLine="440"/>
        <w:rPr>
          <w:rFonts w:ascii="Times New Roman" w:eastAsia="SimSun" w:hAnsi="Times New Roman" w:cs="Times New Roman"/>
        </w:rPr>
      </w:pPr>
      <w:r>
        <w:rPr>
          <w:rFonts w:ascii="Times New Roman" w:eastAsia="SimSun" w:hAnsi="Times New Roman" w:cs="Times New Roman" w:hint="eastAsia"/>
        </w:rPr>
        <w:lastRenderedPageBreak/>
        <w:t>根据</w:t>
      </w:r>
      <w:r>
        <w:rPr>
          <w:rFonts w:ascii="Times New Roman" w:eastAsia="SimSun" w:hAnsi="Times New Roman" w:cs="Times New Roman" w:hint="eastAsia"/>
        </w:rPr>
        <w:t>Meta</w:t>
      </w:r>
      <w:r>
        <w:rPr>
          <w:rFonts w:ascii="Times New Roman" w:eastAsia="SimSun" w:hAnsi="Times New Roman" w:cs="Times New Roman" w:hint="eastAsia"/>
        </w:rPr>
        <w:t>分析和弹性</w:t>
      </w:r>
      <w:proofErr w:type="gramStart"/>
      <w:r>
        <w:rPr>
          <w:rFonts w:ascii="Times New Roman" w:eastAsia="SimSun" w:hAnsi="Times New Roman" w:cs="Times New Roman" w:hint="eastAsia"/>
        </w:rPr>
        <w:t>轨</w:t>
      </w:r>
      <w:proofErr w:type="gramEnd"/>
      <w:r>
        <w:rPr>
          <w:rFonts w:ascii="Times New Roman" w:eastAsia="SimSun" w:hAnsi="Times New Roman" w:cs="Times New Roman" w:hint="eastAsia"/>
        </w:rPr>
        <w:t>结果，构建</w:t>
      </w:r>
      <w:r>
        <w:rPr>
          <w:rFonts w:ascii="Times New Roman" w:eastAsia="SimSun" w:hAnsi="Times New Roman" w:cs="Times New Roman" w:hint="eastAsia"/>
        </w:rPr>
        <w:t>CASM</w:t>
      </w:r>
      <w:r>
        <w:rPr>
          <w:rFonts w:ascii="Times New Roman" w:eastAsia="SimSun" w:hAnsi="Times New Roman" w:cs="Times New Roman" w:hint="eastAsia"/>
        </w:rPr>
        <w:t>参数映射矩阵。弹性</w:t>
      </w:r>
      <w:proofErr w:type="gramStart"/>
      <w:r>
        <w:rPr>
          <w:rFonts w:ascii="Times New Roman" w:eastAsia="SimSun" w:hAnsi="Times New Roman" w:cs="Times New Roman" w:hint="eastAsia"/>
        </w:rPr>
        <w:t>轨</w:t>
      </w:r>
      <w:proofErr w:type="gramEnd"/>
      <w:r>
        <w:rPr>
          <w:rFonts w:ascii="Times New Roman" w:eastAsia="SimSun" w:hAnsi="Times New Roman" w:cs="Times New Roman" w:hint="eastAsia"/>
        </w:rPr>
        <w:t>结果显示，各路径弹性中位数整体处于合理区间（介于</w:t>
      </w:r>
      <w:r>
        <w:rPr>
          <w:rFonts w:ascii="Times New Roman" w:eastAsia="SimSun" w:hAnsi="Times New Roman" w:cs="Times New Roman" w:hint="eastAsia"/>
        </w:rPr>
        <w:t>0.015</w:t>
      </w:r>
      <w:r>
        <w:rPr>
          <w:rFonts w:ascii="Times New Roman" w:eastAsia="SimSun" w:hAnsi="Times New Roman" w:cs="Times New Roman" w:hint="eastAsia"/>
        </w:rPr>
        <w:t>至</w:t>
      </w:r>
      <w:r>
        <w:rPr>
          <w:rFonts w:ascii="Times New Roman" w:eastAsia="SimSun" w:hAnsi="Times New Roman" w:cs="Times New Roman" w:hint="eastAsia"/>
        </w:rPr>
        <w:t>0.185</w:t>
      </w:r>
      <w:r>
        <w:rPr>
          <w:rFonts w:ascii="Times New Roman" w:eastAsia="SimSun" w:hAnsi="Times New Roman" w:cs="Times New Roman" w:hint="eastAsia"/>
        </w:rPr>
        <w:t>之间），可作为</w:t>
      </w:r>
      <w:r>
        <w:rPr>
          <w:rFonts w:ascii="Times New Roman" w:eastAsia="SimSun" w:hAnsi="Times New Roman" w:cs="Times New Roman" w:hint="eastAsia"/>
        </w:rPr>
        <w:t>CASM</w:t>
      </w:r>
      <w:r>
        <w:rPr>
          <w:rFonts w:ascii="Times New Roman" w:eastAsia="SimSun" w:hAnsi="Times New Roman" w:cs="Times New Roman" w:hint="eastAsia"/>
        </w:rPr>
        <w:t>参数校准的基础。</w:t>
      </w:r>
      <w:r>
        <w:rPr>
          <w:rFonts w:ascii="Times New Roman" w:eastAsia="SimSun" w:hAnsi="Times New Roman" w:cs="Times New Roman"/>
        </w:rPr>
        <w:t>单产维度中，三条路径的合并</w:t>
      </w:r>
      <w:r>
        <w:rPr>
          <w:rFonts w:ascii="Times New Roman" w:eastAsia="SimSun" w:hAnsi="Times New Roman" w:cs="Times New Roman"/>
        </w:rPr>
        <w:t>PCC</w:t>
      </w:r>
      <w:r>
        <w:rPr>
          <w:rFonts w:ascii="Times New Roman" w:eastAsia="SimSun" w:hAnsi="Times New Roman" w:cs="Times New Roman"/>
        </w:rPr>
        <w:t>均至少在</w:t>
      </w:r>
      <w:r>
        <w:rPr>
          <w:rFonts w:ascii="Times New Roman" w:eastAsia="SimSun" w:hAnsi="Times New Roman" w:cs="Times New Roman"/>
        </w:rPr>
        <w:t>5%</w:t>
      </w:r>
      <w:r>
        <w:rPr>
          <w:rFonts w:ascii="Times New Roman" w:eastAsia="SimSun" w:hAnsi="Times New Roman" w:cs="Times New Roman"/>
        </w:rPr>
        <w:t>的统计水平上显著，</w:t>
      </w:r>
      <w:r>
        <w:rPr>
          <w:rFonts w:ascii="Times New Roman" w:eastAsia="SimSun" w:hAnsi="Times New Roman" w:cs="Times New Roman" w:hint="eastAsia"/>
        </w:rPr>
        <w:t>因此均</w:t>
      </w:r>
      <w:r>
        <w:rPr>
          <w:rFonts w:ascii="Times New Roman" w:eastAsia="SimSun" w:hAnsi="Times New Roman" w:cs="Times New Roman"/>
        </w:rPr>
        <w:t>纳入单产冲击。播种面积维度</w:t>
      </w:r>
      <w:r>
        <w:rPr>
          <w:rFonts w:ascii="Times New Roman" w:eastAsia="SimSun" w:hAnsi="Times New Roman" w:cs="Times New Roman" w:hint="eastAsia"/>
        </w:rPr>
        <w:t>中</w:t>
      </w:r>
      <w:r>
        <w:rPr>
          <w:rFonts w:ascii="Times New Roman" w:eastAsia="SimSun" w:hAnsi="Times New Roman" w:cs="Times New Roman"/>
        </w:rPr>
        <w:t>，</w:t>
      </w:r>
      <w:r>
        <w:rPr>
          <w:rFonts w:ascii="Times New Roman" w:eastAsia="SimSun" w:hAnsi="Times New Roman" w:cs="Times New Roman" w:hint="eastAsia"/>
        </w:rPr>
        <w:t>农机资本投入路径</w:t>
      </w:r>
      <w:r>
        <w:rPr>
          <w:rFonts w:ascii="Times New Roman" w:eastAsia="SimSun" w:hAnsi="Times New Roman" w:cs="Times New Roman"/>
        </w:rPr>
        <w:t>的合并</w:t>
      </w:r>
      <w:r>
        <w:rPr>
          <w:rFonts w:ascii="Times New Roman" w:eastAsia="SimSun" w:hAnsi="Times New Roman" w:cs="Times New Roman"/>
        </w:rPr>
        <w:t>PCC</w:t>
      </w:r>
      <w:r>
        <w:rPr>
          <w:rFonts w:ascii="Times New Roman" w:eastAsia="SimSun" w:hAnsi="Times New Roman" w:cs="Times New Roman"/>
        </w:rPr>
        <w:t>为</w:t>
      </w:r>
      <w:r>
        <w:rPr>
          <w:rFonts w:ascii="Times New Roman" w:eastAsia="SimSun" w:hAnsi="Times New Roman" w:cs="Times New Roman" w:hint="eastAsia"/>
        </w:rPr>
        <w:t>负</w:t>
      </w:r>
      <w:r>
        <w:rPr>
          <w:rFonts w:ascii="Times New Roman" w:eastAsia="SimSun" w:hAnsi="Times New Roman" w:cs="Times New Roman"/>
        </w:rPr>
        <w:t>且不显著，</w:t>
      </w:r>
      <w:r>
        <w:rPr>
          <w:rFonts w:ascii="Times New Roman" w:eastAsia="SimSun" w:hAnsi="Times New Roman" w:cs="Times New Roman" w:hint="eastAsia"/>
        </w:rPr>
        <w:t>因此其</w:t>
      </w:r>
      <w:r>
        <w:rPr>
          <w:rFonts w:ascii="Times New Roman" w:eastAsia="SimSun" w:hAnsi="Times New Roman" w:cs="Times New Roman"/>
        </w:rPr>
        <w:t>面积冲击设为</w:t>
      </w:r>
      <w:r>
        <w:rPr>
          <w:rFonts w:ascii="Times New Roman" w:eastAsia="SimSun" w:hAnsi="Times New Roman" w:cs="Times New Roman" w:hint="eastAsia"/>
        </w:rPr>
        <w:t>0</w:t>
      </w:r>
      <w:r>
        <w:rPr>
          <w:rFonts w:ascii="Times New Roman" w:eastAsia="SimSun" w:hAnsi="Times New Roman" w:cs="Times New Roman" w:hint="eastAsia"/>
        </w:rPr>
        <w:t>，而农机社会化服务</w:t>
      </w:r>
      <w:r>
        <w:rPr>
          <w:rFonts w:ascii="Times New Roman" w:eastAsia="SimSun" w:hAnsi="Times New Roman" w:cs="Times New Roman"/>
        </w:rPr>
        <w:t>和</w:t>
      </w:r>
      <w:r>
        <w:rPr>
          <w:rFonts w:ascii="Times New Roman" w:eastAsia="SimSun" w:hAnsi="Times New Roman" w:cs="Times New Roman" w:hint="eastAsia"/>
        </w:rPr>
        <w:t>综合机械化水平路径因</w:t>
      </w:r>
      <w:r>
        <w:rPr>
          <w:rFonts w:ascii="Times New Roman" w:eastAsia="SimSun" w:hAnsi="Times New Roman" w:cs="Times New Roman"/>
        </w:rPr>
        <w:t>合并</w:t>
      </w:r>
      <w:r>
        <w:rPr>
          <w:rFonts w:ascii="Times New Roman" w:eastAsia="SimSun" w:hAnsi="Times New Roman" w:cs="Times New Roman"/>
        </w:rPr>
        <w:t>PCC</w:t>
      </w:r>
      <w:r>
        <w:rPr>
          <w:rFonts w:ascii="Times New Roman" w:eastAsia="SimSun" w:hAnsi="Times New Roman" w:cs="Times New Roman"/>
        </w:rPr>
        <w:t>显著为正，</w:t>
      </w:r>
      <w:r>
        <w:rPr>
          <w:rFonts w:ascii="Times New Roman" w:eastAsia="SimSun" w:hAnsi="Times New Roman" w:cs="Times New Roman" w:hint="eastAsia"/>
        </w:rPr>
        <w:t>则设置较小的正向面积冲击</w:t>
      </w:r>
      <w:r>
        <w:rPr>
          <w:rFonts w:ascii="Times New Roman" w:eastAsia="SimSun" w:hAnsi="Times New Roman" w:cs="Times New Roman"/>
        </w:rPr>
        <w:t>。</w:t>
      </w:r>
      <w:r>
        <w:rPr>
          <w:rFonts w:ascii="Times New Roman" w:eastAsia="SimSun" w:hAnsi="Times New Roman" w:cs="Times New Roman" w:hint="eastAsia"/>
        </w:rPr>
        <w:t>需要强调的是，农机社会化服务</w:t>
      </w:r>
      <w:r>
        <w:rPr>
          <w:rFonts w:ascii="Times New Roman" w:eastAsia="SimSun" w:hAnsi="Times New Roman" w:cs="Times New Roman"/>
        </w:rPr>
        <w:t>和</w:t>
      </w:r>
      <w:r>
        <w:rPr>
          <w:rFonts w:ascii="Times New Roman" w:eastAsia="SimSun" w:hAnsi="Times New Roman" w:cs="Times New Roman" w:hint="eastAsia"/>
        </w:rPr>
        <w:t>综合机械化水平</w:t>
      </w:r>
      <w:r>
        <w:rPr>
          <w:rFonts w:ascii="Times New Roman" w:eastAsia="SimSun" w:hAnsi="Times New Roman" w:cs="Times New Roman"/>
        </w:rPr>
        <w:t>在面积维度的弹性样本较少，因此模拟结果主要用于评估政策潜力，而非精确预测。</w:t>
      </w:r>
    </w:p>
    <w:p w14:paraId="74679180" w14:textId="77777777" w:rsidR="00A0142D" w:rsidRPr="00F41903" w:rsidRDefault="000579DA">
      <w:pPr>
        <w:ind w:firstLineChars="200" w:firstLine="360"/>
        <w:jc w:val="center"/>
        <w:rPr>
          <w:rFonts w:ascii="Times New Roman" w:eastAsia="SimHei" w:hAnsi="Times New Roman" w:cs="Times New Roman"/>
          <w:sz w:val="18"/>
          <w:szCs w:val="18"/>
        </w:rPr>
      </w:pPr>
      <w:r>
        <w:rPr>
          <w:rFonts w:ascii="Times New Roman" w:eastAsia="SimHei" w:hAnsi="Times New Roman" w:cs="Times New Roman" w:hint="eastAsia"/>
          <w:sz w:val="18"/>
          <w:szCs w:val="18"/>
        </w:rPr>
        <w:t>表</w:t>
      </w:r>
      <w:r>
        <w:rPr>
          <w:rFonts w:ascii="Times New Roman" w:eastAsia="SimHei" w:hAnsi="Times New Roman" w:cs="Times New Roman"/>
          <w:sz w:val="18"/>
          <w:szCs w:val="18"/>
        </w:rPr>
        <w:t>6  CASM</w:t>
      </w:r>
      <w:r>
        <w:rPr>
          <w:rFonts w:ascii="Times New Roman" w:eastAsia="SimHei" w:hAnsi="Times New Roman" w:cs="Times New Roman" w:hint="eastAsia"/>
          <w:sz w:val="18"/>
          <w:szCs w:val="18"/>
        </w:rPr>
        <w:t>参数映射矩阵</w:t>
      </w:r>
    </w:p>
    <w:tbl>
      <w:tblPr>
        <w:tblW w:w="5000" w:type="pct"/>
        <w:tblBorders>
          <w:top w:val="single" w:sz="4" w:space="0" w:color="auto"/>
          <w:bottom w:val="single" w:sz="4" w:space="0" w:color="auto"/>
        </w:tblBorders>
        <w:tblCellMar>
          <w:left w:w="0" w:type="dxa"/>
          <w:right w:w="0" w:type="dxa"/>
        </w:tblCellMar>
        <w:tblLook w:val="04A0" w:firstRow="1" w:lastRow="0" w:firstColumn="1" w:lastColumn="0" w:noHBand="0" w:noVBand="1"/>
      </w:tblPr>
      <w:tblGrid>
        <w:gridCol w:w="1916"/>
        <w:gridCol w:w="1602"/>
        <w:gridCol w:w="1596"/>
        <w:gridCol w:w="1596"/>
        <w:gridCol w:w="1596"/>
      </w:tblGrid>
      <w:tr w:rsidR="00A60624" w:rsidRPr="006009A5" w14:paraId="49DBE581" w14:textId="77777777" w:rsidTr="00A96E18">
        <w:trPr>
          <w:trHeight w:val="315"/>
        </w:trPr>
        <w:tc>
          <w:tcPr>
            <w:tcW w:w="1153" w:type="pct"/>
            <w:tcBorders>
              <w:bottom w:val="single" w:sz="4" w:space="0" w:color="auto"/>
            </w:tcBorders>
            <w:tcMar>
              <w:top w:w="30" w:type="dxa"/>
              <w:left w:w="45" w:type="dxa"/>
              <w:bottom w:w="30" w:type="dxa"/>
              <w:right w:w="45" w:type="dxa"/>
            </w:tcMar>
            <w:vAlign w:val="center"/>
          </w:tcPr>
          <w:p w14:paraId="4445C898" w14:textId="77777777" w:rsidR="00A60624" w:rsidRPr="00FA0D68" w:rsidRDefault="00A60624">
            <w:pPr>
              <w:widowControl/>
              <w:jc w:val="center"/>
              <w:rPr>
                <w:rFonts w:ascii="Times New Roman" w:eastAsia="SimSun" w:hAnsi="Times New Roman" w:cs="Times New Roman"/>
                <w:b/>
                <w:bCs/>
                <w:kern w:val="0"/>
                <w:sz w:val="15"/>
                <w:szCs w:val="20"/>
              </w:rPr>
            </w:pPr>
            <w:r>
              <w:rPr>
                <w:rFonts w:ascii="Times New Roman" w:eastAsia="SimSun" w:hAnsi="Times New Roman" w:cs="Times New Roman" w:hint="eastAsia"/>
                <w:b/>
                <w:bCs/>
                <w:kern w:val="0"/>
                <w:sz w:val="15"/>
                <w:szCs w:val="20"/>
              </w:rPr>
              <w:t>粮食</w:t>
            </w:r>
            <w:r>
              <w:rPr>
                <w:rFonts w:ascii="Times New Roman" w:eastAsia="SimSun" w:hAnsi="Times New Roman" w:cs="Times New Roman"/>
                <w:b/>
                <w:bCs/>
                <w:kern w:val="0"/>
                <w:sz w:val="15"/>
                <w:szCs w:val="20"/>
              </w:rPr>
              <w:t>综合生产能力</w:t>
            </w:r>
            <w:r>
              <w:rPr>
                <w:rFonts w:ascii="Times New Roman" w:eastAsia="SimSun" w:hAnsi="Times New Roman" w:cs="Times New Roman" w:hint="eastAsia"/>
                <w:b/>
                <w:bCs/>
                <w:kern w:val="0"/>
                <w:sz w:val="15"/>
                <w:szCs w:val="20"/>
              </w:rPr>
              <w:t>维度</w:t>
            </w:r>
          </w:p>
        </w:tc>
        <w:tc>
          <w:tcPr>
            <w:tcW w:w="964" w:type="pct"/>
            <w:tcBorders>
              <w:bottom w:val="single" w:sz="4" w:space="0" w:color="auto"/>
            </w:tcBorders>
            <w:vAlign w:val="center"/>
          </w:tcPr>
          <w:p w14:paraId="442D5B0A" w14:textId="77777777" w:rsidR="00A60624" w:rsidRPr="00FA0D68" w:rsidRDefault="00A60624">
            <w:pPr>
              <w:widowControl/>
              <w:jc w:val="center"/>
              <w:rPr>
                <w:rFonts w:ascii="Times New Roman" w:eastAsia="SimSun" w:hAnsi="Times New Roman" w:cs="Times New Roman"/>
                <w:b/>
                <w:bCs/>
                <w:kern w:val="0"/>
                <w:sz w:val="15"/>
                <w:szCs w:val="20"/>
              </w:rPr>
            </w:pPr>
            <w:r>
              <w:rPr>
                <w:rFonts w:ascii="Times New Roman" w:eastAsia="SimSun" w:hAnsi="Times New Roman" w:cs="Times New Roman" w:hint="eastAsia"/>
                <w:b/>
                <w:bCs/>
                <w:kern w:val="0"/>
                <w:sz w:val="15"/>
                <w:szCs w:val="20"/>
              </w:rPr>
              <w:t>机械化路径</w:t>
            </w:r>
          </w:p>
        </w:tc>
        <w:tc>
          <w:tcPr>
            <w:tcW w:w="961" w:type="pct"/>
            <w:tcBorders>
              <w:bottom w:val="single" w:sz="4" w:space="0" w:color="auto"/>
            </w:tcBorders>
            <w:tcMar>
              <w:top w:w="30" w:type="dxa"/>
              <w:left w:w="45" w:type="dxa"/>
              <w:bottom w:w="30" w:type="dxa"/>
              <w:right w:w="45" w:type="dxa"/>
            </w:tcMar>
            <w:vAlign w:val="center"/>
          </w:tcPr>
          <w:p w14:paraId="1B0A7716" w14:textId="77777777" w:rsidR="00A60624" w:rsidRPr="00FA0D68" w:rsidRDefault="00A60624">
            <w:pPr>
              <w:widowControl/>
              <w:jc w:val="center"/>
              <w:rPr>
                <w:rFonts w:ascii="Times New Roman" w:eastAsia="SimSun" w:hAnsi="Times New Roman" w:cs="Times New Roman"/>
                <w:b/>
                <w:bCs/>
                <w:kern w:val="0"/>
                <w:sz w:val="15"/>
                <w:szCs w:val="20"/>
              </w:rPr>
            </w:pPr>
            <w:r>
              <w:rPr>
                <w:rFonts w:ascii="Times New Roman" w:eastAsia="SimSun" w:hAnsi="Times New Roman" w:cs="Times New Roman" w:hint="eastAsia"/>
                <w:b/>
                <w:bCs/>
                <w:kern w:val="0"/>
                <w:sz w:val="15"/>
                <w:szCs w:val="20"/>
              </w:rPr>
              <w:t>合并</w:t>
            </w:r>
            <w:r>
              <w:rPr>
                <w:rFonts w:ascii="Times New Roman" w:eastAsia="SimSun" w:hAnsi="Times New Roman" w:cs="Times New Roman"/>
                <w:b/>
                <w:bCs/>
                <w:kern w:val="0"/>
                <w:sz w:val="15"/>
                <w:szCs w:val="20"/>
              </w:rPr>
              <w:t>PCC</w:t>
            </w:r>
          </w:p>
        </w:tc>
        <w:tc>
          <w:tcPr>
            <w:tcW w:w="961" w:type="pct"/>
            <w:tcBorders>
              <w:bottom w:val="single" w:sz="4" w:space="0" w:color="auto"/>
            </w:tcBorders>
            <w:tcMar>
              <w:top w:w="30" w:type="dxa"/>
              <w:left w:w="45" w:type="dxa"/>
              <w:bottom w:w="30" w:type="dxa"/>
              <w:right w:w="45" w:type="dxa"/>
            </w:tcMar>
            <w:vAlign w:val="center"/>
          </w:tcPr>
          <w:p w14:paraId="7B874268" w14:textId="77777777" w:rsidR="00A60624" w:rsidRPr="00074F54" w:rsidRDefault="00A60624">
            <w:pPr>
              <w:widowControl/>
              <w:jc w:val="center"/>
              <w:rPr>
                <w:rFonts w:ascii="Times New Roman" w:eastAsia="SimSun" w:hAnsi="Times New Roman" w:cs="Times New Roman"/>
                <w:b/>
                <w:bCs/>
                <w:iCs/>
                <w:kern w:val="0"/>
                <w:sz w:val="15"/>
                <w:szCs w:val="20"/>
              </w:rPr>
            </w:pPr>
            <w:r>
              <w:rPr>
                <w:rFonts w:ascii="Times New Roman" w:eastAsia="SimSun" w:hAnsi="Times New Roman" w:cs="Times New Roman" w:hint="eastAsia"/>
                <w:b/>
                <w:bCs/>
                <w:iCs/>
                <w:kern w:val="0"/>
                <w:sz w:val="15"/>
                <w:szCs w:val="20"/>
              </w:rPr>
              <w:t>弹性中位数（样本量）</w:t>
            </w:r>
          </w:p>
        </w:tc>
        <w:tc>
          <w:tcPr>
            <w:tcW w:w="961" w:type="pct"/>
            <w:tcBorders>
              <w:bottom w:val="single" w:sz="4" w:space="0" w:color="auto"/>
            </w:tcBorders>
          </w:tcPr>
          <w:p w14:paraId="0F0B918F" w14:textId="77777777" w:rsidR="00A60624" w:rsidRPr="00074F54" w:rsidRDefault="00A60624">
            <w:pPr>
              <w:widowControl/>
              <w:jc w:val="center"/>
              <w:rPr>
                <w:rFonts w:ascii="Times New Roman" w:eastAsia="SimSun" w:hAnsi="Times New Roman" w:cs="Times New Roman"/>
                <w:b/>
                <w:bCs/>
                <w:iCs/>
                <w:kern w:val="0"/>
                <w:sz w:val="15"/>
                <w:szCs w:val="20"/>
              </w:rPr>
            </w:pPr>
            <w:r>
              <w:rPr>
                <w:rFonts w:ascii="Times New Roman" w:eastAsia="SimSun" w:hAnsi="Times New Roman" w:cs="Times New Roman" w:hint="eastAsia"/>
                <w:b/>
                <w:bCs/>
                <w:iCs/>
                <w:kern w:val="0"/>
                <w:sz w:val="15"/>
                <w:szCs w:val="20"/>
              </w:rPr>
              <w:t>基准处理方式</w:t>
            </w:r>
          </w:p>
        </w:tc>
      </w:tr>
      <w:tr w:rsidR="00A60624" w:rsidRPr="006009A5" w14:paraId="299AF077" w14:textId="77777777" w:rsidTr="00A96E18">
        <w:trPr>
          <w:trHeight w:val="315"/>
        </w:trPr>
        <w:tc>
          <w:tcPr>
            <w:tcW w:w="1153" w:type="pct"/>
            <w:vMerge w:val="restart"/>
            <w:tcBorders>
              <w:top w:val="single" w:sz="4" w:space="0" w:color="auto"/>
            </w:tcBorders>
            <w:tcMar>
              <w:top w:w="30" w:type="dxa"/>
              <w:left w:w="45" w:type="dxa"/>
              <w:bottom w:w="30" w:type="dxa"/>
              <w:right w:w="45" w:type="dxa"/>
            </w:tcMar>
            <w:vAlign w:val="center"/>
          </w:tcPr>
          <w:p w14:paraId="14005571" w14:textId="77777777" w:rsidR="00A60624" w:rsidRPr="00FA0D68" w:rsidRDefault="00A60624">
            <w:pPr>
              <w:widowControl/>
              <w:jc w:val="center"/>
              <w:rPr>
                <w:rFonts w:ascii="Times New Roman" w:eastAsia="SimSun" w:hAnsi="Times New Roman" w:cs="Times New Roman"/>
                <w:kern w:val="0"/>
                <w:sz w:val="15"/>
                <w:szCs w:val="20"/>
              </w:rPr>
            </w:pPr>
            <w:r>
              <w:rPr>
                <w:rFonts w:ascii="Times New Roman" w:eastAsia="SimSun" w:hAnsi="Times New Roman" w:cs="Times New Roman" w:hint="eastAsia"/>
                <w:kern w:val="0"/>
                <w:sz w:val="15"/>
                <w:szCs w:val="20"/>
              </w:rPr>
              <w:t>粮食单产</w:t>
            </w:r>
          </w:p>
        </w:tc>
        <w:tc>
          <w:tcPr>
            <w:tcW w:w="964" w:type="pct"/>
            <w:tcBorders>
              <w:top w:val="single" w:sz="4" w:space="0" w:color="auto"/>
              <w:bottom w:val="nil"/>
            </w:tcBorders>
            <w:vAlign w:val="center"/>
          </w:tcPr>
          <w:p w14:paraId="6BDA7FC7" w14:textId="77777777" w:rsidR="00A60624" w:rsidRPr="00FA0D68" w:rsidRDefault="00A60624">
            <w:pPr>
              <w:widowControl/>
              <w:jc w:val="center"/>
              <w:rPr>
                <w:rFonts w:ascii="Times New Roman" w:eastAsia="SimSun" w:hAnsi="Times New Roman" w:cs="Times New Roman"/>
                <w:kern w:val="0"/>
                <w:sz w:val="15"/>
                <w:szCs w:val="20"/>
              </w:rPr>
            </w:pPr>
            <w:r>
              <w:rPr>
                <w:rFonts w:ascii="Times New Roman" w:eastAsia="SimSun" w:hAnsi="Times New Roman" w:cs="Times New Roman" w:hint="eastAsia"/>
                <w:kern w:val="0"/>
                <w:sz w:val="15"/>
                <w:szCs w:val="20"/>
              </w:rPr>
              <w:t>农机资本投入</w:t>
            </w:r>
            <w:r>
              <w:rPr>
                <w:rFonts w:ascii="Times New Roman" w:eastAsia="SimSun" w:hAnsi="Times New Roman" w:cs="Times New Roman"/>
                <w:kern w:val="0"/>
                <w:sz w:val="15"/>
                <w:szCs w:val="20"/>
              </w:rPr>
              <w:t>(MCI)</w:t>
            </w:r>
          </w:p>
        </w:tc>
        <w:tc>
          <w:tcPr>
            <w:tcW w:w="961" w:type="pct"/>
            <w:tcBorders>
              <w:top w:val="single" w:sz="4" w:space="0" w:color="auto"/>
              <w:bottom w:val="nil"/>
            </w:tcBorders>
            <w:tcMar>
              <w:top w:w="30" w:type="dxa"/>
              <w:left w:w="45" w:type="dxa"/>
              <w:bottom w:w="30" w:type="dxa"/>
              <w:right w:w="45" w:type="dxa"/>
            </w:tcMar>
            <w:vAlign w:val="center"/>
          </w:tcPr>
          <w:p w14:paraId="3864EA2F" w14:textId="77777777" w:rsidR="00A60624" w:rsidRPr="00FA0D68" w:rsidRDefault="00A60624">
            <w:pPr>
              <w:widowControl/>
              <w:jc w:val="center"/>
              <w:rPr>
                <w:rFonts w:ascii="Times New Roman" w:eastAsia="SimSun" w:hAnsi="Times New Roman" w:cs="Times New Roman"/>
                <w:kern w:val="0"/>
                <w:sz w:val="15"/>
                <w:szCs w:val="20"/>
              </w:rPr>
            </w:pPr>
            <w:del w:id="1125" w:author="Revision" w:date="2026-07-08T00:00:00Z">
              <w:r>
                <w:rPr>
                  <w:rFonts w:ascii="Times New Roman" w:eastAsia="SimSun" w:hAnsi="Times New Roman" w:cs="Times New Roman"/>
                  <w:kern w:val="0"/>
                  <w:sz w:val="15"/>
                  <w:szCs w:val="20"/>
                </w:rPr>
                <w:delText xml:space="preserve">0.082***</w:delText>
              </w:r>
            </w:del>
            <w:ins w:id="1126" w:author="Revision" w:date="2026-07-08T00:00:00Z">
              <w:r>
                <w:rPr>
                  <w:rFonts w:ascii="Times New Roman" w:eastAsia="SimSun" w:hAnsi="Times New Roman" w:cs="Times New Roman"/>
                  <w:kern w:val="0"/>
                  <w:sz w:val="15"/>
                  <w:szCs w:val="20"/>
                </w:rPr>
                <w:t xml:space="preserve">0.089***</w:t>
              </w:r>
            </w:ins>
          </w:p>
        </w:tc>
        <w:tc>
          <w:tcPr>
            <w:tcW w:w="961" w:type="pct"/>
            <w:tcBorders>
              <w:top w:val="single" w:sz="4" w:space="0" w:color="auto"/>
              <w:bottom w:val="nil"/>
            </w:tcBorders>
            <w:tcMar>
              <w:top w:w="30" w:type="dxa"/>
              <w:left w:w="45" w:type="dxa"/>
              <w:bottom w:w="30" w:type="dxa"/>
              <w:right w:w="45" w:type="dxa"/>
            </w:tcMar>
            <w:vAlign w:val="center"/>
          </w:tcPr>
          <w:p w14:paraId="1278CE57" w14:textId="77777777" w:rsidR="00A60624" w:rsidRPr="00074F54" w:rsidRDefault="00A60624">
            <w:pPr>
              <w:widowControl/>
              <w:jc w:val="center"/>
              <w:rPr>
                <w:rFonts w:ascii="Times New Roman" w:eastAsia="SimSun" w:hAnsi="Times New Roman" w:cs="Times New Roman"/>
                <w:kern w:val="0"/>
                <w:sz w:val="15"/>
                <w:szCs w:val="20"/>
              </w:rPr>
            </w:pPr>
            <w:del w:id="1127" w:author="Revision" w:date="2026-07-08T00:00:00Z">
              <w:r>
                <w:rPr>
                  <w:rFonts w:ascii="Times New Roman" w:eastAsia="SimSun" w:hAnsi="Times New Roman" w:cs="Times New Roman"/>
                  <w:kern w:val="0"/>
                  <w:sz w:val="15"/>
                  <w:szCs w:val="20"/>
                </w:rPr>
                <w:delText xml:space="preserve">0.171（9）</w:delText>
              </w:r>
            </w:del>
            <w:ins w:id="1128" w:author="Revision" w:date="2026-07-08T00:00:00Z">
              <w:r>
                <w:rPr>
                  <w:rFonts w:ascii="Times New Roman" w:eastAsia="SimSun" w:hAnsi="Times New Roman" w:cs="Times New Roman"/>
                  <w:kern w:val="0"/>
                  <w:sz w:val="15"/>
                  <w:szCs w:val="20"/>
                </w:rPr>
                <w:t xml:space="preserve">0.163（14）</w:t>
              </w:r>
            </w:ins>
          </w:p>
        </w:tc>
        <w:tc>
          <w:tcPr>
            <w:tcW w:w="961" w:type="pct"/>
            <w:tcBorders>
              <w:top w:val="single" w:sz="4" w:space="0" w:color="auto"/>
              <w:bottom w:val="nil"/>
            </w:tcBorders>
          </w:tcPr>
          <w:p w14:paraId="3F909B19" w14:textId="77777777" w:rsidR="00A60624" w:rsidRPr="00074F54" w:rsidRDefault="00A60624">
            <w:pPr>
              <w:widowControl/>
              <w:jc w:val="center"/>
              <w:rPr>
                <w:rFonts w:ascii="Times New Roman" w:eastAsia="SimSun" w:hAnsi="Times New Roman" w:cs="Times New Roman"/>
                <w:kern w:val="0"/>
                <w:sz w:val="15"/>
                <w:szCs w:val="20"/>
              </w:rPr>
            </w:pPr>
            <w:r>
              <w:rPr>
                <w:rFonts w:ascii="Times New Roman" w:eastAsia="SimSun" w:hAnsi="Times New Roman" w:cs="Times New Roman" w:hint="eastAsia"/>
                <w:kern w:val="0"/>
                <w:sz w:val="15"/>
                <w:szCs w:val="20"/>
              </w:rPr>
              <w:t>纳入单产冲击</w:t>
            </w:r>
          </w:p>
        </w:tc>
      </w:tr>
      <w:tr w:rsidR="00A60624" w:rsidRPr="006009A5" w14:paraId="753CFFE6" w14:textId="77777777" w:rsidTr="00A96E18">
        <w:trPr>
          <w:trHeight w:val="315"/>
        </w:trPr>
        <w:tc>
          <w:tcPr>
            <w:tcW w:w="1153" w:type="pct"/>
            <w:vMerge/>
            <w:tcMar>
              <w:top w:w="30" w:type="dxa"/>
              <w:left w:w="45" w:type="dxa"/>
              <w:bottom w:w="30" w:type="dxa"/>
              <w:right w:w="45" w:type="dxa"/>
            </w:tcMar>
            <w:vAlign w:val="center"/>
          </w:tcPr>
          <w:p w14:paraId="3807CBAA" w14:textId="77777777" w:rsidR="00A60624" w:rsidRPr="00FA0D68" w:rsidRDefault="00A60624">
            <w:pPr>
              <w:widowControl/>
              <w:jc w:val="center"/>
              <w:rPr>
                <w:rFonts w:ascii="Times New Roman" w:eastAsia="SimSun" w:hAnsi="Times New Roman" w:cs="Times New Roman"/>
                <w:kern w:val="0"/>
                <w:sz w:val="15"/>
                <w:szCs w:val="20"/>
              </w:rPr>
            </w:pPr>
          </w:p>
        </w:tc>
        <w:tc>
          <w:tcPr>
            <w:tcW w:w="964" w:type="pct"/>
            <w:tcBorders>
              <w:top w:val="nil"/>
            </w:tcBorders>
            <w:vAlign w:val="center"/>
          </w:tcPr>
          <w:p w14:paraId="1E1D08B5" w14:textId="77777777" w:rsidR="00A60624" w:rsidRPr="00FA0D68" w:rsidRDefault="00A60624">
            <w:pPr>
              <w:widowControl/>
              <w:jc w:val="center"/>
              <w:rPr>
                <w:rFonts w:ascii="Times New Roman" w:eastAsia="SimSun" w:hAnsi="Times New Roman" w:cs="Times New Roman"/>
                <w:kern w:val="0"/>
                <w:sz w:val="15"/>
                <w:szCs w:val="20"/>
              </w:rPr>
            </w:pPr>
            <w:r>
              <w:rPr>
                <w:rFonts w:ascii="Times New Roman" w:eastAsia="SimSun" w:hAnsi="Times New Roman" w:cs="Times New Roman" w:hint="eastAsia"/>
                <w:kern w:val="0"/>
                <w:sz w:val="15"/>
                <w:szCs w:val="20"/>
              </w:rPr>
              <w:t>农机社会化服务</w:t>
            </w:r>
            <w:r>
              <w:rPr>
                <w:rFonts w:ascii="Times New Roman" w:eastAsia="SimSun" w:hAnsi="Times New Roman" w:cs="Times New Roman"/>
                <w:kern w:val="0"/>
                <w:sz w:val="15"/>
                <w:szCs w:val="20"/>
              </w:rPr>
              <w:t>(AMS)</w:t>
            </w:r>
          </w:p>
        </w:tc>
        <w:tc>
          <w:tcPr>
            <w:tcW w:w="961" w:type="pct"/>
            <w:tcBorders>
              <w:top w:val="nil"/>
            </w:tcBorders>
            <w:tcMar>
              <w:top w:w="30" w:type="dxa"/>
              <w:left w:w="45" w:type="dxa"/>
              <w:bottom w:w="30" w:type="dxa"/>
              <w:right w:w="45" w:type="dxa"/>
            </w:tcMar>
            <w:vAlign w:val="center"/>
          </w:tcPr>
          <w:p w14:paraId="5AE3DA53" w14:textId="77777777" w:rsidR="00A60624" w:rsidRPr="00FA0D68" w:rsidRDefault="00A60624">
            <w:pPr>
              <w:widowControl/>
              <w:jc w:val="center"/>
              <w:rPr>
                <w:rFonts w:ascii="Times New Roman" w:eastAsia="SimSun" w:hAnsi="Times New Roman" w:cs="Times New Roman"/>
                <w:kern w:val="0"/>
                <w:sz w:val="15"/>
                <w:szCs w:val="20"/>
              </w:rPr>
            </w:pPr>
            <w:del w:id="1129" w:author="Revision" w:date="2026-07-08T00:00:00Z">
              <w:r>
                <w:rPr>
                  <w:rFonts w:ascii="Times New Roman" w:eastAsia="SimSun" w:hAnsi="Times New Roman" w:cs="Times New Roman"/>
                  <w:kern w:val="0"/>
                  <w:sz w:val="15"/>
                  <w:szCs w:val="20"/>
                </w:rPr>
                <w:delText xml:space="preserve">0.144***</w:delText>
              </w:r>
            </w:del>
            <w:ins w:id="1130" w:author="Revision" w:date="2026-07-08T00:00:00Z">
              <w:r>
                <w:rPr>
                  <w:rFonts w:ascii="Times New Roman" w:eastAsia="SimSun" w:hAnsi="Times New Roman" w:cs="Times New Roman"/>
                  <w:kern w:val="0"/>
                  <w:sz w:val="15"/>
                  <w:szCs w:val="20"/>
                </w:rPr>
                <w:t xml:space="preserve">0.131***</w:t>
              </w:r>
            </w:ins>
          </w:p>
        </w:tc>
        <w:tc>
          <w:tcPr>
            <w:tcW w:w="961" w:type="pct"/>
            <w:tcBorders>
              <w:top w:val="nil"/>
            </w:tcBorders>
            <w:tcMar>
              <w:top w:w="30" w:type="dxa"/>
              <w:left w:w="45" w:type="dxa"/>
              <w:bottom w:w="30" w:type="dxa"/>
              <w:right w:w="45" w:type="dxa"/>
            </w:tcMar>
          </w:tcPr>
          <w:p w14:paraId="723B826F" w14:textId="77777777" w:rsidR="00A60624" w:rsidRPr="00074F54" w:rsidRDefault="00A60624">
            <w:pPr>
              <w:widowControl/>
              <w:jc w:val="center"/>
              <w:rPr>
                <w:rFonts w:ascii="Times New Roman" w:eastAsia="SimSun" w:hAnsi="Times New Roman" w:cs="Times New Roman"/>
                <w:kern w:val="0"/>
                <w:sz w:val="15"/>
                <w:szCs w:val="20"/>
              </w:rPr>
            </w:pPr>
            <w:del w:id="1131" w:author="Revision" w:date="2026-07-08T00:00:00Z">
              <w:r>
                <w:rPr>
                  <w:rFonts w:ascii="Times New Roman" w:eastAsia="SimSun" w:hAnsi="Times New Roman" w:cs="Times New Roman"/>
                  <w:kern w:val="0"/>
                  <w:sz w:val="15"/>
                  <w:szCs w:val="20"/>
                </w:rPr>
                <w:delText xml:space="preserve">0.147（5）</w:delText>
              </w:r>
            </w:del>
            <w:ins w:id="1132" w:author="Revision" w:date="2026-07-08T00:00:00Z">
              <w:r>
                <w:rPr>
                  <w:rFonts w:ascii="Times New Roman" w:eastAsia="SimSun" w:hAnsi="Times New Roman" w:cs="Times New Roman"/>
                  <w:kern w:val="0"/>
                  <w:sz w:val="15"/>
                  <w:szCs w:val="20"/>
                </w:rPr>
                <w:t xml:space="preserve">0.164（6）</w:t>
              </w:r>
            </w:ins>
          </w:p>
        </w:tc>
        <w:tc>
          <w:tcPr>
            <w:tcW w:w="961" w:type="pct"/>
            <w:tcBorders>
              <w:top w:val="nil"/>
            </w:tcBorders>
          </w:tcPr>
          <w:p w14:paraId="7007C5D2" w14:textId="77777777" w:rsidR="00A60624" w:rsidRPr="00074F54" w:rsidRDefault="00A60624">
            <w:pPr>
              <w:widowControl/>
              <w:jc w:val="center"/>
              <w:rPr>
                <w:rFonts w:ascii="Times New Roman" w:eastAsia="SimSun" w:hAnsi="Times New Roman" w:cs="Times New Roman"/>
                <w:kern w:val="0"/>
                <w:sz w:val="15"/>
                <w:szCs w:val="20"/>
              </w:rPr>
            </w:pPr>
            <w:r>
              <w:rPr>
                <w:rFonts w:ascii="Times New Roman" w:eastAsia="SimSun" w:hAnsi="Times New Roman" w:cs="Times New Roman" w:hint="eastAsia"/>
                <w:kern w:val="0"/>
                <w:sz w:val="15"/>
                <w:szCs w:val="20"/>
              </w:rPr>
              <w:t>纳入单产冲击</w:t>
            </w:r>
          </w:p>
        </w:tc>
      </w:tr>
      <w:tr w:rsidR="00A60624" w:rsidRPr="006009A5" w14:paraId="519C5C0E" w14:textId="77777777" w:rsidTr="00A96E18">
        <w:trPr>
          <w:trHeight w:val="315"/>
        </w:trPr>
        <w:tc>
          <w:tcPr>
            <w:tcW w:w="1153" w:type="pct"/>
            <w:vMerge/>
            <w:tcBorders>
              <w:bottom w:val="single" w:sz="4" w:space="0" w:color="auto"/>
            </w:tcBorders>
            <w:tcMar>
              <w:top w:w="30" w:type="dxa"/>
              <w:left w:w="45" w:type="dxa"/>
              <w:bottom w:w="30" w:type="dxa"/>
              <w:right w:w="45" w:type="dxa"/>
            </w:tcMar>
            <w:vAlign w:val="center"/>
          </w:tcPr>
          <w:p w14:paraId="40320913" w14:textId="77777777" w:rsidR="00A60624" w:rsidRPr="00FA0D68" w:rsidRDefault="00A60624">
            <w:pPr>
              <w:widowControl/>
              <w:jc w:val="center"/>
              <w:rPr>
                <w:rFonts w:ascii="Times New Roman" w:eastAsia="SimSun" w:hAnsi="Times New Roman" w:cs="Times New Roman"/>
                <w:kern w:val="0"/>
                <w:sz w:val="15"/>
                <w:szCs w:val="20"/>
              </w:rPr>
            </w:pPr>
          </w:p>
        </w:tc>
        <w:tc>
          <w:tcPr>
            <w:tcW w:w="964" w:type="pct"/>
            <w:tcBorders>
              <w:bottom w:val="single" w:sz="4" w:space="0" w:color="auto"/>
            </w:tcBorders>
            <w:vAlign w:val="center"/>
          </w:tcPr>
          <w:p w14:paraId="5A92F4BE" w14:textId="77777777" w:rsidR="00A60624" w:rsidRPr="00FA0D68" w:rsidRDefault="00A60624">
            <w:pPr>
              <w:widowControl/>
              <w:jc w:val="center"/>
              <w:rPr>
                <w:rFonts w:ascii="Times New Roman" w:eastAsia="SimSun" w:hAnsi="Times New Roman" w:cs="Times New Roman"/>
                <w:kern w:val="0"/>
                <w:sz w:val="15"/>
                <w:szCs w:val="20"/>
              </w:rPr>
            </w:pPr>
            <w:r>
              <w:rPr>
                <w:rFonts w:ascii="Times New Roman" w:eastAsia="SimSun" w:hAnsi="Times New Roman" w:cs="Times New Roman" w:hint="eastAsia"/>
                <w:kern w:val="0"/>
                <w:sz w:val="15"/>
                <w:szCs w:val="20"/>
              </w:rPr>
              <w:t>综合机械化水平</w:t>
            </w:r>
            <w:r>
              <w:rPr>
                <w:rFonts w:ascii="Times New Roman" w:eastAsia="SimSun" w:hAnsi="Times New Roman" w:cs="Times New Roman"/>
                <w:kern w:val="0"/>
                <w:sz w:val="15"/>
                <w:szCs w:val="20"/>
              </w:rPr>
              <w:t>(AML)</w:t>
            </w:r>
          </w:p>
        </w:tc>
        <w:tc>
          <w:tcPr>
            <w:tcW w:w="961" w:type="pct"/>
            <w:tcBorders>
              <w:bottom w:val="single" w:sz="4" w:space="0" w:color="auto"/>
            </w:tcBorders>
            <w:tcMar>
              <w:top w:w="30" w:type="dxa"/>
              <w:left w:w="45" w:type="dxa"/>
              <w:bottom w:w="30" w:type="dxa"/>
              <w:right w:w="45" w:type="dxa"/>
            </w:tcMar>
            <w:vAlign w:val="center"/>
          </w:tcPr>
          <w:p w14:paraId="52C40ADE" w14:textId="77777777" w:rsidR="00A60624" w:rsidRPr="00FA0D68" w:rsidRDefault="00A60624">
            <w:pPr>
              <w:widowControl/>
              <w:jc w:val="center"/>
              <w:rPr>
                <w:rFonts w:ascii="Times New Roman" w:eastAsia="SimSun" w:hAnsi="Times New Roman" w:cs="Times New Roman"/>
                <w:kern w:val="0"/>
                <w:sz w:val="15"/>
                <w:szCs w:val="20"/>
              </w:rPr>
            </w:pPr>
            <w:r>
              <w:rPr>
                <w:rFonts w:ascii="Times New Roman" w:eastAsia="SimSun" w:hAnsi="Times New Roman" w:cs="Times New Roman"/>
                <w:kern w:val="0"/>
                <w:sz w:val="15"/>
                <w:szCs w:val="20"/>
              </w:rPr>
              <w:t>0.221**</w:t>
            </w:r>
          </w:p>
        </w:tc>
        <w:tc>
          <w:tcPr>
            <w:tcW w:w="961" w:type="pct"/>
            <w:tcBorders>
              <w:bottom w:val="single" w:sz="4" w:space="0" w:color="auto"/>
            </w:tcBorders>
            <w:tcMar>
              <w:top w:w="30" w:type="dxa"/>
              <w:left w:w="45" w:type="dxa"/>
              <w:bottom w:w="30" w:type="dxa"/>
              <w:right w:w="45" w:type="dxa"/>
            </w:tcMar>
          </w:tcPr>
          <w:p w14:paraId="45E1CB6D" w14:textId="77777777" w:rsidR="00A60624" w:rsidRPr="00074F54" w:rsidRDefault="00A60624">
            <w:pPr>
              <w:widowControl/>
              <w:jc w:val="center"/>
              <w:rPr>
                <w:rFonts w:ascii="Times New Roman" w:eastAsia="SimSun" w:hAnsi="Times New Roman" w:cs="Times New Roman"/>
                <w:kern w:val="0"/>
                <w:sz w:val="15"/>
                <w:szCs w:val="20"/>
              </w:rPr>
            </w:pPr>
            <w:del w:id="1133" w:author="Revision" w:date="2026-07-08T00:00:00Z">
              <w:r>
                <w:rPr>
                  <w:rFonts w:ascii="Times New Roman" w:eastAsia="SimSun" w:hAnsi="Times New Roman" w:cs="Times New Roman"/>
                  <w:kern w:val="0"/>
                  <w:sz w:val="15"/>
                  <w:szCs w:val="20"/>
                </w:rPr>
                <w:delText xml:space="preserve">0.185（3）</w:delText>
              </w:r>
            </w:del>
            <w:ins w:id="1134" w:author="Revision" w:date="2026-07-08T00:00:00Z">
              <w:r>
                <w:rPr>
                  <w:rFonts w:ascii="Times New Roman" w:eastAsia="SimSun" w:hAnsi="Times New Roman" w:cs="Times New Roman"/>
                  <w:kern w:val="0"/>
                  <w:sz w:val="15"/>
                  <w:szCs w:val="20"/>
                </w:rPr>
                <w:t xml:space="preserve">0.185（5）</w:t>
              </w:r>
            </w:ins>
          </w:p>
        </w:tc>
        <w:tc>
          <w:tcPr>
            <w:tcW w:w="961" w:type="pct"/>
            <w:tcBorders>
              <w:bottom w:val="single" w:sz="4" w:space="0" w:color="auto"/>
            </w:tcBorders>
          </w:tcPr>
          <w:p w14:paraId="0245FA34" w14:textId="77777777" w:rsidR="00A60624" w:rsidRPr="00074F54" w:rsidRDefault="00A60624">
            <w:pPr>
              <w:widowControl/>
              <w:jc w:val="center"/>
              <w:rPr>
                <w:rFonts w:ascii="Times New Roman" w:eastAsia="SimSun" w:hAnsi="Times New Roman" w:cs="Times New Roman"/>
                <w:kern w:val="0"/>
                <w:sz w:val="15"/>
                <w:szCs w:val="20"/>
              </w:rPr>
            </w:pPr>
            <w:r>
              <w:rPr>
                <w:rFonts w:ascii="Times New Roman" w:eastAsia="SimSun" w:hAnsi="Times New Roman" w:cs="Times New Roman" w:hint="eastAsia"/>
                <w:kern w:val="0"/>
                <w:sz w:val="15"/>
                <w:szCs w:val="20"/>
              </w:rPr>
              <w:t>纳入单产冲击</w:t>
            </w:r>
          </w:p>
        </w:tc>
      </w:tr>
      <w:tr w:rsidR="00A60624" w:rsidRPr="006009A5" w14:paraId="41C09FE1" w14:textId="77777777" w:rsidTr="00A96E18">
        <w:trPr>
          <w:trHeight w:val="315"/>
        </w:trPr>
        <w:tc>
          <w:tcPr>
            <w:tcW w:w="1153" w:type="pct"/>
            <w:vMerge w:val="restart"/>
            <w:tcBorders>
              <w:top w:val="single" w:sz="4" w:space="0" w:color="auto"/>
              <w:bottom w:val="nil"/>
            </w:tcBorders>
            <w:tcMar>
              <w:top w:w="30" w:type="dxa"/>
              <w:left w:w="45" w:type="dxa"/>
              <w:bottom w:w="30" w:type="dxa"/>
              <w:right w:w="45" w:type="dxa"/>
            </w:tcMar>
            <w:vAlign w:val="center"/>
          </w:tcPr>
          <w:p w14:paraId="768463A5" w14:textId="77777777" w:rsidR="00A60624" w:rsidRPr="00FA0D68" w:rsidRDefault="00A60624">
            <w:pPr>
              <w:widowControl/>
              <w:jc w:val="center"/>
              <w:rPr>
                <w:rFonts w:ascii="Times New Roman" w:eastAsia="SimSun" w:hAnsi="Times New Roman" w:cs="Times New Roman"/>
                <w:iCs/>
                <w:kern w:val="0"/>
                <w:sz w:val="15"/>
                <w:szCs w:val="20"/>
              </w:rPr>
            </w:pPr>
            <w:r>
              <w:rPr>
                <w:rFonts w:ascii="Times New Roman" w:eastAsia="SimSun" w:hAnsi="Times New Roman" w:cs="Times New Roman" w:hint="eastAsia"/>
                <w:iCs/>
                <w:kern w:val="0"/>
                <w:sz w:val="15"/>
                <w:szCs w:val="20"/>
              </w:rPr>
              <w:t>播种面积</w:t>
            </w:r>
          </w:p>
        </w:tc>
        <w:tc>
          <w:tcPr>
            <w:tcW w:w="964" w:type="pct"/>
            <w:tcBorders>
              <w:top w:val="single" w:sz="4" w:space="0" w:color="auto"/>
              <w:bottom w:val="nil"/>
            </w:tcBorders>
            <w:vAlign w:val="center"/>
          </w:tcPr>
          <w:p w14:paraId="4FEFAAA0" w14:textId="77777777" w:rsidR="00A60624" w:rsidRPr="00FA0D68" w:rsidRDefault="00A60624">
            <w:pPr>
              <w:widowControl/>
              <w:jc w:val="center"/>
              <w:rPr>
                <w:rFonts w:ascii="Times New Roman" w:eastAsia="SimSun" w:hAnsi="Times New Roman" w:cs="Times New Roman"/>
                <w:kern w:val="0"/>
                <w:sz w:val="15"/>
                <w:szCs w:val="20"/>
              </w:rPr>
            </w:pPr>
            <w:r>
              <w:rPr>
                <w:rFonts w:ascii="Times New Roman" w:eastAsia="SimSun" w:hAnsi="Times New Roman" w:cs="Times New Roman" w:hint="eastAsia"/>
                <w:kern w:val="0"/>
                <w:sz w:val="15"/>
                <w:szCs w:val="20"/>
              </w:rPr>
              <w:t>农机资本投入</w:t>
            </w:r>
            <w:r>
              <w:rPr>
                <w:rFonts w:ascii="Times New Roman" w:eastAsia="SimSun" w:hAnsi="Times New Roman" w:cs="Times New Roman"/>
                <w:kern w:val="0"/>
                <w:sz w:val="15"/>
                <w:szCs w:val="20"/>
              </w:rPr>
              <w:t>(MCI)</w:t>
            </w:r>
          </w:p>
        </w:tc>
        <w:tc>
          <w:tcPr>
            <w:tcW w:w="961" w:type="pct"/>
            <w:tcBorders>
              <w:top w:val="single" w:sz="4" w:space="0" w:color="auto"/>
              <w:bottom w:val="nil"/>
            </w:tcBorders>
            <w:tcMar>
              <w:top w:w="30" w:type="dxa"/>
              <w:left w:w="45" w:type="dxa"/>
              <w:bottom w:w="30" w:type="dxa"/>
              <w:right w:w="45" w:type="dxa"/>
            </w:tcMar>
            <w:vAlign w:val="center"/>
          </w:tcPr>
          <w:p w14:paraId="3871955E" w14:textId="77777777" w:rsidR="00A60624" w:rsidRPr="00FA0D68" w:rsidRDefault="00A60624">
            <w:pPr>
              <w:widowControl/>
              <w:jc w:val="center"/>
              <w:rPr>
                <w:rFonts w:ascii="Times New Roman" w:eastAsia="SimSun" w:hAnsi="Times New Roman" w:cs="Times New Roman"/>
                <w:kern w:val="0"/>
                <w:sz w:val="15"/>
                <w:szCs w:val="20"/>
              </w:rPr>
            </w:pPr>
            <w:del w:id="1135" w:author="Revision" w:date="2026-07-08T00:00:00Z">
              <w:r>
                <w:rPr>
                  <w:rFonts w:ascii="Times New Roman" w:eastAsia="SimSun" w:hAnsi="Times New Roman" w:cs="Times New Roman"/>
                  <w:kern w:val="0"/>
                  <w:sz w:val="15"/>
                  <w:szCs w:val="20"/>
                </w:rPr>
                <w:delText xml:space="preserve">-0.056</w:delText>
              </w:r>
            </w:del>
            <w:ins w:id="1136" w:author="Revision" w:date="2026-07-08T00:00:00Z">
              <w:r>
                <w:rPr>
                  <w:rFonts w:ascii="Times New Roman" w:eastAsia="SimSun" w:hAnsi="Times New Roman" w:cs="Times New Roman"/>
                  <w:kern w:val="0"/>
                  <w:sz w:val="15"/>
                  <w:szCs w:val="20"/>
                </w:rPr>
                <w:t xml:space="preserve">-0.028</w:t>
              </w:r>
            </w:ins>
          </w:p>
        </w:tc>
        <w:tc>
          <w:tcPr>
            <w:tcW w:w="961" w:type="pct"/>
            <w:tcBorders>
              <w:top w:val="single" w:sz="4" w:space="0" w:color="auto"/>
              <w:bottom w:val="nil"/>
            </w:tcBorders>
            <w:tcMar>
              <w:top w:w="30" w:type="dxa"/>
              <w:left w:w="45" w:type="dxa"/>
              <w:bottom w:w="30" w:type="dxa"/>
              <w:right w:w="45" w:type="dxa"/>
            </w:tcMar>
            <w:vAlign w:val="center"/>
          </w:tcPr>
          <w:p w14:paraId="787BF76F" w14:textId="77777777" w:rsidR="00A60624" w:rsidRPr="00074F54" w:rsidRDefault="00A60624">
            <w:pPr>
              <w:widowControl/>
              <w:jc w:val="center"/>
              <w:rPr>
                <w:rFonts w:ascii="Times New Roman" w:eastAsia="SimSun" w:hAnsi="Times New Roman" w:cs="Times New Roman"/>
                <w:kern w:val="0"/>
                <w:sz w:val="15"/>
                <w:szCs w:val="20"/>
              </w:rPr>
            </w:pPr>
            <w:r>
              <w:rPr>
                <w:rFonts w:ascii="Times New Roman" w:eastAsia="SimSun" w:hAnsi="Times New Roman" w:cs="Times New Roman"/>
                <w:kern w:val="0"/>
                <w:sz w:val="15"/>
                <w:szCs w:val="20"/>
              </w:rPr>
              <w:t>-</w:t>
            </w:r>
          </w:p>
        </w:tc>
        <w:tc>
          <w:tcPr>
            <w:tcW w:w="961" w:type="pct"/>
            <w:tcBorders>
              <w:top w:val="single" w:sz="4" w:space="0" w:color="auto"/>
              <w:bottom w:val="nil"/>
            </w:tcBorders>
          </w:tcPr>
          <w:p w14:paraId="46D057AF" w14:textId="77777777" w:rsidR="00A60624" w:rsidRPr="00074F54" w:rsidRDefault="00A60624">
            <w:pPr>
              <w:widowControl/>
              <w:jc w:val="center"/>
              <w:rPr>
                <w:rFonts w:ascii="Times New Roman" w:eastAsia="SimSun" w:hAnsi="Times New Roman" w:cs="Times New Roman"/>
                <w:kern w:val="0"/>
                <w:sz w:val="15"/>
                <w:szCs w:val="20"/>
              </w:rPr>
            </w:pPr>
            <w:r>
              <w:rPr>
                <w:rFonts w:ascii="Times New Roman" w:eastAsia="SimSun" w:hAnsi="Times New Roman" w:cs="Times New Roman" w:hint="eastAsia"/>
                <w:kern w:val="0"/>
                <w:sz w:val="15"/>
                <w:szCs w:val="20"/>
              </w:rPr>
              <w:t>不设置正向面积冲击</w:t>
            </w:r>
          </w:p>
        </w:tc>
      </w:tr>
      <w:tr w:rsidR="00A60624" w:rsidRPr="006009A5" w14:paraId="74B292A1" w14:textId="77777777" w:rsidTr="00A96E18">
        <w:trPr>
          <w:trHeight w:val="315"/>
        </w:trPr>
        <w:tc>
          <w:tcPr>
            <w:tcW w:w="1153" w:type="pct"/>
            <w:vMerge/>
            <w:tcBorders>
              <w:top w:val="nil"/>
            </w:tcBorders>
            <w:tcMar>
              <w:top w:w="30" w:type="dxa"/>
              <w:left w:w="45" w:type="dxa"/>
              <w:bottom w:w="30" w:type="dxa"/>
              <w:right w:w="45" w:type="dxa"/>
            </w:tcMar>
            <w:vAlign w:val="center"/>
          </w:tcPr>
          <w:p w14:paraId="15C24346" w14:textId="77777777" w:rsidR="00A60624" w:rsidRPr="00FA0D68" w:rsidRDefault="00A60624">
            <w:pPr>
              <w:widowControl/>
              <w:jc w:val="center"/>
              <w:rPr>
                <w:rFonts w:ascii="Times New Roman" w:eastAsia="SimSun" w:hAnsi="Times New Roman" w:cs="Times New Roman"/>
                <w:iCs/>
                <w:kern w:val="0"/>
                <w:sz w:val="15"/>
                <w:szCs w:val="20"/>
              </w:rPr>
            </w:pPr>
          </w:p>
        </w:tc>
        <w:tc>
          <w:tcPr>
            <w:tcW w:w="964" w:type="pct"/>
            <w:tcBorders>
              <w:top w:val="nil"/>
            </w:tcBorders>
            <w:vAlign w:val="center"/>
          </w:tcPr>
          <w:p w14:paraId="589B8150" w14:textId="77777777" w:rsidR="00A60624" w:rsidRPr="00FA0D68" w:rsidRDefault="00A60624">
            <w:pPr>
              <w:widowControl/>
              <w:jc w:val="center"/>
              <w:rPr>
                <w:rFonts w:ascii="Times New Roman" w:eastAsia="SimSun" w:hAnsi="Times New Roman" w:cs="Times New Roman"/>
                <w:kern w:val="0"/>
                <w:sz w:val="15"/>
                <w:szCs w:val="20"/>
              </w:rPr>
            </w:pPr>
            <w:r>
              <w:rPr>
                <w:rFonts w:ascii="Times New Roman" w:eastAsia="SimSun" w:hAnsi="Times New Roman" w:cs="Times New Roman" w:hint="eastAsia"/>
                <w:kern w:val="0"/>
                <w:sz w:val="15"/>
                <w:szCs w:val="20"/>
              </w:rPr>
              <w:t>农机社会化服务</w:t>
            </w:r>
            <w:r>
              <w:rPr>
                <w:rFonts w:ascii="Times New Roman" w:eastAsia="SimSun" w:hAnsi="Times New Roman" w:cs="Times New Roman"/>
                <w:kern w:val="0"/>
                <w:sz w:val="15"/>
                <w:szCs w:val="20"/>
              </w:rPr>
              <w:t>(AMS)</w:t>
            </w:r>
          </w:p>
        </w:tc>
        <w:tc>
          <w:tcPr>
            <w:tcW w:w="961" w:type="pct"/>
            <w:tcBorders>
              <w:top w:val="nil"/>
            </w:tcBorders>
            <w:tcMar>
              <w:top w:w="30" w:type="dxa"/>
              <w:left w:w="45" w:type="dxa"/>
              <w:bottom w:w="30" w:type="dxa"/>
              <w:right w:w="45" w:type="dxa"/>
            </w:tcMar>
            <w:vAlign w:val="center"/>
          </w:tcPr>
          <w:p w14:paraId="60BCAC55" w14:textId="77777777" w:rsidR="00A60624" w:rsidRPr="00FA0D68" w:rsidRDefault="00A60624">
            <w:pPr>
              <w:widowControl/>
              <w:jc w:val="center"/>
              <w:rPr>
                <w:rFonts w:ascii="Times New Roman" w:eastAsia="SimSun" w:hAnsi="Times New Roman" w:cs="Times New Roman"/>
                <w:kern w:val="0"/>
                <w:sz w:val="15"/>
                <w:szCs w:val="20"/>
              </w:rPr>
            </w:pPr>
            <w:del w:id="1137" w:author="Revision" w:date="2026-07-08T00:00:00Z">
              <w:r>
                <w:rPr>
                  <w:rFonts w:ascii="Times New Roman" w:eastAsia="SimSun" w:hAnsi="Times New Roman" w:cs="Times New Roman"/>
                  <w:kern w:val="0"/>
                  <w:sz w:val="15"/>
                  <w:szCs w:val="20"/>
                </w:rPr>
                <w:delText xml:space="preserve">0.120**</w:delText>
              </w:r>
            </w:del>
            <w:ins w:id="1138" w:author="Revision" w:date="2026-07-08T00:00:00Z">
              <w:r>
                <w:rPr>
                  <w:rFonts w:ascii="Times New Roman" w:eastAsia="SimSun" w:hAnsi="Times New Roman" w:cs="Times New Roman"/>
                  <w:kern w:val="0"/>
                  <w:sz w:val="15"/>
                  <w:szCs w:val="20"/>
                </w:rPr>
                <w:t xml:space="preserve">0.176***</w:t>
              </w:r>
            </w:ins>
          </w:p>
        </w:tc>
        <w:tc>
          <w:tcPr>
            <w:tcW w:w="961" w:type="pct"/>
            <w:tcBorders>
              <w:top w:val="nil"/>
            </w:tcBorders>
            <w:tcMar>
              <w:top w:w="30" w:type="dxa"/>
              <w:left w:w="45" w:type="dxa"/>
              <w:bottom w:w="30" w:type="dxa"/>
              <w:right w:w="45" w:type="dxa"/>
            </w:tcMar>
          </w:tcPr>
          <w:p w14:paraId="412C23A7" w14:textId="77777777" w:rsidR="00A60624" w:rsidRPr="00074F54" w:rsidRDefault="00A60624">
            <w:pPr>
              <w:widowControl/>
              <w:jc w:val="center"/>
              <w:rPr>
                <w:rFonts w:ascii="Times New Roman" w:eastAsia="SimSun" w:hAnsi="Times New Roman" w:cs="Times New Roman"/>
                <w:kern w:val="0"/>
                <w:sz w:val="15"/>
                <w:szCs w:val="20"/>
              </w:rPr>
            </w:pPr>
            <w:r>
              <w:rPr>
                <w:rFonts w:ascii="Times New Roman" w:eastAsia="SimSun" w:hAnsi="Times New Roman" w:cs="Times New Roman"/>
                <w:kern w:val="0"/>
                <w:sz w:val="15"/>
                <w:szCs w:val="20"/>
              </w:rPr>
              <w:t>0.024</w:t>
            </w:r>
            <w:r>
              <w:rPr>
                <w:rFonts w:ascii="Times New Roman" w:eastAsia="SimSun" w:hAnsi="Times New Roman" w:cs="Times New Roman" w:hint="eastAsia"/>
                <w:kern w:val="0"/>
                <w:sz w:val="15"/>
                <w:szCs w:val="20"/>
              </w:rPr>
              <w:t>（</w:t>
            </w:r>
            <w:r>
              <w:rPr>
                <w:rFonts w:ascii="Times New Roman" w:eastAsia="SimSun" w:hAnsi="Times New Roman" w:cs="Times New Roman"/>
                <w:kern w:val="0"/>
                <w:sz w:val="15"/>
                <w:szCs w:val="20"/>
              </w:rPr>
              <w:t>1</w:t>
            </w:r>
            <w:r>
              <w:rPr>
                <w:rFonts w:ascii="Times New Roman" w:eastAsia="SimSun" w:hAnsi="Times New Roman" w:cs="Times New Roman" w:hint="eastAsia"/>
                <w:kern w:val="0"/>
                <w:sz w:val="15"/>
                <w:szCs w:val="20"/>
              </w:rPr>
              <w:t>）</w:t>
            </w:r>
          </w:p>
        </w:tc>
        <w:tc>
          <w:tcPr>
            <w:tcW w:w="961" w:type="pct"/>
            <w:tcBorders>
              <w:top w:val="nil"/>
            </w:tcBorders>
          </w:tcPr>
          <w:p w14:paraId="55609149" w14:textId="77777777" w:rsidR="00A60624" w:rsidRPr="00074F54" w:rsidRDefault="00A60624">
            <w:pPr>
              <w:widowControl/>
              <w:jc w:val="center"/>
              <w:rPr>
                <w:rFonts w:ascii="Times New Roman" w:eastAsia="SimSun" w:hAnsi="Times New Roman" w:cs="Times New Roman"/>
                <w:kern w:val="0"/>
                <w:sz w:val="15"/>
                <w:szCs w:val="20"/>
              </w:rPr>
            </w:pPr>
            <w:r>
              <w:rPr>
                <w:rFonts w:ascii="Times New Roman" w:eastAsia="SimSun" w:hAnsi="Times New Roman" w:cs="Times New Roman" w:hint="eastAsia"/>
                <w:kern w:val="0"/>
                <w:sz w:val="15"/>
                <w:szCs w:val="20"/>
              </w:rPr>
              <w:t>纳入小幅面积冲击</w:t>
            </w:r>
          </w:p>
        </w:tc>
      </w:tr>
      <w:tr w:rsidR="00A60624" w:rsidRPr="006009A5" w14:paraId="323B53A0" w14:textId="77777777" w:rsidTr="00A96E18">
        <w:trPr>
          <w:trHeight w:val="315"/>
        </w:trPr>
        <w:tc>
          <w:tcPr>
            <w:tcW w:w="1153" w:type="pct"/>
            <w:vMerge/>
            <w:tcMar>
              <w:top w:w="30" w:type="dxa"/>
              <w:left w:w="45" w:type="dxa"/>
              <w:bottom w:w="30" w:type="dxa"/>
              <w:right w:w="45" w:type="dxa"/>
            </w:tcMar>
            <w:vAlign w:val="center"/>
          </w:tcPr>
          <w:p w14:paraId="01B02706" w14:textId="77777777" w:rsidR="00A60624" w:rsidRPr="00FA0D68" w:rsidRDefault="00A60624">
            <w:pPr>
              <w:widowControl/>
              <w:jc w:val="center"/>
              <w:rPr>
                <w:rFonts w:ascii="Times New Roman" w:eastAsia="SimSun" w:hAnsi="Times New Roman" w:cs="Times New Roman"/>
                <w:iCs/>
                <w:kern w:val="0"/>
                <w:sz w:val="15"/>
                <w:szCs w:val="20"/>
              </w:rPr>
            </w:pPr>
          </w:p>
        </w:tc>
        <w:tc>
          <w:tcPr>
            <w:tcW w:w="964" w:type="pct"/>
            <w:vAlign w:val="center"/>
          </w:tcPr>
          <w:p w14:paraId="5DD5C075" w14:textId="77777777" w:rsidR="00A60624" w:rsidRPr="00FA0D68" w:rsidRDefault="00A60624">
            <w:pPr>
              <w:widowControl/>
              <w:jc w:val="center"/>
              <w:rPr>
                <w:rFonts w:ascii="Times New Roman" w:eastAsia="SimSun" w:hAnsi="Times New Roman" w:cs="Times New Roman"/>
                <w:kern w:val="0"/>
                <w:sz w:val="15"/>
                <w:szCs w:val="20"/>
              </w:rPr>
            </w:pPr>
            <w:r>
              <w:rPr>
                <w:rFonts w:ascii="Times New Roman" w:eastAsia="SimSun" w:hAnsi="Times New Roman" w:cs="Times New Roman" w:hint="eastAsia"/>
                <w:kern w:val="0"/>
                <w:sz w:val="15"/>
                <w:szCs w:val="20"/>
              </w:rPr>
              <w:t>综合机械化水平</w:t>
            </w:r>
            <w:r>
              <w:rPr>
                <w:rFonts w:ascii="Times New Roman" w:eastAsia="SimSun" w:hAnsi="Times New Roman" w:cs="Times New Roman"/>
                <w:kern w:val="0"/>
                <w:sz w:val="15"/>
                <w:szCs w:val="20"/>
              </w:rPr>
              <w:t>(AML)</w:t>
            </w:r>
          </w:p>
        </w:tc>
        <w:tc>
          <w:tcPr>
            <w:tcW w:w="961" w:type="pct"/>
            <w:tcMar>
              <w:top w:w="30" w:type="dxa"/>
              <w:left w:w="45" w:type="dxa"/>
              <w:bottom w:w="30" w:type="dxa"/>
              <w:right w:w="45" w:type="dxa"/>
            </w:tcMar>
            <w:vAlign w:val="center"/>
          </w:tcPr>
          <w:p w14:paraId="6C4539F2" w14:textId="77777777" w:rsidR="00A60624" w:rsidRPr="00FA0D68" w:rsidRDefault="00A60624">
            <w:pPr>
              <w:widowControl/>
              <w:jc w:val="center"/>
              <w:rPr>
                <w:rFonts w:ascii="Times New Roman" w:eastAsia="SimSun" w:hAnsi="Times New Roman" w:cs="Times New Roman"/>
                <w:kern w:val="0"/>
                <w:sz w:val="15"/>
                <w:szCs w:val="20"/>
              </w:rPr>
            </w:pPr>
            <w:r>
              <w:rPr>
                <w:rFonts w:ascii="Times New Roman" w:eastAsia="SimSun" w:hAnsi="Times New Roman" w:cs="Times New Roman"/>
                <w:kern w:val="0"/>
                <w:sz w:val="15"/>
                <w:szCs w:val="20"/>
              </w:rPr>
              <w:t>0.112</w:t>
            </w:r>
            <w:r>
              <w:rPr>
                <w:rFonts w:ascii="Times New Roman" w:eastAsia="SimSun" w:hAnsi="Times New Roman" w:cs="Times New Roman"/>
                <w:kern w:val="0"/>
                <w:sz w:val="15"/>
                <w:szCs w:val="20"/>
                <w:vertAlign w:val="superscript"/>
              </w:rPr>
              <w:t>***</w:t>
            </w:r>
          </w:p>
        </w:tc>
        <w:tc>
          <w:tcPr>
            <w:tcW w:w="961" w:type="pct"/>
            <w:tcMar>
              <w:top w:w="30" w:type="dxa"/>
              <w:left w:w="45" w:type="dxa"/>
              <w:bottom w:w="30" w:type="dxa"/>
              <w:right w:w="45" w:type="dxa"/>
            </w:tcMar>
            <w:vAlign w:val="center"/>
          </w:tcPr>
          <w:p w14:paraId="36CCE9E8" w14:textId="77777777" w:rsidR="00A60624" w:rsidRPr="00074F54" w:rsidRDefault="00A60624">
            <w:pPr>
              <w:widowControl/>
              <w:jc w:val="center"/>
              <w:rPr>
                <w:rFonts w:ascii="Times New Roman" w:eastAsia="SimSun" w:hAnsi="Times New Roman" w:cs="Times New Roman"/>
                <w:kern w:val="0"/>
                <w:sz w:val="15"/>
                <w:szCs w:val="20"/>
              </w:rPr>
            </w:pPr>
            <w:r>
              <w:rPr>
                <w:rFonts w:ascii="Times New Roman" w:eastAsia="SimSun" w:hAnsi="Times New Roman" w:cs="Times New Roman"/>
                <w:kern w:val="0"/>
                <w:sz w:val="15"/>
                <w:szCs w:val="20"/>
              </w:rPr>
              <w:t>0.015</w:t>
            </w:r>
            <w:r>
              <w:rPr>
                <w:rFonts w:ascii="Times New Roman" w:eastAsia="SimSun" w:hAnsi="Times New Roman" w:cs="Times New Roman" w:hint="eastAsia"/>
                <w:kern w:val="0"/>
                <w:sz w:val="15"/>
                <w:szCs w:val="20"/>
              </w:rPr>
              <w:t>（</w:t>
            </w:r>
            <w:r>
              <w:rPr>
                <w:rFonts w:ascii="Times New Roman" w:eastAsia="SimSun" w:hAnsi="Times New Roman" w:cs="Times New Roman"/>
                <w:kern w:val="0"/>
                <w:sz w:val="15"/>
                <w:szCs w:val="20"/>
              </w:rPr>
              <w:t>1</w:t>
            </w:r>
            <w:r>
              <w:rPr>
                <w:rFonts w:ascii="Times New Roman" w:eastAsia="SimSun" w:hAnsi="Times New Roman" w:cs="Times New Roman" w:hint="eastAsia"/>
                <w:kern w:val="0"/>
                <w:sz w:val="15"/>
                <w:szCs w:val="20"/>
              </w:rPr>
              <w:t>）</w:t>
            </w:r>
          </w:p>
        </w:tc>
        <w:tc>
          <w:tcPr>
            <w:tcW w:w="961" w:type="pct"/>
          </w:tcPr>
          <w:p w14:paraId="6E363FD2" w14:textId="77777777" w:rsidR="00A60624" w:rsidRPr="00074F54" w:rsidRDefault="00F30E48">
            <w:pPr>
              <w:widowControl/>
              <w:jc w:val="center"/>
              <w:rPr>
                <w:rFonts w:ascii="Times New Roman" w:eastAsia="SimSun" w:hAnsi="Times New Roman" w:cs="Times New Roman"/>
                <w:kern w:val="0"/>
                <w:sz w:val="15"/>
                <w:szCs w:val="20"/>
              </w:rPr>
            </w:pPr>
            <w:r>
              <w:rPr>
                <w:rFonts w:ascii="Times New Roman" w:eastAsia="SimSun" w:hAnsi="Times New Roman" w:cs="Times New Roman" w:hint="eastAsia"/>
                <w:kern w:val="0"/>
                <w:sz w:val="15"/>
                <w:szCs w:val="20"/>
              </w:rPr>
              <w:t>纳入小幅面积冲击</w:t>
            </w:r>
          </w:p>
        </w:tc>
      </w:tr>
    </w:tbl>
    <w:p w14:paraId="2903F02D" w14:textId="77777777" w:rsidR="00F30E48" w:rsidRDefault="000579DA">
      <w:pPr>
        <w:ind w:firstLineChars="200" w:firstLine="300"/>
        <w:rPr>
          <w:rFonts w:ascii="Times New Roman" w:eastAsia="SimSun" w:hAnsi="Times New Roman" w:cs="Times New Roman"/>
          <w:sz w:val="18"/>
        </w:rPr>
      </w:pPr>
      <w:r>
        <w:rPr>
          <w:rFonts w:ascii="Times New Roman" w:eastAsia="SimSun" w:hAnsi="Times New Roman" w:cs="Times New Roman" w:hint="eastAsia"/>
          <w:sz w:val="15"/>
        </w:rPr>
        <w:t>注：</w:t>
      </w:r>
      <w:r>
        <w:rPr>
          <w:rFonts w:ascii="Times New Roman" w:eastAsia="SimSun" w:hAnsi="Times New Roman" w:cs="Times New Roman"/>
          <w:sz w:val="15"/>
        </w:rPr>
        <w:t>面积维度弹性样本量不足，本文相关面积</w:t>
      </w:r>
      <w:proofErr w:type="gramStart"/>
      <w:r>
        <w:rPr>
          <w:rFonts w:ascii="Times New Roman" w:eastAsia="SimSun" w:hAnsi="Times New Roman" w:cs="Times New Roman"/>
          <w:sz w:val="15"/>
        </w:rPr>
        <w:t>冲击仅</w:t>
      </w:r>
      <w:proofErr w:type="gramEnd"/>
      <w:r>
        <w:rPr>
          <w:rFonts w:ascii="Times New Roman" w:eastAsia="SimSun" w:hAnsi="Times New Roman" w:cs="Times New Roman"/>
          <w:sz w:val="15"/>
        </w:rPr>
        <w:t>用于政策潜力探索，不作为精确预测依据；正式政策评估仍需结合分作物、分区域和长期面板证据进一步校准。</w:t>
      </w:r>
      <w:r>
        <w:rPr>
          <w:rFonts w:ascii="Times New Roman" w:eastAsia="SimSun" w:hAnsi="Times New Roman" w:cs="Times New Roman"/>
          <w:sz w:val="15"/>
          <w:vertAlign w:val="superscript"/>
        </w:rPr>
        <w:t>***</w:t>
      </w:r>
      <w:r>
        <w:rPr>
          <w:rFonts w:ascii="Times New Roman" w:eastAsia="SimSun" w:hAnsi="Times New Roman" w:cs="Times New Roman" w:hint="eastAsia"/>
          <w:sz w:val="15"/>
        </w:rPr>
        <w:t>和</w:t>
      </w:r>
      <w:r>
        <w:rPr>
          <w:rFonts w:ascii="Times New Roman" w:eastAsia="SimSun" w:hAnsi="Times New Roman" w:cs="Times New Roman"/>
          <w:sz w:val="15"/>
          <w:vertAlign w:val="superscript"/>
        </w:rPr>
        <w:t>**</w:t>
      </w:r>
      <w:r>
        <w:rPr>
          <w:rFonts w:ascii="Times New Roman" w:eastAsia="SimSun" w:hAnsi="Times New Roman" w:cs="Times New Roman" w:hint="eastAsia"/>
          <w:sz w:val="15"/>
        </w:rPr>
        <w:t>分别表示在</w:t>
      </w:r>
      <w:r>
        <w:rPr>
          <w:rFonts w:ascii="Times New Roman" w:eastAsia="SimSun" w:hAnsi="Times New Roman" w:cs="Times New Roman"/>
          <w:sz w:val="15"/>
        </w:rPr>
        <w:t>1%</w:t>
      </w:r>
      <w:r>
        <w:rPr>
          <w:rFonts w:ascii="Times New Roman" w:eastAsia="SimSun" w:hAnsi="Times New Roman" w:cs="Times New Roman" w:hint="eastAsia"/>
          <w:sz w:val="15"/>
        </w:rPr>
        <w:t>和</w:t>
      </w:r>
      <w:r>
        <w:rPr>
          <w:rFonts w:ascii="Times New Roman" w:eastAsia="SimSun" w:hAnsi="Times New Roman" w:cs="Times New Roman"/>
          <w:sz w:val="15"/>
        </w:rPr>
        <w:t>5%</w:t>
      </w:r>
      <w:r>
        <w:rPr>
          <w:rFonts w:ascii="Times New Roman" w:eastAsia="SimSun" w:hAnsi="Times New Roman" w:cs="Times New Roman" w:hint="eastAsia"/>
          <w:sz w:val="15"/>
        </w:rPr>
        <w:t>的统计水平上显著。</w:t>
      </w:r>
    </w:p>
    <w:p w14:paraId="1721BA07" w14:textId="77777777" w:rsidR="00477D48" w:rsidRDefault="008C257A">
      <w:pPr>
        <w:ind w:firstLineChars="200" w:firstLine="440"/>
        <w:rPr>
          <w:rFonts w:ascii="Times New Roman" w:eastAsia="SimSun" w:hAnsi="Times New Roman" w:cs="Times New Roman"/>
        </w:rPr>
      </w:pPr>
      <w:r>
        <w:rPr>
          <w:rFonts w:ascii="Times New Roman" w:eastAsia="SimSun" w:hAnsi="Times New Roman" w:cs="Times New Roman" w:hint="eastAsia"/>
        </w:rPr>
        <w:t>情景设计以“维持现状增速”为基准，分别构建</w:t>
      </w:r>
      <w:r>
        <w:rPr>
          <w:rFonts w:ascii="Times New Roman" w:eastAsia="SimSun" w:hAnsi="Times New Roman" w:cs="Times New Roman"/>
        </w:rPr>
        <w:t>农机资本投入路径（</w:t>
      </w:r>
      <w:r>
        <w:rPr>
          <w:rFonts w:ascii="Times New Roman" w:eastAsia="SimSun" w:hAnsi="Times New Roman" w:cs="Times New Roman"/>
        </w:rPr>
        <w:t>S1</w:t>
      </w:r>
      <w:r>
        <w:rPr>
          <w:rFonts w:ascii="Times New Roman" w:eastAsia="SimSun" w:hAnsi="Times New Roman" w:cs="Times New Roman"/>
        </w:rPr>
        <w:t>）、农机社会化服务路径（</w:t>
      </w:r>
      <w:r>
        <w:rPr>
          <w:rFonts w:ascii="Times New Roman" w:eastAsia="SimSun" w:hAnsi="Times New Roman" w:cs="Times New Roman"/>
        </w:rPr>
        <w:t>S2</w:t>
      </w:r>
      <w:r>
        <w:rPr>
          <w:rFonts w:ascii="Times New Roman" w:eastAsia="SimSun" w:hAnsi="Times New Roman" w:cs="Times New Roman"/>
        </w:rPr>
        <w:t>）和综合机械化水平路径（</w:t>
      </w:r>
      <w:r>
        <w:rPr>
          <w:rFonts w:ascii="Times New Roman" w:eastAsia="SimSun" w:hAnsi="Times New Roman" w:cs="Times New Roman"/>
        </w:rPr>
        <w:t>S3</w:t>
      </w:r>
      <w:r>
        <w:rPr>
          <w:rFonts w:ascii="Times New Roman" w:eastAsia="SimSun" w:hAnsi="Times New Roman" w:cs="Times New Roman"/>
        </w:rPr>
        <w:t>）</w:t>
      </w:r>
      <w:r>
        <w:rPr>
          <w:rFonts w:ascii="Times New Roman" w:eastAsia="SimSun" w:hAnsi="Times New Roman" w:cs="Times New Roman" w:hint="eastAsia"/>
        </w:rPr>
        <w:t>的</w:t>
      </w:r>
      <w:r>
        <w:rPr>
          <w:rFonts w:ascii="Times New Roman" w:eastAsia="SimSun" w:hAnsi="Times New Roman" w:cs="Times New Roman" w:hint="eastAsia"/>
        </w:rPr>
        <w:t>3</w:t>
      </w:r>
      <w:r>
        <w:rPr>
          <w:rFonts w:ascii="Times New Roman" w:eastAsia="SimSun" w:hAnsi="Times New Roman" w:cs="Times New Roman" w:hint="eastAsia"/>
        </w:rPr>
        <w:t>×</w:t>
      </w:r>
      <w:r>
        <w:rPr>
          <w:rFonts w:ascii="Times New Roman" w:eastAsia="SimSun" w:hAnsi="Times New Roman" w:cs="Times New Roman" w:hint="eastAsia"/>
        </w:rPr>
        <w:t>3</w:t>
      </w:r>
      <w:r>
        <w:rPr>
          <w:rFonts w:ascii="Times New Roman" w:eastAsia="SimSun" w:hAnsi="Times New Roman" w:cs="Times New Roman" w:hint="eastAsia"/>
        </w:rPr>
        <w:t>政策情景矩阵。</w:t>
      </w:r>
      <w:r>
        <w:rPr>
          <w:rFonts w:ascii="Times New Roman" w:eastAsia="SimSun" w:hAnsi="Times New Roman" w:cs="Times New Roman" w:hint="eastAsia"/>
        </w:rPr>
        <w:t>S1</w:t>
      </w:r>
      <w:r>
        <w:rPr>
          <w:rFonts w:ascii="Times New Roman" w:eastAsia="SimSun" w:hAnsi="Times New Roman" w:cs="Times New Roman" w:hint="eastAsia"/>
        </w:rPr>
        <w:t>以全国农业机械总动力为代理变量；</w:t>
      </w:r>
      <w:r>
        <w:rPr>
          <w:rFonts w:ascii="Times New Roman" w:eastAsia="SimSun" w:hAnsi="Times New Roman" w:cs="Times New Roman" w:hint="eastAsia"/>
        </w:rPr>
        <w:t>S2</w:t>
      </w:r>
      <w:r>
        <w:rPr>
          <w:rFonts w:ascii="Times New Roman" w:eastAsia="SimSun" w:hAnsi="Times New Roman" w:cs="Times New Roman" w:hint="eastAsia"/>
        </w:rPr>
        <w:t>以农机托管作业面积为代理变量；</w:t>
      </w:r>
      <w:r>
        <w:rPr>
          <w:rFonts w:ascii="Times New Roman" w:eastAsia="SimSun" w:hAnsi="Times New Roman" w:cs="Times New Roman" w:hint="eastAsia"/>
        </w:rPr>
        <w:t>S3</w:t>
      </w:r>
      <w:r>
        <w:rPr>
          <w:rFonts w:ascii="Times New Roman" w:eastAsia="SimSun" w:hAnsi="Times New Roman" w:cs="Times New Roman" w:hint="eastAsia"/>
        </w:rPr>
        <w:t>以全国农作物耕种</w:t>
      </w:r>
      <w:proofErr w:type="gramStart"/>
      <w:r>
        <w:rPr>
          <w:rFonts w:ascii="Times New Roman" w:eastAsia="SimSun" w:hAnsi="Times New Roman" w:cs="Times New Roman" w:hint="eastAsia"/>
        </w:rPr>
        <w:t>收综合</w:t>
      </w:r>
      <w:proofErr w:type="gramEnd"/>
      <w:r>
        <w:rPr>
          <w:rFonts w:ascii="Times New Roman" w:eastAsia="SimSun" w:hAnsi="Times New Roman" w:cs="Times New Roman" w:hint="eastAsia"/>
        </w:rPr>
        <w:t>机械化率为代理变量。每条路径设置</w:t>
      </w:r>
      <w:r>
        <w:rPr>
          <w:rFonts w:ascii="Times New Roman" w:eastAsia="SimSun" w:hAnsi="Times New Roman" w:cs="Times New Roman"/>
        </w:rPr>
        <w:t>中速、加速和减速三类情景。</w:t>
      </w:r>
      <w:r>
        <w:rPr>
          <w:rFonts w:ascii="Times New Roman" w:eastAsia="SimSun" w:hAnsi="Times New Roman" w:cs="Times New Roman" w:hint="eastAsia"/>
        </w:rPr>
        <w:t>其中，所有情景均以“十四五”期间各路径代理指标的实际年均增长率（</w:t>
      </w:r>
      <m:oMath>
        <m:r>
          <w:rPr>
            <w:rFonts w:ascii="Cambria Math" w:eastAsia="SimSun" w:hAnsi="Cambria Math" w:cs="Times New Roman" w:hint="eastAsia"/>
          </w:rPr>
          <m:t>r</m:t>
        </m:r>
      </m:oMath>
      <w:r>
        <w:rPr>
          <w:rFonts w:ascii="Times New Roman" w:eastAsia="SimSun" w:hAnsi="Times New Roman" w:cs="Times New Roman" w:hint="eastAsia"/>
        </w:rPr>
        <w:t>）作为中速情景（</w:t>
      </w:r>
      <w:r>
        <w:rPr>
          <w:rFonts w:ascii="Times New Roman" w:eastAsia="SimSun" w:hAnsi="Times New Roman" w:cs="Times New Roman" w:hint="eastAsia"/>
        </w:rPr>
        <w:t>Medium</w:t>
      </w:r>
      <w:r>
        <w:rPr>
          <w:rFonts w:ascii="Times New Roman" w:eastAsia="SimSun" w:hAnsi="Times New Roman" w:cs="Times New Roman" w:hint="eastAsia"/>
        </w:rPr>
        <w:t>），在此基础上分别设定加速发展（</w:t>
      </w:r>
      <w:r>
        <w:rPr>
          <w:rFonts w:ascii="Times New Roman" w:eastAsia="SimSun" w:hAnsi="Times New Roman" w:cs="Times New Roman" w:hint="eastAsia"/>
        </w:rPr>
        <w:t>High</w:t>
      </w:r>
      <w:r>
        <w:rPr>
          <w:rFonts w:ascii="Times New Roman" w:eastAsia="SimSun" w:hAnsi="Times New Roman" w:cs="Times New Roman" w:hint="eastAsia"/>
        </w:rPr>
        <w:t>，</w:t>
      </w:r>
      <m:oMath>
        <m:r>
          <w:rPr>
            <w:rFonts w:ascii="Cambria Math" w:eastAsia="SimSun" w:hAnsi="Cambria Math" w:cs="Times New Roman" w:hint="eastAsia"/>
          </w:rPr>
          <m:t>r</m:t>
        </m:r>
        <m:r>
          <w:rPr>
            <w:rFonts w:ascii="Cambria Math" w:eastAsia="SimSun" w:hAnsi="Cambria Math" w:cs="Times New Roman"/>
          </w:rPr>
          <m:t>+1</m:t>
        </m:r>
        <m:r>
          <m:rPr>
            <m:sty m:val="p"/>
          </m:rPr>
          <w:rPr>
            <w:rFonts w:ascii="Cambria Math" w:eastAsia="SimSun" w:hAnsi="Cambria Math" w:cs="Times New Roman"/>
          </w:rPr>
          <m:t>pp</m:t>
        </m:r>
      </m:oMath>
      <w:r>
        <w:rPr>
          <w:rFonts w:ascii="Times New Roman" w:eastAsia="SimSun" w:hAnsi="Times New Roman" w:cs="Times New Roman" w:hint="eastAsia"/>
        </w:rPr>
        <w:t>）和减速发展（</w:t>
      </w:r>
      <w:r>
        <w:rPr>
          <w:rFonts w:ascii="Times New Roman" w:eastAsia="SimSun" w:hAnsi="Times New Roman" w:cs="Times New Roman" w:hint="eastAsia"/>
        </w:rPr>
        <w:t>Low</w:t>
      </w:r>
      <w:r>
        <w:rPr>
          <w:rFonts w:ascii="Times New Roman" w:eastAsia="SimSun" w:hAnsi="Times New Roman" w:cs="Times New Roman" w:hint="eastAsia"/>
        </w:rPr>
        <w:t>，</w:t>
      </w:r>
      <m:oMath>
        <m:r>
          <w:rPr>
            <w:rFonts w:ascii="Cambria Math" w:eastAsia="SimSun" w:hAnsi="Cambria Math" w:cs="Times New Roman" w:hint="eastAsia"/>
          </w:rPr>
          <m:t>r</m:t>
        </m:r>
        <m:r>
          <w:rPr>
            <w:rFonts w:ascii="Cambria Math" w:eastAsia="SimSun" w:hAnsi="Cambria Math" w:cs="Times New Roman"/>
          </w:rPr>
          <m:t>-1</m:t>
        </m:r>
        <m:r>
          <m:rPr>
            <m:sty m:val="p"/>
          </m:rPr>
          <w:rPr>
            <w:rFonts w:ascii="Cambria Math" w:eastAsia="SimSun" w:hAnsi="Cambria Math" w:cs="Times New Roman"/>
          </w:rPr>
          <m:t>pp</m:t>
        </m:r>
      </m:oMath>
      <w:r>
        <w:rPr>
          <w:rFonts w:ascii="Times New Roman" w:eastAsia="SimSun" w:hAnsi="Times New Roman" w:cs="Times New Roman" w:hint="eastAsia"/>
        </w:rPr>
        <w:t>）</w:t>
      </w:r>
      <w:r>
        <w:rPr>
          <w:rStyle w:val="ab"/>
          <w:rFonts w:ascii="Times New Roman" w:eastAsia="SimSun" w:hAnsi="Times New Roman" w:cs="Times New Roman"/>
        </w:rPr>
        <w:footnoteReference w:id="1"/>
      </w:r>
      <w:r>
        <w:rPr>
          <w:rFonts w:ascii="Times New Roman" w:eastAsia="SimSun" w:hAnsi="Times New Roman" w:cs="Times New Roman" w:hint="eastAsia"/>
        </w:rPr>
        <w:t>，构建</w:t>
      </w:r>
      <w:r>
        <w:rPr>
          <w:rFonts w:ascii="Times New Roman" w:eastAsia="SimSun" w:hAnsi="Times New Roman" w:cs="Times New Roman" w:hint="eastAsia"/>
        </w:rPr>
        <w:t>3</w:t>
      </w:r>
      <w:r>
        <w:rPr>
          <w:rFonts w:ascii="Times New Roman" w:eastAsia="SimSun" w:hAnsi="Times New Roman" w:cs="Times New Roman" w:hint="eastAsia"/>
        </w:rPr>
        <w:t>×</w:t>
      </w:r>
      <w:r>
        <w:rPr>
          <w:rFonts w:ascii="Times New Roman" w:eastAsia="SimSun" w:hAnsi="Times New Roman" w:cs="Times New Roman" w:hint="eastAsia"/>
        </w:rPr>
        <w:t>3</w:t>
      </w:r>
      <w:r>
        <w:rPr>
          <w:rFonts w:ascii="Times New Roman" w:eastAsia="SimSun" w:hAnsi="Times New Roman" w:cs="Times New Roman" w:hint="eastAsia"/>
        </w:rPr>
        <w:t>的政策情景矩阵。此外，</w:t>
      </w:r>
      <w:r>
        <w:rPr>
          <w:rFonts w:ascii="Times New Roman" w:eastAsia="SimSun" w:hAnsi="Times New Roman" w:cs="Times New Roman"/>
        </w:rPr>
        <w:t>由于现有</w:t>
      </w:r>
      <w:r>
        <w:rPr>
          <w:rFonts w:ascii="Times New Roman" w:eastAsia="SimSun" w:hAnsi="Times New Roman" w:cs="Times New Roman"/>
        </w:rPr>
        <w:t>Meta</w:t>
      </w:r>
      <w:r>
        <w:rPr>
          <w:rFonts w:ascii="Times New Roman" w:eastAsia="SimSun" w:hAnsi="Times New Roman" w:cs="Times New Roman"/>
        </w:rPr>
        <w:t>样本不足以</w:t>
      </w:r>
      <w:proofErr w:type="gramStart"/>
      <w:r>
        <w:rPr>
          <w:rFonts w:ascii="Times New Roman" w:eastAsia="SimSun" w:hAnsi="Times New Roman" w:cs="Times New Roman"/>
        </w:rPr>
        <w:t>支持分</w:t>
      </w:r>
      <w:proofErr w:type="gramEnd"/>
      <w:r>
        <w:rPr>
          <w:rFonts w:ascii="Times New Roman" w:eastAsia="SimSun" w:hAnsi="Times New Roman" w:cs="Times New Roman"/>
        </w:rPr>
        <w:t>作物参数估计，本文采用统一作物冲击假设</w:t>
      </w:r>
      <w:r>
        <w:rPr>
          <w:rStyle w:val="ab"/>
          <w:rFonts w:ascii="Times New Roman" w:eastAsia="SimSun" w:hAnsi="Times New Roman" w:cs="Times New Roman"/>
        </w:rPr>
        <w:footnoteReference w:id="2"/>
      </w:r>
      <w:r>
        <w:rPr>
          <w:rFonts w:ascii="Times New Roman" w:eastAsia="SimSun" w:hAnsi="Times New Roman" w:cs="Times New Roman"/>
        </w:rPr>
        <w:t>。该设定有助于比较不同机械化路径的相对政策潜力，但可能弱化不同作物之间的机械化基础、技术瓶颈和收益结构差异。因此，本文模拟结果更适合用于比较路径方向，而不宜直接解释为分品种精确预测。</w:t>
      </w:r>
      <w:r>
        <w:rPr>
          <w:rFonts w:ascii="Times New Roman" w:eastAsia="SimSun" w:hAnsi="Times New Roman" w:cs="Times New Roman" w:hint="eastAsia"/>
        </w:rPr>
        <w:t>各情景的技术冲击参数按照公式（</w:t>
      </w:r>
      <w:r>
        <w:rPr>
          <w:rFonts w:ascii="Times New Roman" w:eastAsia="SimSun" w:hAnsi="Times New Roman" w:cs="Times New Roman" w:hint="eastAsia"/>
        </w:rPr>
        <w:t>26</w:t>
      </w:r>
      <w:r>
        <w:rPr>
          <w:rFonts w:ascii="Times New Roman" w:eastAsia="SimSun" w:hAnsi="Times New Roman" w:cs="Times New Roman" w:hint="eastAsia"/>
        </w:rPr>
        <w:t>）换算为年均单产</w:t>
      </w:r>
      <w:r>
        <w:rPr>
          <w:rFonts w:ascii="Times New Roman" w:eastAsia="SimSun" w:hAnsi="Times New Roman" w:cs="Times New Roman" w:hint="eastAsia"/>
        </w:rPr>
        <w:t>Shifter</w:t>
      </w:r>
      <w:r>
        <w:rPr>
          <w:rFonts w:ascii="Times New Roman" w:eastAsia="SimSun" w:hAnsi="Times New Roman" w:cs="Times New Roman" w:hint="eastAsia"/>
        </w:rPr>
        <w:t>和面积</w:t>
      </w:r>
      <w:r>
        <w:rPr>
          <w:rFonts w:ascii="Times New Roman" w:eastAsia="SimSun" w:hAnsi="Times New Roman" w:cs="Times New Roman" w:hint="eastAsia"/>
        </w:rPr>
        <w:t>Shifter</w:t>
      </w:r>
      <w:r>
        <w:rPr>
          <w:rFonts w:ascii="Times New Roman" w:eastAsia="SimSun" w:hAnsi="Times New Roman" w:cs="Times New Roman" w:hint="eastAsia"/>
        </w:rPr>
        <w:t>，并注入</w:t>
      </w:r>
      <w:r>
        <w:rPr>
          <w:rFonts w:ascii="Times New Roman" w:eastAsia="SimSun" w:hAnsi="Times New Roman" w:cs="Times New Roman" w:hint="eastAsia"/>
        </w:rPr>
        <w:t>C</w:t>
      </w:r>
      <w:r>
        <w:rPr>
          <w:rFonts w:ascii="Times New Roman" w:eastAsia="SimSun" w:hAnsi="Times New Roman" w:cs="Times New Roman"/>
        </w:rPr>
        <w:t>ASM</w:t>
      </w:r>
      <w:r>
        <w:rPr>
          <w:rFonts w:ascii="Times New Roman" w:eastAsia="SimSun" w:hAnsi="Times New Roman" w:cs="Times New Roman" w:hint="eastAsia"/>
        </w:rPr>
        <w:t>模型。</w:t>
      </w:r>
    </w:p>
    <w:p w14:paraId="53B50D25" w14:textId="77777777" w:rsidR="00477D48" w:rsidRDefault="00477D48" w:rsidP="00074F54">
      <w:pPr>
        <w:tabs>
          <w:tab w:val="center" w:pos="4153"/>
          <w:tab w:val="right" w:pos="8306"/>
        </w:tabs>
        <w:jc w:val="right"/>
        <w:rPr>
          <w:rFonts w:ascii="Times New Roman" w:eastAsia="SimSun" w:hAnsi="Times New Roman" w:cs="Times New Roman"/>
        </w:rPr>
      </w:pPr>
      <w:r>
        <w:rPr>
          <w:rFonts w:ascii="Times New Roman" w:eastAsia="SimSun" w:hAnsi="Times New Roman" w:cs="Times New Roman"/>
        </w:rPr>
        <w:tab/>
      </w:r>
      <m:oMath>
        <m:r>
          <m:rPr>
            <m:sty m:val="p"/>
          </m:rPr>
          <w:rPr>
            <w:rFonts w:ascii="Cambria Math" w:eastAsia="SimSun" w:hAnsi="Cambria Math" w:cs="Times New Roman" w:hint="eastAsia"/>
          </w:rPr>
          <m:t>年均</m:t>
        </m:r>
        <m:r>
          <w:rPr>
            <w:rFonts w:ascii="Cambria Math" w:eastAsia="SimSun" w:hAnsi="Cambria Math" w:cs="Times New Roman" w:hint="eastAsia"/>
          </w:rPr>
          <m:t>S</m:t>
        </m:r>
        <m:r>
          <w:rPr>
            <w:rFonts w:ascii="Cambria Math" w:eastAsia="SimSun" w:hAnsi="Cambria Math" w:cs="Cambria Math"/>
          </w:rPr>
          <m:t>h</m:t>
        </m:r>
        <m:r>
          <w:rPr>
            <w:rFonts w:ascii="Cambria Math" w:eastAsia="SimSun" w:hAnsi="Cambria Math" w:cs="Times New Roman" w:hint="eastAsia"/>
          </w:rPr>
          <m:t>ifter</m:t>
        </m:r>
        <m:r>
          <w:rPr>
            <w:rFonts w:ascii="Cambria Math" w:eastAsia="SimSun" w:hAnsi="Cambria Math" w:cs="Times New Roman"/>
          </w:rPr>
          <m:t>=</m:t>
        </m:r>
        <m:r>
          <m:rPr>
            <m:sty m:val="p"/>
          </m:rPr>
          <w:rPr>
            <w:rFonts w:ascii="Cambria Math" w:eastAsia="SimSun" w:hAnsi="Cambria Math" w:cs="Times New Roman" w:hint="eastAsia"/>
          </w:rPr>
          <m:t>弹性中位数</m:t>
        </m:r>
        <m:r>
          <w:rPr>
            <w:rFonts w:ascii="Cambria Math" w:eastAsia="SimSun" w:hAnsi="Cambria Math" w:cs="Times New Roman"/>
          </w:rPr>
          <m:t>×</m:t>
        </m:r>
        <m:f>
          <m:fPr>
            <m:ctrlPr>
              <w:rPr>
                <w:rFonts w:ascii="Cambria Math" w:eastAsia="SimSun" w:hAnsi="Cambria Math" w:cs="Times New Roman"/>
                <w:i/>
              </w:rPr>
            </m:ctrlPr>
          </m:fPr>
          <m:num>
            <m:r>
              <w:rPr>
                <w:rFonts w:ascii="Cambria Math" w:eastAsia="SimSun" w:hAnsi="Cambria Math" w:cs="Times New Roman"/>
              </w:rPr>
              <m:t>∆</m:t>
            </m:r>
            <m:r>
              <w:rPr>
                <w:rFonts w:ascii="Cambria Math" w:eastAsia="SimSun" w:hAnsi="Cambria Math" w:cs="Times New Roman" w:hint="eastAsia"/>
              </w:rPr>
              <m:t>x</m:t>
            </m:r>
          </m:num>
          <m:den>
            <m:r>
              <w:rPr>
                <w:rFonts w:ascii="Cambria Math" w:eastAsia="SimSun" w:hAnsi="Cambria Math" w:cs="Times New Roman" w:hint="eastAsia"/>
              </w:rPr>
              <m:t>x</m:t>
            </m:r>
          </m:den>
        </m:f>
        <m:r>
          <m:rPr>
            <m:lit/>
          </m:rPr>
          <w:rPr>
            <w:rFonts w:ascii="Cambria Math" w:eastAsia="SimSun" w:hAnsi="Cambria Math" w:cs="Times New Roman"/>
          </w:rPr>
          <m:t>/</m:t>
        </m:r>
        <m:r>
          <w:rPr>
            <w:rFonts w:ascii="Cambria Math" w:eastAsia="SimSun" w:hAnsi="Cambria Math" w:cs="Times New Roman"/>
          </w:rPr>
          <m:t>5</m:t>
        </m:r>
      </m:oMath>
      <w:r>
        <w:rPr>
          <w:rFonts w:ascii="Times New Roman" w:eastAsia="SimSun" w:hAnsi="Times New Roman" w:cs="Times New Roman"/>
        </w:rPr>
        <w:tab/>
      </w:r>
      <w:r>
        <w:rPr>
          <w:rFonts w:ascii="Times New Roman" w:eastAsia="SimSun" w:hAnsi="Times New Roman" w:cs="Times New Roman" w:hint="eastAsia"/>
        </w:rPr>
        <w:t>（</w:t>
      </w:r>
      <w:r>
        <w:rPr>
          <w:rFonts w:ascii="Times New Roman" w:eastAsia="SimSun" w:hAnsi="Times New Roman" w:cs="Times New Roman" w:hint="eastAsia"/>
        </w:rPr>
        <w:t>26</w:t>
      </w:r>
      <w:r>
        <w:rPr>
          <w:rFonts w:ascii="Times New Roman" w:eastAsia="SimSun" w:hAnsi="Times New Roman" w:cs="Times New Roman" w:hint="eastAsia"/>
        </w:rPr>
        <w:t>）</w:t>
      </w:r>
    </w:p>
    <w:p w14:paraId="0A854D01" w14:textId="77777777" w:rsidR="00D806A6" w:rsidRDefault="00477D48" w:rsidP="00E20902">
      <w:pPr>
        <w:rPr>
          <w:rFonts w:ascii="Times New Roman" w:eastAsia="SimSun" w:hAnsi="Times New Roman" w:cs="Times New Roman"/>
        </w:rPr>
        <w:pPrChange w:id="286" w:author="黄圣男" w:date="2026-07-01T09:13:00Z" w16du:dateUtc="2026-07-01T01:13:00Z">
          <w:pPr>
            <w:ind w:firstLineChars="200" w:firstLine="440"/>
          </w:pPr>
        </w:pPrChange>
      </w:pPr>
      <w:r>
        <w:rPr>
          <w:rFonts w:ascii="Times New Roman" w:eastAsia="SimSun" w:hAnsi="Times New Roman" w:cs="Times New Roman" w:hint="eastAsia"/>
        </w:rPr>
        <w:t>其中，对于情景</w:t>
      </w:r>
      <w:r>
        <w:rPr>
          <w:rFonts w:ascii="Times New Roman" w:eastAsia="SimSun" w:hAnsi="Times New Roman" w:cs="Times New Roman" w:hint="eastAsia"/>
        </w:rPr>
        <w:t>S1</w:t>
      </w:r>
      <w:r>
        <w:rPr>
          <w:rFonts w:ascii="Times New Roman" w:eastAsia="SimSun" w:hAnsi="Times New Roman" w:cs="Times New Roman" w:hint="eastAsia"/>
        </w:rPr>
        <w:t>和情景</w:t>
      </w:r>
      <w:r>
        <w:rPr>
          <w:rFonts w:ascii="Times New Roman" w:eastAsia="SimSun" w:hAnsi="Times New Roman" w:cs="Times New Roman" w:hint="eastAsia"/>
        </w:rPr>
        <w:t>S2</w:t>
      </w:r>
      <w:r>
        <w:rPr>
          <w:rFonts w:ascii="Times New Roman" w:eastAsia="SimSun" w:hAnsi="Times New Roman" w:cs="Times New Roman" w:hint="eastAsia"/>
        </w:rPr>
        <w:t>，</w:t>
      </w:r>
      <m:oMath>
        <m:f>
          <m:fPr>
            <m:ctrlPr>
              <w:rPr>
                <w:rFonts w:ascii="Cambria Math" w:eastAsia="SimSun" w:hAnsi="Cambria Math" w:cs="Times New Roman"/>
                <w:i/>
              </w:rPr>
            </m:ctrlPr>
          </m:fPr>
          <m:num>
            <m:r>
              <w:rPr>
                <w:rFonts w:ascii="Cambria Math" w:eastAsia="SimSun" w:hAnsi="Cambria Math" w:cs="Times New Roman"/>
              </w:rPr>
              <m:t>∆</m:t>
            </m:r>
            <m:r>
              <w:rPr>
                <w:rFonts w:ascii="Cambria Math" w:eastAsia="SimSun" w:hAnsi="Cambria Math" w:cs="Times New Roman" w:hint="eastAsia"/>
              </w:rPr>
              <m:t>x</m:t>
            </m:r>
          </m:num>
          <m:den>
            <m:r>
              <w:rPr>
                <w:rFonts w:ascii="Cambria Math" w:eastAsia="SimSun" w:hAnsi="Cambria Math" w:cs="Times New Roman" w:hint="eastAsia"/>
              </w:rPr>
              <m:t>x</m:t>
            </m:r>
          </m:den>
        </m:f>
        <m:r>
          <w:rPr>
            <w:rFonts w:ascii="Cambria Math" w:eastAsia="SimSun" w:hAnsi="Cambria Math" w:cs="Times New Roman"/>
          </w:rPr>
          <m:t>=</m:t>
        </m:r>
        <m:sSup>
          <m:sSupPr>
            <m:ctrlPr>
              <w:rPr>
                <w:rFonts w:ascii="Cambria Math" w:eastAsia="SimSun" w:hAnsi="Cambria Math" w:cs="Times New Roman"/>
                <w:i/>
              </w:rPr>
            </m:ctrlPr>
          </m:sSupPr>
          <m:e>
            <m:d>
              <m:dPr>
                <m:ctrlPr>
                  <w:rPr>
                    <w:rFonts w:ascii="Cambria Math" w:eastAsia="SimSun" w:hAnsi="Cambria Math" w:cs="Times New Roman"/>
                    <w:i/>
                  </w:rPr>
                </m:ctrlPr>
              </m:dPr>
              <m:e>
                <m:r>
                  <w:rPr>
                    <w:rFonts w:ascii="Cambria Math" w:eastAsia="SimSun" w:hAnsi="Cambria Math" w:cs="Times New Roman"/>
                  </w:rPr>
                  <m:t>1+g</m:t>
                </m:r>
              </m:e>
            </m:d>
          </m:e>
          <m:sup>
            <m:r>
              <w:rPr>
                <w:rFonts w:ascii="Cambria Math" w:eastAsia="SimSun" w:hAnsi="Cambria Math" w:cs="Times New Roman"/>
              </w:rPr>
              <m:t>5</m:t>
            </m:r>
          </m:sup>
        </m:sSup>
        <m:r>
          <w:rPr>
            <w:rFonts w:ascii="Cambria Math" w:eastAsia="SimSun" w:hAnsi="Cambria Math" w:cs="Times New Roman"/>
          </w:rPr>
          <m:t>-1</m:t>
        </m:r>
      </m:oMath>
      <w:r>
        <w:rPr>
          <w:rFonts w:ascii="Times New Roman" w:eastAsia="SimSun" w:hAnsi="Times New Roman" w:cs="Times New Roman" w:hint="eastAsia"/>
        </w:rPr>
        <w:t>，</w:t>
      </w:r>
      <m:oMath>
        <m:r>
          <w:rPr>
            <w:rFonts w:ascii="Cambria Math" w:eastAsia="SimSun" w:hAnsi="Cambria Math" w:cs="Times New Roman"/>
          </w:rPr>
          <m:t>g</m:t>
        </m:r>
      </m:oMath>
      <w:r>
        <w:rPr>
          <w:rFonts w:ascii="Times New Roman" w:eastAsia="SimSun" w:hAnsi="Times New Roman" w:cs="Times New Roman" w:hint="eastAsia"/>
        </w:rPr>
        <w:t>为年均增长率；对于情景</w:t>
      </w:r>
      <w:r>
        <w:rPr>
          <w:rFonts w:ascii="Times New Roman" w:eastAsia="SimSun" w:hAnsi="Times New Roman" w:cs="Times New Roman" w:hint="eastAsia"/>
        </w:rPr>
        <w:t>S3</w:t>
      </w:r>
      <w:r>
        <w:rPr>
          <w:rFonts w:ascii="Times New Roman" w:eastAsia="SimSun" w:hAnsi="Times New Roman" w:cs="Times New Roman" w:hint="eastAsia"/>
        </w:rPr>
        <w:t>，</w:t>
      </w:r>
      <m:oMath>
        <m:f>
          <m:fPr>
            <m:ctrlPr>
              <w:rPr>
                <w:rFonts w:ascii="Cambria Math" w:eastAsia="SimSun" w:hAnsi="Cambria Math" w:cs="Times New Roman"/>
                <w:i/>
              </w:rPr>
            </m:ctrlPr>
          </m:fPr>
          <m:num>
            <m:r>
              <w:rPr>
                <w:rFonts w:ascii="Cambria Math" w:eastAsia="SimSun" w:hAnsi="Cambria Math" w:cs="Times New Roman"/>
              </w:rPr>
              <m:t>∆</m:t>
            </m:r>
            <m:r>
              <w:rPr>
                <w:rFonts w:ascii="Cambria Math" w:eastAsia="SimSun" w:hAnsi="Cambria Math" w:cs="Times New Roman" w:hint="eastAsia"/>
              </w:rPr>
              <m:t>x</m:t>
            </m:r>
          </m:num>
          <m:den>
            <m:r>
              <w:rPr>
                <w:rFonts w:ascii="Cambria Math" w:eastAsia="SimSun" w:hAnsi="Cambria Math" w:cs="Times New Roman" w:hint="eastAsia"/>
              </w:rPr>
              <m:t>x</m:t>
            </m:r>
          </m:den>
        </m:f>
        <m:r>
          <w:rPr>
            <w:rFonts w:ascii="Cambria Math" w:eastAsia="SimSun" w:hAnsi="Cambria Math" w:cs="Times New Roman"/>
          </w:rPr>
          <m:t>=5×∆</m:t>
        </m:r>
        <m:r>
          <w:rPr>
            <w:rFonts w:ascii="Cambria Math" w:eastAsia="SimSun" w:hAnsi="Cambria Math" w:cs="Times New Roman" w:hint="eastAsia"/>
          </w:rPr>
          <m:t>pp</m:t>
        </m:r>
        <m:r>
          <m:rPr>
            <m:lit/>
          </m:rPr>
          <w:rPr>
            <w:rFonts w:ascii="Cambria Math" w:eastAsia="SimSun" w:hAnsi="Cambria Math" w:cs="Times New Roman"/>
          </w:rPr>
          <m:t>/</m:t>
        </m:r>
        <m:sSub>
          <m:sSubPr>
            <m:ctrlPr>
              <w:rPr>
                <w:rFonts w:ascii="Cambria Math" w:eastAsia="SimSun" w:hAnsi="Cambria Math" w:cs="Times New Roman"/>
                <w:i/>
              </w:rPr>
            </m:ctrlPr>
          </m:sSubPr>
          <m:e>
            <m:r>
              <w:rPr>
                <w:rFonts w:ascii="Cambria Math" w:eastAsia="SimSun" w:hAnsi="Cambria Math" w:cs="Times New Roman" w:hint="eastAsia"/>
              </w:rPr>
              <m:t>r</m:t>
            </m:r>
          </m:e>
          <m:sub>
            <m:r>
              <w:rPr>
                <w:rFonts w:ascii="Cambria Math" w:eastAsia="SimSun" w:hAnsi="Cambria Math" w:cs="Times New Roman"/>
              </w:rPr>
              <m:t>0</m:t>
            </m:r>
          </m:sub>
        </m:sSub>
      </m:oMath>
      <w:r>
        <w:rPr>
          <w:rFonts w:ascii="Times New Roman" w:eastAsia="SimSun" w:hAnsi="Times New Roman" w:cs="Times New Roman" w:hint="eastAsia"/>
        </w:rPr>
        <w:t>，</w:t>
      </w:r>
      <m:oMath>
        <m:r>
          <w:rPr>
            <w:rFonts w:ascii="Cambria Math" w:eastAsia="SimSun" w:hAnsi="Cambria Math" w:cs="Times New Roman"/>
          </w:rPr>
          <m:t>∆</m:t>
        </m:r>
        <m:r>
          <w:rPr>
            <w:rFonts w:ascii="Cambria Math" w:eastAsia="SimSun" w:hAnsi="Cambria Math" w:cs="Times New Roman" w:hint="eastAsia"/>
          </w:rPr>
          <m:t>pp</m:t>
        </m:r>
      </m:oMath>
      <w:r>
        <w:rPr>
          <w:rFonts w:ascii="Times New Roman" w:eastAsia="SimSun" w:hAnsi="Times New Roman" w:cs="Times New Roman" w:hint="eastAsia"/>
        </w:rPr>
        <w:t>为年均增幅（百分点），</w:t>
      </w:r>
      <m:oMath>
        <m:sSub>
          <m:sSubPr>
            <m:ctrlPr>
              <w:rPr>
                <w:rFonts w:ascii="Cambria Math" w:eastAsia="SimSun" w:hAnsi="Cambria Math" w:cs="Times New Roman"/>
                <w:i/>
              </w:rPr>
            </m:ctrlPr>
          </m:sSubPr>
          <m:e>
            <m:r>
              <w:rPr>
                <w:rFonts w:ascii="Cambria Math" w:eastAsia="SimSun" w:hAnsi="Cambria Math" w:cs="Times New Roman" w:hint="eastAsia"/>
              </w:rPr>
              <m:t>r</m:t>
            </m:r>
          </m:e>
          <m:sub>
            <m:r>
              <w:rPr>
                <w:rFonts w:ascii="Cambria Math" w:eastAsia="SimSun" w:hAnsi="Cambria Math" w:cs="Times New Roman"/>
              </w:rPr>
              <m:t>0</m:t>
            </m:r>
          </m:sub>
        </m:sSub>
        <m:r>
          <w:rPr>
            <w:rFonts w:ascii="Cambria Math" w:eastAsia="SimSun" w:hAnsi="Cambria Math" w:cs="Times New Roman"/>
          </w:rPr>
          <m:t>=76.7</m:t>
        </m:r>
      </m:oMath>
      <w:r>
        <w:rPr>
          <w:rFonts w:ascii="Times New Roman" w:eastAsia="SimSun" w:hAnsi="Times New Roman" w:cs="Times New Roman" w:hint="eastAsia"/>
        </w:rPr>
        <w:t>代表</w:t>
      </w:r>
      <w:r>
        <w:rPr>
          <w:rFonts w:ascii="Times New Roman" w:eastAsia="SimSun" w:hAnsi="Times New Roman" w:cs="Times New Roman" w:hint="eastAsia"/>
        </w:rPr>
        <w:t>2025</w:t>
      </w:r>
      <w:r>
        <w:rPr>
          <w:rFonts w:ascii="Times New Roman" w:eastAsia="SimSun" w:hAnsi="Times New Roman" w:cs="Times New Roman" w:hint="eastAsia"/>
        </w:rPr>
        <w:t>年的基期水平。</w:t>
      </w:r>
    </w:p>
    <w:p w14:paraId="32263FBA" w14:textId="77777777" w:rsidR="00A0142D" w:rsidRDefault="000579DA">
      <w:pPr>
        <w:ind w:firstLineChars="200" w:firstLine="440"/>
        <w:rPr>
          <w:rFonts w:ascii="Times New Roman" w:eastAsia="SimSun" w:hAnsi="Times New Roman" w:cs="Times New Roman"/>
        </w:rPr>
      </w:pPr>
      <w:del w:id="1391" w:author="Revision" w:date="2026-07-08T00:00:00Z">
        <w:r>
          <w:rPr>
            <w:rFonts w:ascii="Times New Roman" w:eastAsia="SimSun" w:hAnsi="Times New Roman" w:cs="Times New Roman" w:hint="eastAsia"/>
          </w:rPr>
          <w:delText xml:space="preserve">情景S1：即农机资本投入路径。根据国家统计局数据，全国农业机械总动力由2020年的10.56亿千瓦增长至2024年的11.62亿千瓦，年均增长率为2.4%。S1-Medium假设“十五五”维持此增速；S1-High假设年均增长率提高至3.4%；S1-Low假设降至1.4%。根据技术冲击参数公式，S1-Medium设定每年的单产Shifter=0.434%，S1-High和S1-Low设定每年的单产Shifter分别为0.626%和0.25%。在该路径下，每年的面积Shifter均为0。</w:delText>
        </w:r>
      </w:del>
      <w:ins w:id="1392" w:author="Revision" w:date="2026-07-08T00:00:00Z">
        <w:r>
          <w:rPr>
            <w:rFonts w:ascii="Times New Roman" w:eastAsia="SimSun" w:hAnsi="Times New Roman" w:cs="Times New Roman" w:hint="eastAsia"/>
          </w:rPr>
          <w:t xml:space="preserve">情景S1：即农机资本投入路径。根据国家统计局数据，全国农业机械总动力由2020年的10.56亿千瓦增长至2024年的11.62亿千瓦，年均增长率为2.4%。S1-Medium假设“十五五”维持此增速；S1-High假设年均增长率提高至3.4%；S1-Low假设降至1.4%。根据技术冲击参数公式，S1-Medium设定每年的单产Shifter=0.391%，S1-High和S1-Low设定每年的单产Shifter分别为0.554%和0.228%。在该路径下，每年的面积Shifter均为0。</w:t>
        </w:r>
      </w:ins>
    </w:p>
    <w:p w14:paraId="00678436" w14:textId="77777777" w:rsidR="00A0142D" w:rsidRDefault="000579DA">
      <w:pPr>
        <w:ind w:firstLineChars="200" w:firstLine="440"/>
        <w:rPr>
          <w:rFonts w:ascii="Times New Roman" w:eastAsia="SimSun" w:hAnsi="Times New Roman" w:cs="Times New Roman"/>
        </w:rPr>
      </w:pPr>
      <w:del w:id="1393" w:author="Revision" w:date="2026-07-08T00:00:00Z">
        <w:r>
          <w:rPr>
            <w:rFonts w:ascii="Times New Roman" w:eastAsia="SimSun" w:hAnsi="Times New Roman" w:cs="Times New Roman" w:hint="eastAsia"/>
          </w:rPr>
          <w:delText xml:space="preserve">情景S2：即农机社会化服务路径。根据2022年和2024年《全国农业机械化统计公报》，全国农机托管面积由4.90亿亩增长至5.18亿亩，年均增长率约2.8%。限于该指标统计起步较晚，仅有2022年和2024年两个观测点，因此采用该两年期增速作为“十四五”基准的近似。S2-Medium假设维持此增速，S2-High提高至3.8%；S2-Low降至1.8%。根据技术冲击参数公式，S2-Medium设定每年的单产Shifter=0.438%，S2-High和S2-Low设定每年的单产Shifter分别为0.606%和0.278%；S2-Medium设定每年的面积Shifter=0.072%，S2-High和S2-Low设定每年的面积Shifter分别为0.098%和0.046%。</w:delText>
        </w:r>
      </w:del>
      <w:ins w:id="1394" w:author="Revision" w:date="2026-07-08T00:00:00Z">
        <w:r>
          <w:rPr>
            <w:rFonts w:ascii="Times New Roman" w:eastAsia="SimSun" w:hAnsi="Times New Roman" w:cs="Times New Roman" w:hint="eastAsia"/>
          </w:rPr>
          <w:t xml:space="preserve">情景S2：即农机社会化服务路径。根据2022年和2024年《全国农业机械化统计公报》，全国农机托管面积由4.90亿亩增长至5.18亿亩，年均增长率约2.8%。限于该指标统计起步较晚，仅有2022年和2024年两个观测点，因此采用该两年期增速作为“十四五”基准的近似。S2-Medium假设维持此增速，S2-High提高至3.8%；S2-Low降至1.8%。根据技术冲击参数公式，S2-Medium设定每年的单产Shifter=0.458%，S2-High和S2-Low设定每年的单产Shifter分别为0.621%和0.294%；S2-Medium设定每年的面积Shifter=0.066%，S2-High和S2-Low设定每年的面积Shifter分别为0.089%和0.042%。</w:t>
        </w:r>
      </w:ins>
    </w:p>
    <w:p w14:paraId="1E47C397" w14:textId="79D36918" w:rsidR="00A0142D" w:rsidRDefault="000579DA" w:rsidP="00242C5C">
      <w:pPr>
        <w:ind w:firstLineChars="200" w:firstLine="440"/>
        <w:rPr>
          <w:rFonts w:ascii="Times New Roman" w:eastAsia="SimSun" w:hAnsi="Times New Roman" w:cs="Times New Roman"/>
        </w:rPr>
      </w:pPr>
      <w:proofErr w:type="gramStart"/>
      <w:proofErr w:type="gramEnd"/>
      <w:ins w:id="287" w:author="黄圣男" w:date="2026-07-01T09:15:00Z" w16du:dateUtc="2026-07-01T01:15:00Z">
        <w:r w:rsidR="000C6D1A">
          <w:rPr>
            <w:rFonts w:ascii="Times New Roman" w:eastAsia="SimSun" w:hAnsi="Times New Roman" w:cs="Times New Roman" w:hint="eastAsia"/>
          </w:rPr>
          <w:t>根据《</w:t>
        </w:r>
        <w:r w:rsidR="008878D9" w:rsidRPr="008878D9">
          <w:rPr>
            <w:rFonts w:ascii="Times New Roman" w:eastAsia="SimSun" w:hAnsi="Times New Roman" w:cs="Times New Roman"/>
          </w:rPr>
          <w:t>加快农业农村现代化</w:t>
        </w:r>
        <w:r w:rsidR="008878D9" w:rsidRPr="008878D9">
          <w:rPr>
            <w:rFonts w:ascii="Times New Roman" w:eastAsia="SimSun" w:hAnsi="Times New Roman" w:cs="Times New Roman"/>
          </w:rPr>
          <w:t>“</w:t>
        </w:r>
        <w:r w:rsidR="008878D9" w:rsidRPr="008878D9">
          <w:rPr>
            <w:rFonts w:ascii="Times New Roman" w:eastAsia="SimSun" w:hAnsi="Times New Roman" w:cs="Times New Roman"/>
          </w:rPr>
          <w:t>十五五</w:t>
        </w:r>
        <w:r w:rsidR="008878D9" w:rsidRPr="008878D9">
          <w:rPr>
            <w:rFonts w:ascii="Times New Roman" w:eastAsia="SimSun" w:hAnsi="Times New Roman" w:cs="Times New Roman"/>
          </w:rPr>
          <w:t>”</w:t>
        </w:r>
        <w:r w:rsidR="008878D9" w:rsidRPr="008878D9">
          <w:rPr>
            <w:rFonts w:ascii="Times New Roman" w:eastAsia="SimSun" w:hAnsi="Times New Roman" w:cs="Times New Roman"/>
          </w:rPr>
          <w:t>规划</w:t>
        </w:r>
        <w:r w:rsidR="008878D9">
          <w:rPr>
            <w:rFonts w:ascii="Times New Roman" w:eastAsia="SimSun" w:hAnsi="Times New Roman" w:cs="Times New Roman" w:hint="eastAsia"/>
          </w:rPr>
          <w:t>》</w:t>
        </w:r>
      </w:ins>
      <w:ins w:id="288" w:author="黄圣男" w:date="2026-07-01T09:16:00Z" w16du:dateUtc="2026-07-01T01:16:00Z">
        <w:r w:rsidR="00AB3D18">
          <w:rPr>
            <w:rFonts w:ascii="Times New Roman" w:eastAsia="SimSun" w:hAnsi="Times New Roman" w:cs="Times New Roman" w:hint="eastAsia"/>
          </w:rPr>
          <w:t>将</w:t>
        </w:r>
      </w:ins>
      <w:del w:id="289" w:author="黄圣男" w:date="2026-07-01T09:16:00Z" w16du:dateUtc="2026-07-01T01:16:00Z">
        <w:r w:rsidDel="008878D9">
          <w:rPr>
            <w:rFonts w:ascii="Times New Roman" w:eastAsia="SimSun" w:hAnsi="Times New Roman" w:cs="Times New Roman" w:hint="eastAsia"/>
          </w:rPr>
          <w:delText>假设全国</w:delText>
        </w:r>
      </w:del>
      <w:proofErr w:type="gramStart"/>
      <w:proofErr w:type="gramEnd"/>
      <w:ins w:id="290" w:author="黄圣男" w:date="2026-07-01T09:16:00Z" w16du:dateUtc="2026-07-01T01:16:00Z">
        <w:r w:rsidR="00AB3D18">
          <w:rPr>
            <w:rFonts w:ascii="Times New Roman" w:eastAsia="SimSun" w:hAnsi="Times New Roman" w:cs="Times New Roman" w:hint="eastAsia"/>
          </w:rPr>
          <w:t>目标设定为提高至</w:t>
        </w:r>
        <w:r w:rsidR="00AB3D18">
          <w:rPr>
            <w:rFonts w:ascii="Times New Roman" w:eastAsia="SimSun" w:hAnsi="Times New Roman" w:cs="Times New Roman" w:hint="eastAsia"/>
          </w:rPr>
          <w:t>80%</w:t>
        </w:r>
        <w:r w:rsidR="00AB3D18">
          <w:rPr>
            <w:rFonts w:ascii="Times New Roman" w:eastAsia="SimSun" w:hAnsi="Times New Roman" w:cs="Times New Roman" w:hint="eastAsia"/>
          </w:rPr>
          <w:t>以上，本文假定</w:t>
        </w:r>
      </w:ins>
      <w:ins w:id="291" w:author="黄圣男" w:date="2026-07-01T09:17:00Z" w16du:dateUtc="2026-07-01T01:17:00Z">
        <w:r w:rsidR="00242C5C">
          <w:rPr>
            <w:rFonts w:ascii="Times New Roman" w:eastAsia="SimSun" w:hAnsi="Times New Roman" w:cs="Times New Roman" w:hint="eastAsia"/>
          </w:rPr>
          <w:t>提高至</w:t>
        </w:r>
        <w:r w:rsidR="00242C5C">
          <w:rPr>
            <w:rFonts w:ascii="Times New Roman" w:eastAsia="SimSun" w:hAnsi="Times New Roman" w:cs="Times New Roman" w:hint="eastAsia"/>
          </w:rPr>
          <w:t>81%</w:t>
        </w:r>
      </w:ins>
      <w:del w:id="292" w:author="黄圣男" w:date="2026-07-01T09:17:00Z" w16du:dateUtc="2026-07-01T01:17:00Z">
        <w:r w:rsidDel="00242C5C">
          <w:rPr>
            <w:rFonts w:ascii="Times New Roman" w:eastAsia="SimSun" w:hAnsi="Times New Roman" w:cs="Times New Roman" w:hint="eastAsia"/>
          </w:rPr>
          <w:delText>在</w:delText>
        </w:r>
        <w:r w:rsidDel="00242C5C">
          <w:rPr>
            <w:rFonts w:ascii="Times New Roman" w:eastAsia="SimSun" w:hAnsi="Times New Roman" w:cs="Times New Roman" w:hint="eastAsia"/>
          </w:rPr>
          <w:delText>2030</w:delText>
        </w:r>
        <w:r w:rsidDel="00242C5C">
          <w:rPr>
            <w:rFonts w:ascii="Times New Roman" w:eastAsia="SimSun" w:hAnsi="Times New Roman" w:cs="Times New Roman" w:hint="eastAsia"/>
          </w:rPr>
          <w:delText>年进一步提升至</w:delText>
        </w:r>
      </w:del>
      <w:del w:id="293" w:author="黄圣男" w:date="2026-07-01T09:16:00Z" w16du:dateUtc="2026-07-01T01:16:00Z">
        <w:r w:rsidDel="008878D9">
          <w:rPr>
            <w:rFonts w:ascii="Times New Roman" w:eastAsia="SimSun" w:hAnsi="Times New Roman" w:cs="Times New Roman" w:hint="eastAsia"/>
          </w:rPr>
          <w:delText>81</w:delText>
        </w:r>
      </w:del>
      <w:del w:id="294" w:author="黄圣男" w:date="2026-07-01T09:17:00Z" w16du:dateUtc="2026-07-01T01:17:00Z">
        <w:r w:rsidDel="00242C5C">
          <w:rPr>
            <w:rFonts w:ascii="Times New Roman" w:eastAsia="SimSun" w:hAnsi="Times New Roman" w:cs="Times New Roman" w:hint="eastAsia"/>
          </w:rPr>
          <w:delText>%</w:delText>
        </w:r>
      </w:del>
      <w:ins w:id="295" w:author="黄圣男" w:date="2026-07-01T09:17:00Z" w16du:dateUtc="2026-07-01T01:17:00Z">
        <w:r w:rsidR="00242C5C">
          <w:rPr>
            <w:rFonts w:ascii="Times New Roman" w:eastAsia="SimSun" w:hAnsi="Times New Roman" w:cs="Times New Roman" w:hint="eastAsia"/>
          </w:rPr>
          <w:t>则</w:t>
        </w:r>
      </w:ins>
      <w:del w:id="1395" w:author="Revision" w:date="2026-07-08T00:00:00Z">
        <w:r>
          <w:rPr>
            <w:rFonts w:ascii="Times New Roman" w:eastAsia="SimSun" w:hAnsi="Times New Roman" w:cs="Times New Roman" w:hint="eastAsia"/>
          </w:rPr>
          <w:delText xml:space="preserve">情景S3：即综合机械化水平路径。2020—2025年，全国农作物耕种收综合机械化率由71.25%提升至76.7%，年均增幅为0.86个百分点。根据《加快农业农村现代化“十五五”规划》将农作物耕种收综合机械化率目标设定为提高至80%以上，本文假定提高至81%，则S3-Medium年均增速约0.86个百分点；S3-High假设年均增速提高至1.86个百分点（至86%）；S3-Low假设年均仅增0.10个百分点（近乎停滞，至77.2%）。根据技术冲击参数公式，S3-Medium设定每年的单产Shifter=0.208%，S3-High和S3-Low设定每年的单产Shifter分别为0.448%和0.024%；S3-Medium设定每年的面积Shifter=0.016%，S3-High和S3-Low设定每年的面积Shifter分别为0.036%和0.002%。</w:delText>
        </w:r>
      </w:del>
      <w:ins w:id="1396" w:author="Revision" w:date="2026-07-08T00:00:00Z">
        <w:r>
          <w:rPr>
            <w:rFonts w:ascii="Times New Roman" w:eastAsia="SimSun" w:hAnsi="Times New Roman" w:cs="Times New Roman" w:hint="eastAsia"/>
          </w:rPr>
          <w:t xml:space="preserve">情景S3：即综合机械化水平路径。2020—2025年，全国农作物耕种收综合机械化率由71.25%提升至76.7%，年均增幅为0.86个百分点。根据《加快农业农村现代化“十五五”规划》将农作物耕种收综合机械化率目标设定为提高至80%以上，本文假定提高至81%，则S3-Medium年均增速约0.86个百分点；S3-High假设年均增速提高至1.86个百分点（至86%）；S3-Low假设年均仅增0.10个百分点（近乎停滞，至77.2%）。根据技术冲击参数公式，S3-Medium设定每年的单产Shifter=0.207%，S3-High和S3-Low设定每年的单产Shifter分别为0.449%和0.024%；S3-Medium设定每年的面积Shifter=0.017%，S3-High和S3-Low设定每年的面积Shifter分别为0.036%和0.002%。</w:t>
        </w:r>
      </w:ins>
    </w:p>
    <w:p w14:paraId="422745A2" w14:textId="77777777" w:rsidR="00A0142D" w:rsidRPr="00F41903" w:rsidRDefault="000579DA">
      <w:pPr>
        <w:ind w:firstLineChars="200" w:firstLine="360"/>
        <w:jc w:val="center"/>
        <w:rPr>
          <w:rFonts w:ascii="Times New Roman" w:eastAsia="SimHei" w:hAnsi="Times New Roman" w:cs="Times New Roman"/>
          <w:sz w:val="18"/>
          <w:szCs w:val="18"/>
        </w:rPr>
      </w:pPr>
      <w:r>
        <w:rPr>
          <w:rFonts w:ascii="Times New Roman" w:eastAsia="SimHei" w:hAnsi="Times New Roman" w:cs="Times New Roman" w:hint="eastAsia"/>
          <w:sz w:val="18"/>
          <w:szCs w:val="18"/>
        </w:rPr>
        <w:t>表</w:t>
      </w:r>
      <w:r>
        <w:rPr>
          <w:rFonts w:ascii="Times New Roman" w:eastAsia="SimHei" w:hAnsi="Times New Roman" w:cs="Times New Roman"/>
          <w:sz w:val="18"/>
          <w:szCs w:val="18"/>
        </w:rPr>
        <w:t xml:space="preserve">7 </w:t>
      </w:r>
      <w:r>
        <w:rPr>
          <w:rFonts w:ascii="Times New Roman" w:eastAsia="SimHei" w:hAnsi="Times New Roman" w:cs="Times New Roman" w:hint="eastAsia"/>
          <w:sz w:val="18"/>
          <w:szCs w:val="18"/>
        </w:rPr>
        <w:t>“十五五”机械化政策模拟情景设定</w:t>
      </w:r>
    </w:p>
    <w:tbl>
      <w:tblPr>
        <w:tblW w:w="5000" w:type="pct"/>
        <w:tblBorders>
          <w:top w:val="single" w:sz="4" w:space="0" w:color="auto"/>
          <w:bottom w:val="single" w:sz="4" w:space="0" w:color="auto"/>
        </w:tblBorders>
        <w:tblCellMar>
          <w:left w:w="0" w:type="dxa"/>
          <w:right w:w="0" w:type="dxa"/>
        </w:tblCellMar>
        <w:tblLook w:val="04A0" w:firstRow="1" w:lastRow="0" w:firstColumn="1" w:lastColumn="0" w:noHBand="0" w:noVBand="1"/>
      </w:tblPr>
      <w:tblGrid>
        <w:gridCol w:w="2369"/>
        <w:gridCol w:w="1980"/>
        <w:gridCol w:w="1975"/>
        <w:gridCol w:w="1982"/>
      </w:tblGrid>
      <w:tr w:rsidR="00A0142D" w:rsidRPr="00602B36" w14:paraId="250EC1B5" w14:textId="77777777" w:rsidTr="003716C2">
        <w:trPr>
          <w:trHeight w:val="315"/>
        </w:trPr>
        <w:tc>
          <w:tcPr>
            <w:tcW w:w="1426" w:type="pct"/>
            <w:tcBorders>
              <w:bottom w:val="single" w:sz="4" w:space="0" w:color="auto"/>
            </w:tcBorders>
            <w:tcMar>
              <w:top w:w="30" w:type="dxa"/>
              <w:left w:w="45" w:type="dxa"/>
              <w:bottom w:w="30" w:type="dxa"/>
              <w:right w:w="45" w:type="dxa"/>
            </w:tcMar>
            <w:vAlign w:val="center"/>
          </w:tcPr>
          <w:p w14:paraId="77A72E8A" w14:textId="77777777" w:rsidR="00A0142D" w:rsidRPr="00FA0D68" w:rsidRDefault="000579DA">
            <w:pPr>
              <w:widowControl/>
              <w:jc w:val="center"/>
              <w:rPr>
                <w:rFonts w:ascii="Times New Roman" w:eastAsia="SimSun" w:hAnsi="Times New Roman" w:cs="Times New Roman"/>
                <w:b/>
                <w:bCs/>
                <w:kern w:val="0"/>
                <w:sz w:val="15"/>
                <w:szCs w:val="15"/>
              </w:rPr>
            </w:pPr>
            <w:r>
              <w:rPr>
                <w:rFonts w:ascii="Times New Roman" w:eastAsia="SimSun" w:hAnsi="Times New Roman" w:cs="Times New Roman" w:hint="eastAsia"/>
                <w:b/>
                <w:bCs/>
                <w:kern w:val="0"/>
                <w:sz w:val="15"/>
                <w:szCs w:val="15"/>
              </w:rPr>
              <w:t>情景</w:t>
            </w:r>
          </w:p>
        </w:tc>
        <w:tc>
          <w:tcPr>
            <w:tcW w:w="1192" w:type="pct"/>
            <w:tcBorders>
              <w:bottom w:val="single" w:sz="4" w:space="0" w:color="auto"/>
            </w:tcBorders>
            <w:vAlign w:val="center"/>
          </w:tcPr>
          <w:p w14:paraId="63B16A67" w14:textId="77777777" w:rsidR="00A0142D" w:rsidRPr="00FA0D68" w:rsidRDefault="000579DA">
            <w:pPr>
              <w:widowControl/>
              <w:jc w:val="center"/>
              <w:rPr>
                <w:rFonts w:ascii="Times New Roman" w:eastAsia="SimSun" w:hAnsi="Times New Roman" w:cs="Times New Roman"/>
                <w:b/>
                <w:bCs/>
                <w:kern w:val="0"/>
                <w:sz w:val="15"/>
                <w:szCs w:val="15"/>
              </w:rPr>
            </w:pPr>
            <w:r>
              <w:rPr>
                <w:rFonts w:ascii="Times New Roman" w:eastAsia="SimSun" w:hAnsi="Times New Roman" w:cs="Times New Roman"/>
                <w:b/>
                <w:bCs/>
                <w:kern w:val="0"/>
                <w:sz w:val="15"/>
                <w:szCs w:val="15"/>
              </w:rPr>
              <w:t>2030</w:t>
            </w:r>
            <w:r>
              <w:rPr>
                <w:rFonts w:ascii="Times New Roman" w:eastAsia="SimSun" w:hAnsi="Times New Roman" w:cs="Times New Roman" w:hint="eastAsia"/>
                <w:b/>
                <w:bCs/>
                <w:kern w:val="0"/>
                <w:sz w:val="15"/>
                <w:szCs w:val="15"/>
              </w:rPr>
              <w:t>年目标值</w:t>
            </w:r>
          </w:p>
        </w:tc>
        <w:tc>
          <w:tcPr>
            <w:tcW w:w="1189" w:type="pct"/>
            <w:tcBorders>
              <w:bottom w:val="single" w:sz="4" w:space="0" w:color="auto"/>
            </w:tcBorders>
            <w:tcMar>
              <w:top w:w="30" w:type="dxa"/>
              <w:left w:w="45" w:type="dxa"/>
              <w:bottom w:w="30" w:type="dxa"/>
              <w:right w:w="45" w:type="dxa"/>
            </w:tcMar>
            <w:vAlign w:val="center"/>
          </w:tcPr>
          <w:p w14:paraId="284BDE71" w14:textId="77777777" w:rsidR="00A0142D" w:rsidRPr="00FA0D68" w:rsidRDefault="000579DA">
            <w:pPr>
              <w:widowControl/>
              <w:jc w:val="center"/>
              <w:rPr>
                <w:rFonts w:ascii="Times New Roman" w:eastAsia="SimSun" w:hAnsi="Times New Roman" w:cs="Times New Roman"/>
                <w:b/>
                <w:bCs/>
                <w:kern w:val="0"/>
                <w:sz w:val="15"/>
                <w:szCs w:val="15"/>
              </w:rPr>
            </w:pPr>
            <w:r>
              <w:rPr>
                <w:rFonts w:ascii="Times New Roman" w:eastAsia="SimSun" w:hAnsi="Times New Roman" w:cs="Times New Roman" w:hint="eastAsia"/>
                <w:b/>
                <w:bCs/>
                <w:kern w:val="0"/>
                <w:sz w:val="15"/>
                <w:szCs w:val="15"/>
              </w:rPr>
              <w:t>每年的单产</w:t>
            </w:r>
            <w:r>
              <w:rPr>
                <w:rFonts w:ascii="Times New Roman" w:eastAsia="SimSun" w:hAnsi="Times New Roman" w:cs="Times New Roman"/>
                <w:b/>
                <w:bCs/>
                <w:kern w:val="0"/>
                <w:sz w:val="15"/>
                <w:szCs w:val="15"/>
              </w:rPr>
              <w:t>Shifter</w:t>
            </w:r>
          </w:p>
        </w:tc>
        <w:tc>
          <w:tcPr>
            <w:tcW w:w="1193" w:type="pct"/>
            <w:tcBorders>
              <w:bottom w:val="single" w:sz="4" w:space="0" w:color="auto"/>
            </w:tcBorders>
            <w:tcMar>
              <w:top w:w="30" w:type="dxa"/>
              <w:left w:w="45" w:type="dxa"/>
              <w:bottom w:w="30" w:type="dxa"/>
              <w:right w:w="45" w:type="dxa"/>
            </w:tcMar>
            <w:vAlign w:val="center"/>
          </w:tcPr>
          <w:p w14:paraId="01A1538C" w14:textId="77777777" w:rsidR="00A0142D" w:rsidRPr="00FA0D68" w:rsidRDefault="000579DA">
            <w:pPr>
              <w:widowControl/>
              <w:jc w:val="center"/>
              <w:rPr>
                <w:rFonts w:ascii="Times New Roman" w:eastAsia="SimSun" w:hAnsi="Times New Roman" w:cs="Times New Roman"/>
                <w:b/>
                <w:bCs/>
                <w:iCs/>
                <w:kern w:val="0"/>
                <w:sz w:val="15"/>
                <w:szCs w:val="15"/>
              </w:rPr>
            </w:pPr>
            <w:r>
              <w:rPr>
                <w:rFonts w:ascii="Times New Roman" w:eastAsia="SimSun" w:hAnsi="Times New Roman" w:cs="Times New Roman" w:hint="eastAsia"/>
                <w:b/>
                <w:bCs/>
                <w:kern w:val="0"/>
                <w:sz w:val="15"/>
                <w:szCs w:val="15"/>
              </w:rPr>
              <w:t>每年的面积</w:t>
            </w:r>
            <w:r>
              <w:rPr>
                <w:rFonts w:ascii="Times New Roman" w:eastAsia="SimSun" w:hAnsi="Times New Roman" w:cs="Times New Roman"/>
                <w:b/>
                <w:bCs/>
                <w:kern w:val="0"/>
                <w:sz w:val="15"/>
                <w:szCs w:val="15"/>
              </w:rPr>
              <w:t>Shifter</w:t>
            </w:r>
          </w:p>
        </w:tc>
      </w:tr>
      <w:tr w:rsidR="00A0142D" w:rsidRPr="00602B36" w14:paraId="5F14378B" w14:textId="77777777" w:rsidTr="00FA0D68">
        <w:trPr>
          <w:trHeight w:val="315"/>
        </w:trPr>
        <w:tc>
          <w:tcPr>
            <w:tcW w:w="5000" w:type="pct"/>
            <w:gridSpan w:val="4"/>
            <w:tcBorders>
              <w:top w:val="single" w:sz="4" w:space="0" w:color="auto"/>
              <w:bottom w:val="nil"/>
            </w:tcBorders>
            <w:tcMar>
              <w:top w:w="30" w:type="dxa"/>
              <w:left w:w="45" w:type="dxa"/>
              <w:bottom w:w="30" w:type="dxa"/>
              <w:right w:w="45" w:type="dxa"/>
            </w:tcMar>
            <w:vAlign w:val="center"/>
          </w:tcPr>
          <w:p w14:paraId="4229F7CC" w14:textId="77777777" w:rsidR="00A0142D" w:rsidRPr="00FA0D68" w:rsidRDefault="000579DA">
            <w:pPr>
              <w:widowControl/>
              <w:rPr>
                <w:rFonts w:ascii="Times New Roman" w:eastAsia="SimSun" w:hAnsi="Times New Roman" w:cs="Times New Roman"/>
                <w:b/>
                <w:bCs/>
                <w:iCs/>
                <w:kern w:val="0"/>
                <w:sz w:val="15"/>
                <w:szCs w:val="15"/>
              </w:rPr>
            </w:pPr>
            <w:r>
              <w:rPr>
                <w:rFonts w:ascii="Times New Roman" w:eastAsia="SimSun" w:hAnsi="Times New Roman" w:cs="Times New Roman" w:hint="eastAsia"/>
                <w:sz w:val="15"/>
                <w:szCs w:val="15"/>
              </w:rPr>
              <w:t>情景</w:t>
            </w:r>
            <w:r>
              <w:rPr>
                <w:rFonts w:ascii="Times New Roman" w:eastAsia="SimSun" w:hAnsi="Times New Roman" w:cs="Times New Roman"/>
                <w:sz w:val="15"/>
                <w:szCs w:val="15"/>
              </w:rPr>
              <w:t>S1</w:t>
            </w:r>
            <w:r>
              <w:rPr>
                <w:rFonts w:ascii="Times New Roman" w:eastAsia="SimSun" w:hAnsi="Times New Roman" w:cs="Times New Roman" w:hint="eastAsia"/>
                <w:sz w:val="15"/>
                <w:szCs w:val="15"/>
              </w:rPr>
              <w:t>（农机资本投入路径：农机总动力（</w:t>
            </w:r>
            <w:proofErr w:type="gramStart"/>
            <w:r>
              <w:rPr>
                <w:rFonts w:ascii="Times New Roman" w:eastAsia="SimSun" w:hAnsi="Times New Roman" w:cs="Times New Roman" w:hint="eastAsia"/>
                <w:sz w:val="15"/>
                <w:szCs w:val="15"/>
              </w:rPr>
              <w:t>亿千瓦</w:t>
            </w:r>
            <w:proofErr w:type="gramEnd"/>
            <w:r>
              <w:rPr>
                <w:rFonts w:ascii="Times New Roman" w:eastAsia="SimSun" w:hAnsi="Times New Roman" w:cs="Times New Roman" w:hint="eastAsia"/>
                <w:sz w:val="15"/>
                <w:szCs w:val="15"/>
              </w:rPr>
              <w:t>））</w:t>
            </w:r>
          </w:p>
        </w:tc>
      </w:tr>
      <w:tr w:rsidR="00A0142D" w:rsidRPr="00602B36" w14:paraId="0393C76F" w14:textId="77777777" w:rsidTr="003716C2">
        <w:trPr>
          <w:trHeight w:val="315"/>
        </w:trPr>
        <w:tc>
          <w:tcPr>
            <w:tcW w:w="1426" w:type="pct"/>
            <w:tcBorders>
              <w:top w:val="nil"/>
            </w:tcBorders>
            <w:tcMar>
              <w:top w:w="30" w:type="dxa"/>
              <w:left w:w="45" w:type="dxa"/>
              <w:bottom w:w="30" w:type="dxa"/>
              <w:right w:w="45" w:type="dxa"/>
            </w:tcMar>
            <w:vAlign w:val="center"/>
          </w:tcPr>
          <w:p w14:paraId="25A3BD58" w14:textId="77777777" w:rsidR="00A0142D" w:rsidRPr="00FA0D68" w:rsidRDefault="000579DA">
            <w:pPr>
              <w:widowControl/>
              <w:jc w:val="center"/>
              <w:rPr>
                <w:rFonts w:ascii="Times New Roman" w:eastAsia="SimSun" w:hAnsi="Times New Roman" w:cs="Times New Roman"/>
                <w:kern w:val="0"/>
                <w:sz w:val="15"/>
                <w:szCs w:val="15"/>
              </w:rPr>
            </w:pPr>
            <w:r>
              <w:rPr>
                <w:rFonts w:ascii="Times New Roman" w:eastAsia="SimSun" w:hAnsi="Times New Roman" w:cs="Times New Roman"/>
                <w:sz w:val="15"/>
                <w:szCs w:val="15"/>
              </w:rPr>
              <w:t>S1-Medium</w:t>
            </w:r>
          </w:p>
        </w:tc>
        <w:tc>
          <w:tcPr>
            <w:tcW w:w="1192" w:type="pct"/>
            <w:tcBorders>
              <w:top w:val="nil"/>
            </w:tcBorders>
            <w:vAlign w:val="center"/>
          </w:tcPr>
          <w:p w14:paraId="15A39763" w14:textId="77777777" w:rsidR="00A0142D" w:rsidRPr="00FA0D68" w:rsidRDefault="000579DA">
            <w:pPr>
              <w:widowControl/>
              <w:jc w:val="center"/>
              <w:rPr>
                <w:rFonts w:ascii="Times New Roman" w:eastAsia="SimSun" w:hAnsi="Times New Roman" w:cs="Times New Roman"/>
                <w:kern w:val="0"/>
                <w:sz w:val="15"/>
                <w:szCs w:val="15"/>
              </w:rPr>
            </w:pPr>
            <w:r>
              <w:rPr>
                <w:rFonts w:ascii="Times New Roman" w:eastAsia="SimSun" w:hAnsi="Times New Roman" w:cs="Times New Roman"/>
                <w:kern w:val="0"/>
                <w:sz w:val="15"/>
                <w:szCs w:val="15"/>
              </w:rPr>
              <w:t>13.1</w:t>
            </w:r>
          </w:p>
        </w:tc>
        <w:tc>
          <w:tcPr>
            <w:tcW w:w="1189" w:type="pct"/>
            <w:tcBorders>
              <w:top w:val="nil"/>
            </w:tcBorders>
            <w:tcMar>
              <w:top w:w="30" w:type="dxa"/>
              <w:left w:w="45" w:type="dxa"/>
              <w:bottom w:w="30" w:type="dxa"/>
              <w:right w:w="45" w:type="dxa"/>
            </w:tcMar>
            <w:vAlign w:val="center"/>
          </w:tcPr>
          <w:p w14:paraId="3FF37034" w14:textId="77777777" w:rsidR="00A0142D" w:rsidRPr="00FA0D68" w:rsidRDefault="000579DA">
            <w:pPr>
              <w:widowControl/>
              <w:jc w:val="center"/>
              <w:rPr>
                <w:rFonts w:ascii="Times New Roman" w:eastAsia="SimSun" w:hAnsi="Times New Roman" w:cs="Times New Roman"/>
                <w:kern w:val="0"/>
                <w:sz w:val="15"/>
                <w:szCs w:val="15"/>
              </w:rPr>
            </w:pPr>
            <w:del w:id="1139" w:author="Revision" w:date="2026-07-08T00:00:00Z">
              <w:r>
                <w:rPr>
                  <w:rFonts w:ascii="Times New Roman" w:eastAsia="SimSun" w:hAnsi="Times New Roman" w:cs="Times New Roman"/>
                  <w:kern w:val="0"/>
                  <w:sz w:val="15"/>
                  <w:szCs w:val="15"/>
                </w:rPr>
                <w:delText xml:space="preserve">0.434%</w:delText>
              </w:r>
            </w:del>
            <w:ins w:id="1140" w:author="Revision" w:date="2026-07-08T00:00:00Z">
              <w:r>
                <w:rPr>
                  <w:rFonts w:ascii="Times New Roman" w:eastAsia="SimSun" w:hAnsi="Times New Roman" w:cs="Times New Roman"/>
                  <w:kern w:val="0"/>
                  <w:sz w:val="15"/>
                  <w:szCs w:val="15"/>
                </w:rPr>
                <w:t xml:space="preserve">0.391%</w:t>
              </w:r>
            </w:ins>
          </w:p>
        </w:tc>
        <w:tc>
          <w:tcPr>
            <w:tcW w:w="1193" w:type="pct"/>
            <w:tcBorders>
              <w:top w:val="nil"/>
            </w:tcBorders>
            <w:tcMar>
              <w:top w:w="30" w:type="dxa"/>
              <w:left w:w="45" w:type="dxa"/>
              <w:bottom w:w="30" w:type="dxa"/>
              <w:right w:w="45" w:type="dxa"/>
            </w:tcMar>
            <w:vAlign w:val="center"/>
          </w:tcPr>
          <w:p w14:paraId="7924606A" w14:textId="77777777" w:rsidR="00A0142D" w:rsidRPr="00FA0D68" w:rsidRDefault="000579DA">
            <w:pPr>
              <w:widowControl/>
              <w:jc w:val="center"/>
              <w:rPr>
                <w:rFonts w:ascii="Times New Roman" w:eastAsia="SimSun" w:hAnsi="Times New Roman" w:cs="Times New Roman"/>
                <w:kern w:val="0"/>
                <w:sz w:val="15"/>
                <w:szCs w:val="15"/>
              </w:rPr>
            </w:pPr>
            <w:r>
              <w:rPr>
                <w:rFonts w:ascii="Times New Roman" w:eastAsia="SimSun" w:hAnsi="Times New Roman" w:cs="Times New Roman"/>
                <w:kern w:val="0"/>
                <w:sz w:val="15"/>
                <w:szCs w:val="15"/>
              </w:rPr>
              <w:t>0</w:t>
            </w:r>
          </w:p>
        </w:tc>
      </w:tr>
      <w:tr w:rsidR="00A0142D" w:rsidRPr="00602B36" w14:paraId="1C450558" w14:textId="77777777" w:rsidTr="003716C2">
        <w:trPr>
          <w:trHeight w:val="315"/>
        </w:trPr>
        <w:tc>
          <w:tcPr>
            <w:tcW w:w="1426" w:type="pct"/>
            <w:tcMar>
              <w:top w:w="30" w:type="dxa"/>
              <w:left w:w="45" w:type="dxa"/>
              <w:bottom w:w="30" w:type="dxa"/>
              <w:right w:w="45" w:type="dxa"/>
            </w:tcMar>
            <w:vAlign w:val="center"/>
          </w:tcPr>
          <w:p w14:paraId="5756A9CA" w14:textId="77777777" w:rsidR="00A0142D" w:rsidRPr="00FA0D68" w:rsidRDefault="000579DA">
            <w:pPr>
              <w:widowControl/>
              <w:jc w:val="center"/>
              <w:rPr>
                <w:rFonts w:ascii="Times New Roman" w:eastAsia="SimSun" w:hAnsi="Times New Roman" w:cs="Times New Roman"/>
                <w:kern w:val="0"/>
                <w:sz w:val="15"/>
                <w:szCs w:val="15"/>
              </w:rPr>
            </w:pPr>
            <w:r>
              <w:rPr>
                <w:rFonts w:ascii="Times New Roman" w:eastAsia="SimSun" w:hAnsi="Times New Roman" w:cs="Times New Roman"/>
                <w:sz w:val="15"/>
                <w:szCs w:val="15"/>
              </w:rPr>
              <w:t>S1-High</w:t>
            </w:r>
          </w:p>
        </w:tc>
        <w:tc>
          <w:tcPr>
            <w:tcW w:w="1192" w:type="pct"/>
            <w:vAlign w:val="center"/>
          </w:tcPr>
          <w:p w14:paraId="32BC9AA0" w14:textId="77777777" w:rsidR="00A0142D" w:rsidRPr="00FA0D68" w:rsidRDefault="000579DA">
            <w:pPr>
              <w:widowControl/>
              <w:jc w:val="center"/>
              <w:rPr>
                <w:rFonts w:ascii="Times New Roman" w:eastAsia="SimSun" w:hAnsi="Times New Roman" w:cs="Times New Roman"/>
                <w:kern w:val="0"/>
                <w:sz w:val="15"/>
                <w:szCs w:val="15"/>
              </w:rPr>
            </w:pPr>
            <w:r>
              <w:rPr>
                <w:rFonts w:ascii="Times New Roman" w:eastAsia="SimSun" w:hAnsi="Times New Roman" w:cs="Times New Roman"/>
                <w:kern w:val="0"/>
                <w:sz w:val="15"/>
                <w:szCs w:val="15"/>
              </w:rPr>
              <w:t>13.7</w:t>
            </w:r>
          </w:p>
        </w:tc>
        <w:tc>
          <w:tcPr>
            <w:tcW w:w="1189" w:type="pct"/>
            <w:tcMar>
              <w:top w:w="30" w:type="dxa"/>
              <w:left w:w="45" w:type="dxa"/>
              <w:bottom w:w="30" w:type="dxa"/>
              <w:right w:w="45" w:type="dxa"/>
            </w:tcMar>
            <w:vAlign w:val="center"/>
          </w:tcPr>
          <w:p w14:paraId="0884C9B7" w14:textId="77777777" w:rsidR="00A0142D" w:rsidRPr="00FA0D68" w:rsidRDefault="000579DA">
            <w:pPr>
              <w:widowControl/>
              <w:jc w:val="center"/>
              <w:rPr>
                <w:rFonts w:ascii="Times New Roman" w:eastAsia="SimSun" w:hAnsi="Times New Roman" w:cs="Times New Roman"/>
                <w:kern w:val="0"/>
                <w:sz w:val="15"/>
                <w:szCs w:val="15"/>
              </w:rPr>
            </w:pPr>
            <w:del w:id="1141" w:author="Revision" w:date="2026-07-08T00:00:00Z">
              <w:r>
                <w:rPr>
                  <w:rFonts w:ascii="Times New Roman" w:eastAsia="SimSun" w:hAnsi="Times New Roman" w:cs="Times New Roman"/>
                  <w:kern w:val="0"/>
                  <w:sz w:val="15"/>
                  <w:szCs w:val="15"/>
                </w:rPr>
                <w:delText xml:space="preserve">0.626%</w:delText>
              </w:r>
            </w:del>
            <w:ins w:id="1142" w:author="Revision" w:date="2026-07-08T00:00:00Z">
              <w:r>
                <w:rPr>
                  <w:rFonts w:ascii="Times New Roman" w:eastAsia="SimSun" w:hAnsi="Times New Roman" w:cs="Times New Roman"/>
                  <w:kern w:val="0"/>
                  <w:sz w:val="15"/>
                  <w:szCs w:val="15"/>
                </w:rPr>
                <w:t xml:space="preserve">0.554%</w:t>
              </w:r>
            </w:ins>
          </w:p>
        </w:tc>
        <w:tc>
          <w:tcPr>
            <w:tcW w:w="1193" w:type="pct"/>
            <w:tcMar>
              <w:top w:w="30" w:type="dxa"/>
              <w:left w:w="45" w:type="dxa"/>
              <w:bottom w:w="30" w:type="dxa"/>
              <w:right w:w="45" w:type="dxa"/>
            </w:tcMar>
          </w:tcPr>
          <w:p w14:paraId="693B1FEF" w14:textId="77777777" w:rsidR="00A0142D" w:rsidRPr="00FA0D68" w:rsidRDefault="000579DA">
            <w:pPr>
              <w:widowControl/>
              <w:jc w:val="center"/>
              <w:rPr>
                <w:rFonts w:ascii="Times New Roman" w:eastAsia="SimSun" w:hAnsi="Times New Roman" w:cs="Times New Roman"/>
                <w:kern w:val="0"/>
                <w:sz w:val="15"/>
                <w:szCs w:val="15"/>
              </w:rPr>
            </w:pPr>
            <w:r>
              <w:rPr>
                <w:rFonts w:ascii="Times New Roman" w:eastAsia="SimSun" w:hAnsi="Times New Roman" w:cs="Times New Roman"/>
                <w:kern w:val="0"/>
                <w:sz w:val="15"/>
                <w:szCs w:val="15"/>
              </w:rPr>
              <w:t>0</w:t>
            </w:r>
          </w:p>
        </w:tc>
      </w:tr>
      <w:tr w:rsidR="00A0142D" w:rsidRPr="00602B36" w14:paraId="397B69D3" w14:textId="77777777" w:rsidTr="003716C2">
        <w:trPr>
          <w:trHeight w:val="315"/>
        </w:trPr>
        <w:tc>
          <w:tcPr>
            <w:tcW w:w="1426" w:type="pct"/>
            <w:tcBorders>
              <w:bottom w:val="single" w:sz="4" w:space="0" w:color="auto"/>
            </w:tcBorders>
            <w:tcMar>
              <w:top w:w="30" w:type="dxa"/>
              <w:left w:w="45" w:type="dxa"/>
              <w:bottom w:w="30" w:type="dxa"/>
              <w:right w:w="45" w:type="dxa"/>
            </w:tcMar>
            <w:vAlign w:val="center"/>
          </w:tcPr>
          <w:p w14:paraId="1EEABB91" w14:textId="77777777" w:rsidR="00A0142D" w:rsidRPr="00FA0D68" w:rsidRDefault="000579DA">
            <w:pPr>
              <w:widowControl/>
              <w:jc w:val="center"/>
              <w:rPr>
                <w:rFonts w:ascii="Times New Roman" w:eastAsia="SimSun" w:hAnsi="Times New Roman" w:cs="Times New Roman"/>
                <w:kern w:val="0"/>
                <w:sz w:val="15"/>
                <w:szCs w:val="15"/>
              </w:rPr>
            </w:pPr>
            <w:r>
              <w:rPr>
                <w:rFonts w:ascii="Times New Roman" w:eastAsia="SimSun" w:hAnsi="Times New Roman" w:cs="Times New Roman"/>
                <w:sz w:val="15"/>
                <w:szCs w:val="15"/>
              </w:rPr>
              <w:t>S1-Low</w:t>
            </w:r>
          </w:p>
        </w:tc>
        <w:tc>
          <w:tcPr>
            <w:tcW w:w="1192" w:type="pct"/>
            <w:tcBorders>
              <w:bottom w:val="single" w:sz="4" w:space="0" w:color="auto"/>
            </w:tcBorders>
            <w:vAlign w:val="center"/>
          </w:tcPr>
          <w:p w14:paraId="2E2A5ECD" w14:textId="77777777" w:rsidR="00A0142D" w:rsidRPr="00FA0D68" w:rsidRDefault="000579DA">
            <w:pPr>
              <w:widowControl/>
              <w:jc w:val="center"/>
              <w:rPr>
                <w:rFonts w:ascii="Times New Roman" w:eastAsia="SimSun" w:hAnsi="Times New Roman" w:cs="Times New Roman"/>
                <w:kern w:val="0"/>
                <w:sz w:val="15"/>
                <w:szCs w:val="15"/>
              </w:rPr>
            </w:pPr>
            <w:r>
              <w:rPr>
                <w:rFonts w:ascii="Times New Roman" w:eastAsia="SimSun" w:hAnsi="Times New Roman" w:cs="Times New Roman"/>
                <w:kern w:val="0"/>
                <w:sz w:val="15"/>
                <w:szCs w:val="15"/>
              </w:rPr>
              <w:t>12.5</w:t>
            </w:r>
          </w:p>
        </w:tc>
        <w:tc>
          <w:tcPr>
            <w:tcW w:w="1189" w:type="pct"/>
            <w:tcBorders>
              <w:bottom w:val="single" w:sz="4" w:space="0" w:color="auto"/>
            </w:tcBorders>
            <w:tcMar>
              <w:top w:w="30" w:type="dxa"/>
              <w:left w:w="45" w:type="dxa"/>
              <w:bottom w:w="30" w:type="dxa"/>
              <w:right w:w="45" w:type="dxa"/>
            </w:tcMar>
            <w:vAlign w:val="center"/>
          </w:tcPr>
          <w:p w14:paraId="2A83AFFF" w14:textId="77777777" w:rsidR="00A0142D" w:rsidRPr="00FA0D68" w:rsidRDefault="000579DA">
            <w:pPr>
              <w:widowControl/>
              <w:jc w:val="center"/>
              <w:rPr>
                <w:rFonts w:ascii="Times New Roman" w:eastAsia="SimSun" w:hAnsi="Times New Roman" w:cs="Times New Roman"/>
                <w:kern w:val="0"/>
                <w:sz w:val="15"/>
                <w:szCs w:val="15"/>
              </w:rPr>
            </w:pPr>
            <w:del w:id="1143" w:author="Revision" w:date="2026-07-08T00:00:00Z">
              <w:r>
                <w:rPr>
                  <w:rFonts w:ascii="Times New Roman" w:eastAsia="SimSun" w:hAnsi="Times New Roman" w:cs="Times New Roman"/>
                  <w:kern w:val="0"/>
                  <w:sz w:val="15"/>
                  <w:szCs w:val="15"/>
                </w:rPr>
                <w:delText xml:space="preserve">0.25%</w:delText>
              </w:r>
            </w:del>
            <w:ins w:id="1144" w:author="Revision" w:date="2026-07-08T00:00:00Z">
              <w:r>
                <w:rPr>
                  <w:rFonts w:ascii="Times New Roman" w:eastAsia="SimSun" w:hAnsi="Times New Roman" w:cs="Times New Roman"/>
                  <w:kern w:val="0"/>
                  <w:sz w:val="15"/>
                  <w:szCs w:val="15"/>
                </w:rPr>
                <w:t xml:space="preserve">0.228%</w:t>
              </w:r>
            </w:ins>
          </w:p>
        </w:tc>
        <w:tc>
          <w:tcPr>
            <w:tcW w:w="1193" w:type="pct"/>
            <w:tcBorders>
              <w:bottom w:val="single" w:sz="4" w:space="0" w:color="auto"/>
            </w:tcBorders>
            <w:tcMar>
              <w:top w:w="30" w:type="dxa"/>
              <w:left w:w="45" w:type="dxa"/>
              <w:bottom w:w="30" w:type="dxa"/>
              <w:right w:w="45" w:type="dxa"/>
            </w:tcMar>
          </w:tcPr>
          <w:p w14:paraId="19039518" w14:textId="77777777" w:rsidR="00A0142D" w:rsidRPr="00FA0D68" w:rsidRDefault="000579DA">
            <w:pPr>
              <w:widowControl/>
              <w:jc w:val="center"/>
              <w:rPr>
                <w:rFonts w:ascii="Times New Roman" w:eastAsia="SimSun" w:hAnsi="Times New Roman" w:cs="Times New Roman"/>
                <w:kern w:val="0"/>
                <w:sz w:val="15"/>
                <w:szCs w:val="15"/>
              </w:rPr>
            </w:pPr>
            <w:r>
              <w:rPr>
                <w:rFonts w:ascii="Times New Roman" w:eastAsia="SimSun" w:hAnsi="Times New Roman" w:cs="Times New Roman"/>
                <w:kern w:val="0"/>
                <w:sz w:val="15"/>
                <w:szCs w:val="15"/>
              </w:rPr>
              <w:t>0</w:t>
            </w:r>
          </w:p>
        </w:tc>
      </w:tr>
      <w:tr w:rsidR="00A0142D" w:rsidRPr="00602B36" w14:paraId="2748960E" w14:textId="77777777" w:rsidTr="00FA0D68">
        <w:trPr>
          <w:trHeight w:val="315"/>
        </w:trPr>
        <w:tc>
          <w:tcPr>
            <w:tcW w:w="5000" w:type="pct"/>
            <w:gridSpan w:val="4"/>
            <w:tcBorders>
              <w:top w:val="single" w:sz="4" w:space="0" w:color="auto"/>
              <w:bottom w:val="nil"/>
            </w:tcBorders>
            <w:tcMar>
              <w:top w:w="30" w:type="dxa"/>
              <w:left w:w="45" w:type="dxa"/>
              <w:bottom w:w="30" w:type="dxa"/>
              <w:right w:w="45" w:type="dxa"/>
            </w:tcMar>
            <w:vAlign w:val="center"/>
          </w:tcPr>
          <w:p w14:paraId="4E978EA8" w14:textId="77777777" w:rsidR="00A0142D" w:rsidRPr="00FA0D68" w:rsidRDefault="000579DA">
            <w:pPr>
              <w:widowControl/>
              <w:rPr>
                <w:rFonts w:ascii="Times New Roman" w:eastAsia="SimSun" w:hAnsi="Times New Roman" w:cs="Times New Roman"/>
                <w:kern w:val="0"/>
                <w:sz w:val="15"/>
                <w:szCs w:val="15"/>
              </w:rPr>
            </w:pPr>
            <w:r>
              <w:rPr>
                <w:rFonts w:ascii="Times New Roman" w:eastAsia="SimSun" w:hAnsi="Times New Roman" w:cs="Times New Roman" w:hint="eastAsia"/>
                <w:sz w:val="15"/>
                <w:szCs w:val="15"/>
              </w:rPr>
              <w:t>情景</w:t>
            </w:r>
            <w:r>
              <w:rPr>
                <w:rFonts w:ascii="Times New Roman" w:eastAsia="SimSun" w:hAnsi="Times New Roman" w:cs="Times New Roman"/>
                <w:sz w:val="15"/>
                <w:szCs w:val="15"/>
              </w:rPr>
              <w:t>S2</w:t>
            </w:r>
            <w:r>
              <w:rPr>
                <w:rFonts w:ascii="Times New Roman" w:eastAsia="SimSun" w:hAnsi="Times New Roman" w:cs="Times New Roman" w:hint="eastAsia"/>
                <w:sz w:val="15"/>
                <w:szCs w:val="15"/>
              </w:rPr>
              <w:t>（农机社会化服务路径：农机托管作业面积（亿亩））</w:t>
            </w:r>
          </w:p>
        </w:tc>
      </w:tr>
      <w:tr w:rsidR="00A0142D" w:rsidRPr="00602B36" w14:paraId="11040AD7" w14:textId="77777777" w:rsidTr="003716C2">
        <w:trPr>
          <w:trHeight w:val="315"/>
        </w:trPr>
        <w:tc>
          <w:tcPr>
            <w:tcW w:w="1426" w:type="pct"/>
            <w:tcBorders>
              <w:top w:val="nil"/>
            </w:tcBorders>
            <w:tcMar>
              <w:top w:w="30" w:type="dxa"/>
              <w:left w:w="45" w:type="dxa"/>
              <w:bottom w:w="30" w:type="dxa"/>
              <w:right w:w="45" w:type="dxa"/>
            </w:tcMar>
            <w:vAlign w:val="center"/>
          </w:tcPr>
          <w:p w14:paraId="26B15474" w14:textId="77777777" w:rsidR="00A0142D" w:rsidRPr="00FA0D68" w:rsidRDefault="000579DA">
            <w:pPr>
              <w:widowControl/>
              <w:jc w:val="center"/>
              <w:rPr>
                <w:rFonts w:ascii="Times New Roman" w:eastAsia="SimSun" w:hAnsi="Times New Roman" w:cs="Times New Roman"/>
                <w:iCs/>
                <w:kern w:val="0"/>
                <w:sz w:val="15"/>
                <w:szCs w:val="15"/>
              </w:rPr>
            </w:pPr>
            <w:r>
              <w:rPr>
                <w:rFonts w:ascii="Times New Roman" w:eastAsia="SimSun" w:hAnsi="Times New Roman" w:cs="Times New Roman"/>
                <w:sz w:val="15"/>
                <w:szCs w:val="15"/>
              </w:rPr>
              <w:t>S2-Medium</w:t>
            </w:r>
          </w:p>
        </w:tc>
        <w:tc>
          <w:tcPr>
            <w:tcW w:w="1192" w:type="pct"/>
            <w:tcBorders>
              <w:top w:val="nil"/>
            </w:tcBorders>
            <w:vAlign w:val="center"/>
          </w:tcPr>
          <w:p w14:paraId="7C01B6E9" w14:textId="77777777" w:rsidR="00A0142D" w:rsidRPr="00FA0D68" w:rsidRDefault="000579DA">
            <w:pPr>
              <w:widowControl/>
              <w:jc w:val="center"/>
              <w:rPr>
                <w:rFonts w:ascii="Times New Roman" w:eastAsia="SimSun" w:hAnsi="Times New Roman" w:cs="Times New Roman"/>
                <w:kern w:val="0"/>
                <w:sz w:val="15"/>
                <w:szCs w:val="15"/>
              </w:rPr>
            </w:pPr>
            <w:r>
              <w:rPr>
                <w:rFonts w:ascii="Times New Roman" w:eastAsia="SimSun" w:hAnsi="Times New Roman" w:cs="Times New Roman"/>
                <w:kern w:val="0"/>
                <w:sz w:val="15"/>
                <w:szCs w:val="15"/>
              </w:rPr>
              <w:t>6</w:t>
            </w:r>
          </w:p>
        </w:tc>
        <w:tc>
          <w:tcPr>
            <w:tcW w:w="1189" w:type="pct"/>
            <w:tcBorders>
              <w:top w:val="nil"/>
            </w:tcBorders>
            <w:tcMar>
              <w:top w:w="30" w:type="dxa"/>
              <w:left w:w="45" w:type="dxa"/>
              <w:bottom w:w="30" w:type="dxa"/>
              <w:right w:w="45" w:type="dxa"/>
            </w:tcMar>
            <w:vAlign w:val="center"/>
          </w:tcPr>
          <w:p w14:paraId="68D30180" w14:textId="77777777" w:rsidR="00A0142D" w:rsidRPr="00FA0D68" w:rsidRDefault="000579DA">
            <w:pPr>
              <w:widowControl/>
              <w:jc w:val="center"/>
              <w:rPr>
                <w:rFonts w:ascii="Times New Roman" w:eastAsia="SimSun" w:hAnsi="Times New Roman" w:cs="Times New Roman"/>
                <w:kern w:val="0"/>
                <w:sz w:val="15"/>
                <w:szCs w:val="15"/>
              </w:rPr>
            </w:pPr>
            <w:del w:id="1145" w:author="Revision" w:date="2026-07-08T00:00:00Z">
              <w:r>
                <w:rPr>
                  <w:rFonts w:ascii="Times New Roman" w:eastAsia="SimSun" w:hAnsi="Times New Roman" w:cs="Times New Roman"/>
                  <w:sz w:val="15"/>
                  <w:szCs w:val="15"/>
                </w:rPr>
                <w:delText xml:space="preserve">0.438%</w:delText>
              </w:r>
            </w:del>
            <w:ins w:id="1146" w:author="Revision" w:date="2026-07-08T00:00:00Z">
              <w:r>
                <w:rPr>
                  <w:rFonts w:ascii="Times New Roman" w:eastAsia="SimSun" w:hAnsi="Times New Roman" w:cs="Times New Roman"/>
                  <w:sz w:val="15"/>
                  <w:szCs w:val="15"/>
                </w:rPr>
                <w:t xml:space="preserve">0.458%</w:t>
              </w:r>
            </w:ins>
          </w:p>
        </w:tc>
        <w:tc>
          <w:tcPr>
            <w:tcW w:w="1193" w:type="pct"/>
            <w:tcBorders>
              <w:top w:val="nil"/>
            </w:tcBorders>
            <w:tcMar>
              <w:top w:w="30" w:type="dxa"/>
              <w:left w:w="45" w:type="dxa"/>
              <w:bottom w:w="30" w:type="dxa"/>
              <w:right w:w="45" w:type="dxa"/>
            </w:tcMar>
            <w:vAlign w:val="center"/>
          </w:tcPr>
          <w:p w14:paraId="01ED8B42" w14:textId="77777777" w:rsidR="00A0142D" w:rsidRPr="00FA0D68" w:rsidRDefault="000579DA">
            <w:pPr>
              <w:widowControl/>
              <w:jc w:val="center"/>
              <w:rPr>
                <w:rFonts w:ascii="Times New Roman" w:eastAsia="SimSun" w:hAnsi="Times New Roman" w:cs="Times New Roman"/>
                <w:kern w:val="0"/>
                <w:sz w:val="15"/>
                <w:szCs w:val="15"/>
              </w:rPr>
            </w:pPr>
            <w:del w:id="1147" w:author="Revision" w:date="2026-07-08T00:00:00Z">
              <w:r>
                <w:rPr>
                  <w:rFonts w:ascii="Times New Roman" w:eastAsia="SimSun" w:hAnsi="Times New Roman" w:cs="Times New Roman"/>
                  <w:sz w:val="15"/>
                  <w:szCs w:val="15"/>
                </w:rPr>
                <w:delText xml:space="preserve">0.072%</w:delText>
              </w:r>
            </w:del>
            <w:ins w:id="1148" w:author="Revision" w:date="2026-07-08T00:00:00Z">
              <w:r>
                <w:rPr>
                  <w:rFonts w:ascii="Times New Roman" w:eastAsia="SimSun" w:hAnsi="Times New Roman" w:cs="Times New Roman"/>
                  <w:sz w:val="15"/>
                  <w:szCs w:val="15"/>
                </w:rPr>
                <w:t xml:space="preserve">0.066%</w:t>
              </w:r>
            </w:ins>
          </w:p>
        </w:tc>
      </w:tr>
      <w:tr w:rsidR="00A0142D" w:rsidRPr="00602B36" w14:paraId="74139A25" w14:textId="77777777" w:rsidTr="003716C2">
        <w:trPr>
          <w:trHeight w:val="315"/>
        </w:trPr>
        <w:tc>
          <w:tcPr>
            <w:tcW w:w="1426" w:type="pct"/>
            <w:tcMar>
              <w:top w:w="30" w:type="dxa"/>
              <w:left w:w="45" w:type="dxa"/>
              <w:bottom w:w="30" w:type="dxa"/>
              <w:right w:w="45" w:type="dxa"/>
            </w:tcMar>
            <w:vAlign w:val="center"/>
          </w:tcPr>
          <w:p w14:paraId="6320A5DC" w14:textId="77777777" w:rsidR="00A0142D" w:rsidRPr="00FA0D68" w:rsidRDefault="000579DA">
            <w:pPr>
              <w:widowControl/>
              <w:jc w:val="center"/>
              <w:rPr>
                <w:rFonts w:ascii="Times New Roman" w:eastAsia="SimSun" w:hAnsi="Times New Roman" w:cs="Times New Roman"/>
                <w:iCs/>
                <w:kern w:val="0"/>
                <w:sz w:val="15"/>
                <w:szCs w:val="15"/>
              </w:rPr>
            </w:pPr>
            <w:r>
              <w:rPr>
                <w:rFonts w:ascii="Times New Roman" w:eastAsia="SimSun" w:hAnsi="Times New Roman" w:cs="Times New Roman"/>
                <w:sz w:val="15"/>
                <w:szCs w:val="15"/>
              </w:rPr>
              <w:t>S2-High</w:t>
            </w:r>
          </w:p>
        </w:tc>
        <w:tc>
          <w:tcPr>
            <w:tcW w:w="1192" w:type="pct"/>
            <w:vAlign w:val="center"/>
          </w:tcPr>
          <w:p w14:paraId="7687CBE6" w14:textId="77777777" w:rsidR="00A0142D" w:rsidRPr="00FA0D68" w:rsidRDefault="000579DA">
            <w:pPr>
              <w:widowControl/>
              <w:jc w:val="center"/>
              <w:rPr>
                <w:rFonts w:ascii="Times New Roman" w:eastAsia="SimSun" w:hAnsi="Times New Roman" w:cs="Times New Roman"/>
                <w:kern w:val="0"/>
                <w:sz w:val="15"/>
                <w:szCs w:val="15"/>
              </w:rPr>
            </w:pPr>
            <w:r>
              <w:rPr>
                <w:rFonts w:ascii="Times New Roman" w:eastAsia="SimSun" w:hAnsi="Times New Roman" w:cs="Times New Roman"/>
                <w:kern w:val="0"/>
                <w:sz w:val="15"/>
                <w:szCs w:val="15"/>
              </w:rPr>
              <w:t>6.3</w:t>
            </w:r>
          </w:p>
        </w:tc>
        <w:tc>
          <w:tcPr>
            <w:tcW w:w="1189" w:type="pct"/>
            <w:tcMar>
              <w:top w:w="30" w:type="dxa"/>
              <w:left w:w="45" w:type="dxa"/>
              <w:bottom w:w="30" w:type="dxa"/>
              <w:right w:w="45" w:type="dxa"/>
            </w:tcMar>
            <w:vAlign w:val="center"/>
          </w:tcPr>
          <w:p w14:paraId="52A634BC" w14:textId="77777777" w:rsidR="00A0142D" w:rsidRPr="00FA0D68" w:rsidRDefault="000579DA">
            <w:pPr>
              <w:widowControl/>
              <w:jc w:val="center"/>
              <w:rPr>
                <w:rFonts w:ascii="Times New Roman" w:eastAsia="SimSun" w:hAnsi="Times New Roman" w:cs="Times New Roman"/>
                <w:kern w:val="0"/>
                <w:sz w:val="15"/>
                <w:szCs w:val="15"/>
              </w:rPr>
            </w:pPr>
            <w:del w:id="1149" w:author="Revision" w:date="2026-07-08T00:00:00Z">
              <w:r>
                <w:rPr>
                  <w:rFonts w:ascii="Times New Roman" w:eastAsia="SimSun" w:hAnsi="Times New Roman" w:cs="Times New Roman"/>
                  <w:sz w:val="15"/>
                  <w:szCs w:val="15"/>
                </w:rPr>
                <w:delText xml:space="preserve">0.606%</w:delText>
              </w:r>
            </w:del>
            <w:ins w:id="1150" w:author="Revision" w:date="2026-07-08T00:00:00Z">
              <w:r>
                <w:rPr>
                  <w:rFonts w:ascii="Times New Roman" w:eastAsia="SimSun" w:hAnsi="Times New Roman" w:cs="Times New Roman"/>
                  <w:sz w:val="15"/>
                  <w:szCs w:val="15"/>
                </w:rPr>
                <w:t xml:space="preserve">0.621%</w:t>
              </w:r>
            </w:ins>
          </w:p>
        </w:tc>
        <w:tc>
          <w:tcPr>
            <w:tcW w:w="1193" w:type="pct"/>
            <w:tcMar>
              <w:top w:w="30" w:type="dxa"/>
              <w:left w:w="45" w:type="dxa"/>
              <w:bottom w:w="30" w:type="dxa"/>
              <w:right w:w="45" w:type="dxa"/>
            </w:tcMar>
          </w:tcPr>
          <w:p w14:paraId="4D41E5A4" w14:textId="77777777" w:rsidR="00A0142D" w:rsidRPr="00FA0D68" w:rsidRDefault="000579DA">
            <w:pPr>
              <w:widowControl/>
              <w:jc w:val="center"/>
              <w:rPr>
                <w:rFonts w:ascii="Times New Roman" w:eastAsia="SimSun" w:hAnsi="Times New Roman" w:cs="Times New Roman"/>
                <w:kern w:val="0"/>
                <w:sz w:val="15"/>
                <w:szCs w:val="15"/>
              </w:rPr>
            </w:pPr>
            <w:del w:id="1151" w:author="Revision" w:date="2026-07-08T00:00:00Z">
              <w:r>
                <w:rPr>
                  <w:rFonts w:ascii="Times New Roman" w:eastAsia="SimSun" w:hAnsi="Times New Roman" w:cs="Times New Roman"/>
                  <w:sz w:val="15"/>
                  <w:szCs w:val="15"/>
                </w:rPr>
                <w:delText xml:space="preserve">0.098%</w:delText>
              </w:r>
            </w:del>
            <w:ins w:id="1152" w:author="Revision" w:date="2026-07-08T00:00:00Z">
              <w:r>
                <w:rPr>
                  <w:rFonts w:ascii="Times New Roman" w:eastAsia="SimSun" w:hAnsi="Times New Roman" w:cs="Times New Roman"/>
                  <w:sz w:val="15"/>
                  <w:szCs w:val="15"/>
                </w:rPr>
                <w:t xml:space="preserve">0.089%</w:t>
              </w:r>
            </w:ins>
          </w:p>
        </w:tc>
      </w:tr>
      <w:tr w:rsidR="00A0142D" w:rsidRPr="00602B36" w14:paraId="781D9C99" w14:textId="77777777" w:rsidTr="003716C2">
        <w:trPr>
          <w:trHeight w:val="315"/>
        </w:trPr>
        <w:tc>
          <w:tcPr>
            <w:tcW w:w="1426" w:type="pct"/>
            <w:tcBorders>
              <w:bottom w:val="single" w:sz="4" w:space="0" w:color="auto"/>
            </w:tcBorders>
            <w:tcMar>
              <w:top w:w="30" w:type="dxa"/>
              <w:left w:w="45" w:type="dxa"/>
              <w:bottom w:w="30" w:type="dxa"/>
              <w:right w:w="45" w:type="dxa"/>
            </w:tcMar>
            <w:vAlign w:val="center"/>
          </w:tcPr>
          <w:p w14:paraId="2F0D67EA" w14:textId="77777777" w:rsidR="00A0142D" w:rsidRPr="00FA0D68" w:rsidRDefault="000579DA">
            <w:pPr>
              <w:widowControl/>
              <w:jc w:val="center"/>
              <w:rPr>
                <w:rFonts w:ascii="Times New Roman" w:eastAsia="SimSun" w:hAnsi="Times New Roman" w:cs="Times New Roman"/>
                <w:iCs/>
                <w:kern w:val="0"/>
                <w:sz w:val="15"/>
                <w:szCs w:val="15"/>
              </w:rPr>
            </w:pPr>
            <w:r>
              <w:rPr>
                <w:rFonts w:ascii="Times New Roman" w:eastAsia="SimSun" w:hAnsi="Times New Roman" w:cs="Times New Roman"/>
                <w:sz w:val="15"/>
                <w:szCs w:val="15"/>
              </w:rPr>
              <w:t>S2-Low</w:t>
            </w:r>
          </w:p>
        </w:tc>
        <w:tc>
          <w:tcPr>
            <w:tcW w:w="1192" w:type="pct"/>
            <w:tcBorders>
              <w:bottom w:val="single" w:sz="4" w:space="0" w:color="auto"/>
            </w:tcBorders>
            <w:vAlign w:val="center"/>
          </w:tcPr>
          <w:p w14:paraId="30585A32" w14:textId="77777777" w:rsidR="00A0142D" w:rsidRPr="00FA0D68" w:rsidRDefault="000579DA">
            <w:pPr>
              <w:widowControl/>
              <w:jc w:val="center"/>
              <w:rPr>
                <w:rFonts w:ascii="Times New Roman" w:eastAsia="SimSun" w:hAnsi="Times New Roman" w:cs="Times New Roman"/>
                <w:kern w:val="0"/>
                <w:sz w:val="15"/>
                <w:szCs w:val="15"/>
              </w:rPr>
            </w:pPr>
            <w:r>
              <w:rPr>
                <w:rFonts w:ascii="Times New Roman" w:eastAsia="SimSun" w:hAnsi="Times New Roman" w:cs="Times New Roman"/>
                <w:kern w:val="0"/>
                <w:sz w:val="15"/>
                <w:szCs w:val="15"/>
              </w:rPr>
              <w:t>5.7</w:t>
            </w:r>
          </w:p>
        </w:tc>
        <w:tc>
          <w:tcPr>
            <w:tcW w:w="1189" w:type="pct"/>
            <w:tcBorders>
              <w:bottom w:val="single" w:sz="4" w:space="0" w:color="auto"/>
            </w:tcBorders>
            <w:tcMar>
              <w:top w:w="30" w:type="dxa"/>
              <w:left w:w="45" w:type="dxa"/>
              <w:bottom w:w="30" w:type="dxa"/>
              <w:right w:w="45" w:type="dxa"/>
            </w:tcMar>
            <w:vAlign w:val="center"/>
          </w:tcPr>
          <w:p w14:paraId="4888F001" w14:textId="77777777" w:rsidR="00A0142D" w:rsidRPr="00FA0D68" w:rsidRDefault="000579DA">
            <w:pPr>
              <w:widowControl/>
              <w:jc w:val="center"/>
              <w:rPr>
                <w:rFonts w:ascii="Times New Roman" w:eastAsia="SimSun" w:hAnsi="Times New Roman" w:cs="Times New Roman"/>
                <w:kern w:val="0"/>
                <w:sz w:val="15"/>
                <w:szCs w:val="15"/>
              </w:rPr>
            </w:pPr>
            <w:del w:id="1153" w:author="Revision" w:date="2026-07-08T00:00:00Z">
              <w:r>
                <w:rPr>
                  <w:rFonts w:ascii="Times New Roman" w:eastAsia="SimSun" w:hAnsi="Times New Roman" w:cs="Times New Roman"/>
                  <w:sz w:val="15"/>
                  <w:szCs w:val="15"/>
                </w:rPr>
                <w:delText xml:space="preserve">0.278%</w:delText>
              </w:r>
            </w:del>
            <w:ins w:id="1154" w:author="Revision" w:date="2026-07-08T00:00:00Z">
              <w:r>
                <w:rPr>
                  <w:rFonts w:ascii="Times New Roman" w:eastAsia="SimSun" w:hAnsi="Times New Roman" w:cs="Times New Roman"/>
                  <w:sz w:val="15"/>
                  <w:szCs w:val="15"/>
                </w:rPr>
                <w:t xml:space="preserve">0.294%</w:t>
              </w:r>
            </w:ins>
          </w:p>
        </w:tc>
        <w:tc>
          <w:tcPr>
            <w:tcW w:w="1193" w:type="pct"/>
            <w:tcBorders>
              <w:bottom w:val="single" w:sz="4" w:space="0" w:color="auto"/>
            </w:tcBorders>
            <w:tcMar>
              <w:top w:w="30" w:type="dxa"/>
              <w:left w:w="45" w:type="dxa"/>
              <w:bottom w:w="30" w:type="dxa"/>
              <w:right w:w="45" w:type="dxa"/>
            </w:tcMar>
            <w:vAlign w:val="center"/>
          </w:tcPr>
          <w:p w14:paraId="486C26E9" w14:textId="77777777" w:rsidR="00A0142D" w:rsidRPr="00FA0D68" w:rsidRDefault="000579DA">
            <w:pPr>
              <w:widowControl/>
              <w:jc w:val="center"/>
              <w:rPr>
                <w:rFonts w:ascii="Times New Roman" w:eastAsia="SimSun" w:hAnsi="Times New Roman" w:cs="Times New Roman"/>
                <w:kern w:val="0"/>
                <w:sz w:val="15"/>
                <w:szCs w:val="15"/>
              </w:rPr>
            </w:pPr>
            <w:del w:id="1155" w:author="Revision" w:date="2026-07-08T00:00:00Z">
              <w:r>
                <w:rPr>
                  <w:rFonts w:ascii="Times New Roman" w:eastAsia="SimSun" w:hAnsi="Times New Roman" w:cs="Times New Roman"/>
                  <w:sz w:val="15"/>
                  <w:szCs w:val="15"/>
                </w:rPr>
                <w:delText xml:space="preserve">0.046%</w:delText>
              </w:r>
            </w:del>
            <w:ins w:id="1156" w:author="Revision" w:date="2026-07-08T00:00:00Z">
              <w:r>
                <w:rPr>
                  <w:rFonts w:ascii="Times New Roman" w:eastAsia="SimSun" w:hAnsi="Times New Roman" w:cs="Times New Roman"/>
                  <w:sz w:val="15"/>
                  <w:szCs w:val="15"/>
                </w:rPr>
                <w:t xml:space="preserve">0.042%</w:t>
              </w:r>
            </w:ins>
          </w:p>
        </w:tc>
      </w:tr>
      <w:tr w:rsidR="00A0142D" w:rsidRPr="00602B36" w14:paraId="57D7F38C" w14:textId="77777777" w:rsidTr="00FA0D68">
        <w:trPr>
          <w:trHeight w:val="315"/>
        </w:trPr>
        <w:tc>
          <w:tcPr>
            <w:tcW w:w="5000" w:type="pct"/>
            <w:gridSpan w:val="4"/>
            <w:tcBorders>
              <w:top w:val="single" w:sz="4" w:space="0" w:color="auto"/>
              <w:bottom w:val="nil"/>
            </w:tcBorders>
            <w:tcMar>
              <w:top w:w="30" w:type="dxa"/>
              <w:left w:w="45" w:type="dxa"/>
              <w:bottom w:w="30" w:type="dxa"/>
              <w:right w:w="45" w:type="dxa"/>
            </w:tcMar>
            <w:vAlign w:val="center"/>
          </w:tcPr>
          <w:p w14:paraId="230D7F43" w14:textId="77777777" w:rsidR="00A0142D" w:rsidRPr="00FA0D68" w:rsidRDefault="000579DA">
            <w:pPr>
              <w:widowControl/>
              <w:jc w:val="left"/>
              <w:rPr>
                <w:rFonts w:ascii="Times New Roman" w:eastAsia="SimSun" w:hAnsi="Times New Roman" w:cs="Times New Roman"/>
                <w:kern w:val="0"/>
                <w:sz w:val="15"/>
                <w:szCs w:val="15"/>
              </w:rPr>
            </w:pPr>
            <w:r>
              <w:rPr>
                <w:rFonts w:ascii="Times New Roman" w:eastAsia="SimSun" w:hAnsi="Times New Roman" w:cs="Times New Roman" w:hint="eastAsia"/>
                <w:sz w:val="15"/>
                <w:szCs w:val="15"/>
              </w:rPr>
              <w:t>情景</w:t>
            </w:r>
            <w:r>
              <w:rPr>
                <w:rFonts w:ascii="Times New Roman" w:eastAsia="SimSun" w:hAnsi="Times New Roman" w:cs="Times New Roman"/>
                <w:sz w:val="15"/>
                <w:szCs w:val="15"/>
              </w:rPr>
              <w:t>S3</w:t>
            </w:r>
            <w:r>
              <w:rPr>
                <w:rFonts w:ascii="Times New Roman" w:eastAsia="SimSun" w:hAnsi="Times New Roman" w:cs="Times New Roman" w:hint="eastAsia"/>
                <w:sz w:val="15"/>
                <w:szCs w:val="15"/>
              </w:rPr>
              <w:t>（综合机械化水平路径：全国农作物耕种</w:t>
            </w:r>
            <w:proofErr w:type="gramStart"/>
            <w:r>
              <w:rPr>
                <w:rFonts w:ascii="Times New Roman" w:eastAsia="SimSun" w:hAnsi="Times New Roman" w:cs="Times New Roman" w:hint="eastAsia"/>
                <w:sz w:val="15"/>
                <w:szCs w:val="15"/>
              </w:rPr>
              <w:t>收综合</w:t>
            </w:r>
            <w:proofErr w:type="gramEnd"/>
            <w:r>
              <w:rPr>
                <w:rFonts w:ascii="Times New Roman" w:eastAsia="SimSun" w:hAnsi="Times New Roman" w:cs="Times New Roman" w:hint="eastAsia"/>
                <w:sz w:val="15"/>
                <w:szCs w:val="15"/>
              </w:rPr>
              <w:t>机械化率）</w:t>
            </w:r>
          </w:p>
        </w:tc>
      </w:tr>
      <w:tr w:rsidR="00A0142D" w:rsidRPr="00602B36" w14:paraId="4C3BE91A" w14:textId="77777777" w:rsidTr="003716C2">
        <w:trPr>
          <w:trHeight w:val="315"/>
        </w:trPr>
        <w:tc>
          <w:tcPr>
            <w:tcW w:w="1426" w:type="pct"/>
            <w:tcBorders>
              <w:top w:val="nil"/>
            </w:tcBorders>
            <w:tcMar>
              <w:top w:w="30" w:type="dxa"/>
              <w:left w:w="45" w:type="dxa"/>
              <w:bottom w:w="30" w:type="dxa"/>
              <w:right w:w="45" w:type="dxa"/>
            </w:tcMar>
            <w:vAlign w:val="center"/>
          </w:tcPr>
          <w:p w14:paraId="12A72345" w14:textId="77777777" w:rsidR="00A0142D" w:rsidRPr="00FA0D68" w:rsidRDefault="000579DA">
            <w:pPr>
              <w:widowControl/>
              <w:jc w:val="center"/>
              <w:rPr>
                <w:rFonts w:ascii="Times New Roman" w:eastAsia="SimSun" w:hAnsi="Times New Roman" w:cs="Times New Roman"/>
                <w:sz w:val="15"/>
                <w:szCs w:val="15"/>
              </w:rPr>
            </w:pPr>
            <w:r>
              <w:rPr>
                <w:rFonts w:ascii="Times New Roman" w:eastAsia="SimSun" w:hAnsi="Times New Roman" w:cs="Times New Roman"/>
                <w:sz w:val="15"/>
                <w:szCs w:val="15"/>
              </w:rPr>
              <w:t>S3-Medium</w:t>
            </w:r>
          </w:p>
        </w:tc>
        <w:tc>
          <w:tcPr>
            <w:tcW w:w="1192" w:type="pct"/>
            <w:tcBorders>
              <w:top w:val="nil"/>
            </w:tcBorders>
            <w:vAlign w:val="center"/>
          </w:tcPr>
          <w:p w14:paraId="3100C6A3" w14:textId="77777777" w:rsidR="00A0142D" w:rsidRPr="00FA0D68" w:rsidRDefault="000579DA">
            <w:pPr>
              <w:widowControl/>
              <w:jc w:val="center"/>
              <w:rPr>
                <w:rFonts w:ascii="Times New Roman" w:eastAsia="SimSun" w:hAnsi="Times New Roman" w:cs="Times New Roman"/>
                <w:kern w:val="0"/>
                <w:sz w:val="15"/>
                <w:szCs w:val="15"/>
              </w:rPr>
            </w:pPr>
            <w:r>
              <w:rPr>
                <w:rFonts w:ascii="Times New Roman" w:eastAsia="SimSun" w:hAnsi="Times New Roman" w:cs="Times New Roman"/>
                <w:kern w:val="0"/>
                <w:sz w:val="15"/>
                <w:szCs w:val="15"/>
              </w:rPr>
              <w:t>81%</w:t>
            </w:r>
          </w:p>
        </w:tc>
        <w:tc>
          <w:tcPr>
            <w:tcW w:w="1189" w:type="pct"/>
            <w:tcBorders>
              <w:top w:val="nil"/>
            </w:tcBorders>
            <w:tcMar>
              <w:top w:w="30" w:type="dxa"/>
              <w:left w:w="45" w:type="dxa"/>
              <w:bottom w:w="30" w:type="dxa"/>
              <w:right w:w="45" w:type="dxa"/>
            </w:tcMar>
            <w:vAlign w:val="center"/>
          </w:tcPr>
          <w:p w14:paraId="05D13A61" w14:textId="77777777" w:rsidR="00A0142D" w:rsidRPr="00FA0D68" w:rsidRDefault="000579DA">
            <w:pPr>
              <w:widowControl/>
              <w:jc w:val="center"/>
              <w:rPr>
                <w:rFonts w:ascii="Times New Roman" w:eastAsia="SimSun" w:hAnsi="Times New Roman" w:cs="Times New Roman"/>
                <w:kern w:val="0"/>
                <w:sz w:val="15"/>
                <w:szCs w:val="15"/>
              </w:rPr>
            </w:pPr>
            <w:del w:id="1157" w:author="Revision" w:date="2026-07-08T00:00:00Z">
              <w:r>
                <w:rPr>
                  <w:rFonts w:ascii="Times New Roman" w:eastAsia="SimSun" w:hAnsi="Times New Roman" w:cs="Times New Roman"/>
                  <w:kern w:val="0"/>
                  <w:sz w:val="15"/>
                  <w:szCs w:val="15"/>
                </w:rPr>
                <w:delText xml:space="preserve">0.208%</w:delText>
              </w:r>
            </w:del>
            <w:ins w:id="1158" w:author="Revision" w:date="2026-07-08T00:00:00Z">
              <w:r>
                <w:rPr>
                  <w:rFonts w:ascii="Times New Roman" w:eastAsia="SimSun" w:hAnsi="Times New Roman" w:cs="Times New Roman"/>
                  <w:kern w:val="0"/>
                  <w:sz w:val="15"/>
                  <w:szCs w:val="15"/>
                </w:rPr>
                <w:t xml:space="preserve">0.207%</w:t>
              </w:r>
            </w:ins>
          </w:p>
        </w:tc>
        <w:tc>
          <w:tcPr>
            <w:tcW w:w="1193" w:type="pct"/>
            <w:tcBorders>
              <w:top w:val="nil"/>
            </w:tcBorders>
            <w:tcMar>
              <w:top w:w="30" w:type="dxa"/>
              <w:left w:w="45" w:type="dxa"/>
              <w:bottom w:w="30" w:type="dxa"/>
              <w:right w:w="45" w:type="dxa"/>
            </w:tcMar>
            <w:vAlign w:val="center"/>
          </w:tcPr>
          <w:p w14:paraId="46B94293" w14:textId="77777777" w:rsidR="00A0142D" w:rsidRPr="00FA0D68" w:rsidRDefault="000579DA">
            <w:pPr>
              <w:widowControl/>
              <w:jc w:val="center"/>
              <w:rPr>
                <w:rFonts w:ascii="Times New Roman" w:eastAsia="SimSun" w:hAnsi="Times New Roman" w:cs="Times New Roman"/>
                <w:kern w:val="0"/>
                <w:sz w:val="15"/>
                <w:szCs w:val="15"/>
              </w:rPr>
            </w:pPr>
            <w:del w:id="1159" w:author="Revision" w:date="2026-07-08T00:00:00Z">
              <w:r>
                <w:rPr>
                  <w:rFonts w:ascii="Times New Roman" w:eastAsia="SimSun" w:hAnsi="Times New Roman" w:cs="Times New Roman"/>
                  <w:kern w:val="0"/>
                  <w:sz w:val="15"/>
                  <w:szCs w:val="15"/>
                </w:rPr>
                <w:delText xml:space="preserve">0.016%</w:delText>
              </w:r>
            </w:del>
            <w:ins w:id="1160" w:author="Revision" w:date="2026-07-08T00:00:00Z">
              <w:r>
                <w:rPr>
                  <w:rFonts w:ascii="Times New Roman" w:eastAsia="SimSun" w:hAnsi="Times New Roman" w:cs="Times New Roman"/>
                  <w:kern w:val="0"/>
                  <w:sz w:val="15"/>
                  <w:szCs w:val="15"/>
                </w:rPr>
                <w:t xml:space="preserve">0.017%</w:t>
              </w:r>
            </w:ins>
          </w:p>
        </w:tc>
      </w:tr>
      <w:tr w:rsidR="00A0142D" w:rsidRPr="00602B36" w14:paraId="79D1CF17" w14:textId="77777777" w:rsidTr="003716C2">
        <w:trPr>
          <w:trHeight w:val="315"/>
        </w:trPr>
        <w:tc>
          <w:tcPr>
            <w:tcW w:w="1426" w:type="pct"/>
            <w:tcMar>
              <w:top w:w="30" w:type="dxa"/>
              <w:left w:w="45" w:type="dxa"/>
              <w:bottom w:w="30" w:type="dxa"/>
              <w:right w:w="45" w:type="dxa"/>
            </w:tcMar>
            <w:vAlign w:val="center"/>
          </w:tcPr>
          <w:p w14:paraId="316A7345" w14:textId="77777777" w:rsidR="00A0142D" w:rsidRPr="00FA0D68" w:rsidRDefault="000579DA">
            <w:pPr>
              <w:widowControl/>
              <w:jc w:val="center"/>
              <w:rPr>
                <w:rFonts w:ascii="Times New Roman" w:eastAsia="SimSun" w:hAnsi="Times New Roman" w:cs="Times New Roman"/>
                <w:sz w:val="15"/>
                <w:szCs w:val="15"/>
              </w:rPr>
            </w:pPr>
            <w:r>
              <w:rPr>
                <w:rFonts w:ascii="Times New Roman" w:eastAsia="SimSun" w:hAnsi="Times New Roman" w:cs="Times New Roman"/>
                <w:sz w:val="15"/>
                <w:szCs w:val="15"/>
              </w:rPr>
              <w:t>S3-High</w:t>
            </w:r>
          </w:p>
        </w:tc>
        <w:tc>
          <w:tcPr>
            <w:tcW w:w="1192" w:type="pct"/>
            <w:vAlign w:val="center"/>
          </w:tcPr>
          <w:p w14:paraId="5BD4FC53" w14:textId="77777777" w:rsidR="00A0142D" w:rsidRPr="00FA0D68" w:rsidRDefault="000579DA">
            <w:pPr>
              <w:widowControl/>
              <w:jc w:val="center"/>
              <w:rPr>
                <w:rFonts w:ascii="Times New Roman" w:eastAsia="SimSun" w:hAnsi="Times New Roman" w:cs="Times New Roman"/>
                <w:kern w:val="0"/>
                <w:sz w:val="15"/>
                <w:szCs w:val="15"/>
              </w:rPr>
            </w:pPr>
            <w:r>
              <w:rPr>
                <w:rFonts w:ascii="Times New Roman" w:eastAsia="SimSun" w:hAnsi="Times New Roman" w:cs="Times New Roman"/>
                <w:kern w:val="0"/>
                <w:sz w:val="15"/>
                <w:szCs w:val="15"/>
              </w:rPr>
              <w:t>86%</w:t>
            </w:r>
          </w:p>
        </w:tc>
        <w:tc>
          <w:tcPr>
            <w:tcW w:w="1189" w:type="pct"/>
            <w:tcMar>
              <w:top w:w="30" w:type="dxa"/>
              <w:left w:w="45" w:type="dxa"/>
              <w:bottom w:w="30" w:type="dxa"/>
              <w:right w:w="45" w:type="dxa"/>
            </w:tcMar>
            <w:vAlign w:val="center"/>
          </w:tcPr>
          <w:p w14:paraId="14E0E953" w14:textId="77777777" w:rsidR="00A0142D" w:rsidRPr="00FA0D68" w:rsidRDefault="000579DA">
            <w:pPr>
              <w:widowControl/>
              <w:jc w:val="center"/>
              <w:rPr>
                <w:rFonts w:ascii="Times New Roman" w:eastAsia="SimSun" w:hAnsi="Times New Roman" w:cs="Times New Roman"/>
                <w:kern w:val="0"/>
                <w:sz w:val="15"/>
                <w:szCs w:val="15"/>
              </w:rPr>
            </w:pPr>
            <w:del w:id="1161" w:author="Revision" w:date="2026-07-08T00:00:00Z">
              <w:r>
                <w:rPr>
                  <w:rFonts w:ascii="Times New Roman" w:eastAsia="SimSun" w:hAnsi="Times New Roman" w:cs="Times New Roman"/>
                  <w:kern w:val="0"/>
                  <w:sz w:val="15"/>
                  <w:szCs w:val="15"/>
                </w:rPr>
                <w:delText xml:space="preserve">0.448%</w:delText>
              </w:r>
            </w:del>
            <w:ins w:id="1162" w:author="Revision" w:date="2026-07-08T00:00:00Z">
              <w:r>
                <w:rPr>
                  <w:rFonts w:ascii="Times New Roman" w:eastAsia="SimSun" w:hAnsi="Times New Roman" w:cs="Times New Roman"/>
                  <w:kern w:val="0"/>
                  <w:sz w:val="15"/>
                  <w:szCs w:val="15"/>
                </w:rPr>
                <w:t xml:space="preserve">0.449%</w:t>
              </w:r>
            </w:ins>
          </w:p>
        </w:tc>
        <w:tc>
          <w:tcPr>
            <w:tcW w:w="1193" w:type="pct"/>
            <w:tcMar>
              <w:top w:w="30" w:type="dxa"/>
              <w:left w:w="45" w:type="dxa"/>
              <w:bottom w:w="30" w:type="dxa"/>
              <w:right w:w="45" w:type="dxa"/>
            </w:tcMar>
            <w:vAlign w:val="center"/>
          </w:tcPr>
          <w:p w14:paraId="1363E195" w14:textId="77777777" w:rsidR="00A0142D" w:rsidRPr="00FA0D68" w:rsidRDefault="000579DA">
            <w:pPr>
              <w:widowControl/>
              <w:jc w:val="center"/>
              <w:rPr>
                <w:rFonts w:ascii="Times New Roman" w:eastAsia="SimSun" w:hAnsi="Times New Roman" w:cs="Times New Roman"/>
                <w:kern w:val="0"/>
                <w:sz w:val="15"/>
                <w:szCs w:val="15"/>
              </w:rPr>
            </w:pPr>
            <w:r>
              <w:rPr>
                <w:rFonts w:ascii="Times New Roman" w:eastAsia="SimSun" w:hAnsi="Times New Roman" w:cs="Times New Roman"/>
                <w:kern w:val="0"/>
                <w:sz w:val="15"/>
                <w:szCs w:val="15"/>
              </w:rPr>
              <w:t>0.036%</w:t>
            </w:r>
          </w:p>
        </w:tc>
      </w:tr>
      <w:tr w:rsidR="00A0142D" w:rsidRPr="00602B36" w14:paraId="4D87D005" w14:textId="77777777" w:rsidTr="003716C2">
        <w:trPr>
          <w:trHeight w:val="315"/>
        </w:trPr>
        <w:tc>
          <w:tcPr>
            <w:tcW w:w="1426" w:type="pct"/>
            <w:tcMar>
              <w:top w:w="30" w:type="dxa"/>
              <w:left w:w="45" w:type="dxa"/>
              <w:bottom w:w="30" w:type="dxa"/>
              <w:right w:w="45" w:type="dxa"/>
            </w:tcMar>
            <w:vAlign w:val="center"/>
          </w:tcPr>
          <w:p w14:paraId="0102ADE1" w14:textId="77777777" w:rsidR="00A0142D" w:rsidRPr="00FA0D68" w:rsidRDefault="000579DA">
            <w:pPr>
              <w:widowControl/>
              <w:jc w:val="center"/>
              <w:rPr>
                <w:rFonts w:ascii="Times New Roman" w:eastAsia="SimSun" w:hAnsi="Times New Roman" w:cs="Times New Roman"/>
                <w:sz w:val="15"/>
                <w:szCs w:val="15"/>
              </w:rPr>
            </w:pPr>
            <w:r>
              <w:rPr>
                <w:rFonts w:ascii="Times New Roman" w:eastAsia="SimSun" w:hAnsi="Times New Roman" w:cs="Times New Roman"/>
                <w:sz w:val="15"/>
                <w:szCs w:val="15"/>
              </w:rPr>
              <w:t>S3-Low</w:t>
            </w:r>
          </w:p>
        </w:tc>
        <w:tc>
          <w:tcPr>
            <w:tcW w:w="1192" w:type="pct"/>
            <w:vAlign w:val="center"/>
          </w:tcPr>
          <w:p w14:paraId="5ED5426A" w14:textId="77777777" w:rsidR="00A0142D" w:rsidRPr="00FA0D68" w:rsidRDefault="000579DA">
            <w:pPr>
              <w:widowControl/>
              <w:jc w:val="center"/>
              <w:rPr>
                <w:rFonts w:ascii="Times New Roman" w:eastAsia="SimSun" w:hAnsi="Times New Roman" w:cs="Times New Roman"/>
                <w:kern w:val="0"/>
                <w:sz w:val="15"/>
                <w:szCs w:val="15"/>
              </w:rPr>
            </w:pPr>
            <w:r>
              <w:rPr>
                <w:rFonts w:ascii="Times New Roman" w:eastAsia="SimSun" w:hAnsi="Times New Roman" w:cs="Times New Roman"/>
                <w:kern w:val="0"/>
                <w:sz w:val="15"/>
                <w:szCs w:val="15"/>
              </w:rPr>
              <w:t>77.2%</w:t>
            </w:r>
          </w:p>
        </w:tc>
        <w:tc>
          <w:tcPr>
            <w:tcW w:w="1189" w:type="pct"/>
            <w:tcMar>
              <w:top w:w="30" w:type="dxa"/>
              <w:left w:w="45" w:type="dxa"/>
              <w:bottom w:w="30" w:type="dxa"/>
              <w:right w:w="45" w:type="dxa"/>
            </w:tcMar>
            <w:vAlign w:val="center"/>
          </w:tcPr>
          <w:p w14:paraId="3661C6C2" w14:textId="77777777" w:rsidR="00A0142D" w:rsidRPr="00FA0D68" w:rsidRDefault="000579DA">
            <w:pPr>
              <w:widowControl/>
              <w:jc w:val="center"/>
              <w:rPr>
                <w:rFonts w:ascii="Times New Roman" w:eastAsia="SimSun" w:hAnsi="Times New Roman" w:cs="Times New Roman"/>
                <w:kern w:val="0"/>
                <w:sz w:val="15"/>
                <w:szCs w:val="15"/>
              </w:rPr>
            </w:pPr>
            <w:r>
              <w:rPr>
                <w:rFonts w:ascii="Times New Roman" w:eastAsia="SimSun" w:hAnsi="Times New Roman" w:cs="Times New Roman"/>
                <w:kern w:val="0"/>
                <w:sz w:val="15"/>
                <w:szCs w:val="15"/>
              </w:rPr>
              <w:t>0.024%</w:t>
            </w:r>
          </w:p>
        </w:tc>
        <w:tc>
          <w:tcPr>
            <w:tcW w:w="1193" w:type="pct"/>
            <w:tcMar>
              <w:top w:w="30" w:type="dxa"/>
              <w:left w:w="45" w:type="dxa"/>
              <w:bottom w:w="30" w:type="dxa"/>
              <w:right w:w="45" w:type="dxa"/>
            </w:tcMar>
            <w:vAlign w:val="center"/>
          </w:tcPr>
          <w:p w14:paraId="6012D525" w14:textId="77777777" w:rsidR="00A0142D" w:rsidRPr="00FA0D68" w:rsidRDefault="000579DA">
            <w:pPr>
              <w:widowControl/>
              <w:jc w:val="center"/>
              <w:rPr>
                <w:rFonts w:ascii="Times New Roman" w:eastAsia="SimSun" w:hAnsi="Times New Roman" w:cs="Times New Roman"/>
                <w:kern w:val="0"/>
                <w:sz w:val="15"/>
                <w:szCs w:val="15"/>
              </w:rPr>
            </w:pPr>
            <w:r>
              <w:rPr>
                <w:rFonts w:ascii="Times New Roman" w:eastAsia="SimSun" w:hAnsi="Times New Roman" w:cs="Times New Roman"/>
                <w:kern w:val="0"/>
                <w:sz w:val="15"/>
                <w:szCs w:val="15"/>
              </w:rPr>
              <w:t>0.002%</w:t>
            </w:r>
          </w:p>
        </w:tc>
      </w:tr>
    </w:tbl>
    <w:p w14:paraId="6E443903" w14:textId="57F3A99F" w:rsidR="003716C2" w:rsidDel="00242C5C" w:rsidRDefault="003716C2" w:rsidP="003716C2">
      <w:pPr>
        <w:pStyle w:val="NoteCN"/>
        <w:rPr>
          <w:del w:id="296" w:author="黄圣男" w:date="2026-07-01T09:17:00Z" w16du:dateUtc="2026-07-01T01:17:00Z"/>
          <w:lang w:eastAsia="zh-CN"/>
        </w:rPr>
      </w:pPr>
      <w:r>
        <w:rPr>
          <w:lang w:eastAsia="zh-CN"/>
        </w:rPr>
        <w:t>注：</w:t>
      </w:r>
      <w:r>
        <w:rPr>
          <w:lang w:eastAsia="zh-CN"/>
        </w:rPr>
        <w:t>S1</w:t>
      </w:r>
      <w:r>
        <w:rPr>
          <w:lang w:eastAsia="zh-CN"/>
        </w:rPr>
        <w:t>和</w:t>
      </w:r>
      <w:r>
        <w:rPr>
          <w:lang w:eastAsia="zh-CN"/>
        </w:rPr>
        <w:t>S2</w:t>
      </w:r>
      <w:r>
        <w:rPr>
          <w:lang w:eastAsia="zh-CN"/>
        </w:rPr>
        <w:t>根据代理指标年均增长率换算；</w:t>
      </w:r>
      <w:r>
        <w:rPr>
          <w:lang w:eastAsia="zh-CN"/>
        </w:rPr>
        <w:t>S3</w:t>
      </w:r>
      <w:r>
        <w:rPr>
          <w:lang w:eastAsia="zh-CN"/>
        </w:rPr>
        <w:t>根据综合机械化率年均提高百分点换算。</w:t>
      </w:r>
    </w:p>
    <w:p w14:paraId="4A4C2931" w14:textId="77777777" w:rsidR="00A0142D" w:rsidRPr="003716C2" w:rsidRDefault="00A0142D" w:rsidP="00242C5C">
      <w:pPr>
        <w:pStyle w:val="NoteCN"/>
        <w:rPr>
          <w:rFonts w:eastAsia="SimSun" w:cs="Times New Roman"/>
        </w:rPr>
        <w:pPrChange w:id="297" w:author="黄圣男" w:date="2026-07-01T09:17:00Z" w16du:dateUtc="2026-07-01T01:17:00Z">
          <w:pPr>
            <w:ind w:firstLineChars="200" w:firstLine="440"/>
          </w:pPr>
        </w:pPrChange>
      </w:pPr>
    </w:p>
    <w:p w14:paraId="66D51570" w14:textId="77777777" w:rsidR="00A0142D" w:rsidRPr="00A96E18" w:rsidRDefault="000433FD" w:rsidP="003B2A1F">
      <w:pPr>
        <w:ind w:firstLineChars="200" w:firstLine="440"/>
        <w:outlineLvl w:val="1"/>
        <w:rPr>
          <w:rFonts w:ascii="SimHei" w:eastAsia="SimHei" w:hAnsi="SimHei" w:cs="Times New Roman"/>
          <w:bCs/>
        </w:rPr>
      </w:pPr>
      <w:r>
        <w:rPr>
          <w:rFonts w:ascii="SimHei" w:eastAsia="SimHei" w:hAnsi="SimHei" w:cs="Times New Roman" w:hint="eastAsia"/>
          <w:bCs/>
        </w:rPr>
        <w:t>（二）粮食总量模拟结果</w:t>
      </w:r>
    </w:p>
    <w:p w14:paraId="17A46552" w14:textId="77777777" w:rsidR="00F446FD" w:rsidRDefault="00E315BE">
      <w:pPr>
        <w:ind w:firstLineChars="200" w:firstLine="440"/>
        <w:rPr>
          <w:rFonts w:ascii="Times New Roman" w:eastAsia="SimSun" w:hAnsi="Times New Roman" w:cs="Times New Roman"/>
        </w:rPr>
      </w:pPr>
      <w:proofErr w:type="gramStart"/>
      <w:proofErr w:type="gramEnd"/>
      <w:del w:id="1397" w:author="Revision" w:date="2026-07-08T00:00:00Z">
        <w:r>
          <w:rPr>
            <w:rFonts w:ascii="Times New Roman" w:eastAsia="SimSun" w:hAnsi="Times New Roman" w:cs="Times New Roman" w:hint="eastAsia"/>
          </w:rPr>
          <w:delText xml:space="preserve">模拟结果表明，在既定参数和统一作物冲击假设下，持续推进农业机械化能够提高粮食产量、降低净进口并提高自给率，但不同路径的政策潜力存在明显差异。基准情景下，2030年粮食总产量为72530万吨，净进口为14305万吨，自给率为83.53%。在九个农业机械化发展情景下，农机社会化服务路径表现出最高的综合增产潜力：S2-Medium情景下，粮食总产量较基准增加2143万吨，增幅为2.95%；S2-High情景增产2836万吨，增幅达3.91%，为全部情景中最高。需要强调的是，该比较建立在本文参数设定和统一作物冲击假设之上，反映的是路径相对潜力，而不是对未来产量的确定性预测。</w:delText>
        </w:r>
      </w:del>
      <w:ins w:id="1398" w:author="Revision" w:date="2026-07-08T00:00:00Z">
        <w:r>
          <w:rPr>
            <w:rFonts w:ascii="Times New Roman" w:eastAsia="SimSun" w:hAnsi="Times New Roman" w:cs="Times New Roman" w:hint="eastAsia"/>
          </w:rPr>
          <w:t xml:space="preserve">模拟结果表明，在既定参数和统一作物冲击假设下，持续推进农业机械化能够提高粮食产量、降低净进口并提高自给率，但不同路径的政策潜力存在明显差异。基准情景下，2030年粮食总产量为73377万吨，净进口为12595万吨，自给率为85.35%。在九个农业机械化发展情景下，农机社会化服务路径表现出最高的综合增产潜力：S2-Medium情景下，粮食总产量较基准增加1928万吨，增幅为2.63%；S2-High情景增产2626万吨，增幅达3.58%，为全部情景中最高。需要强调的是，该比较建立在本文参数设定和统一作物冲击假设之上，反映的是路径相对潜力，而不是对未来产量的确定性预测。</w:t>
        </w:r>
      </w:ins>
    </w:p>
    <w:p w14:paraId="18CFC964" w14:textId="77777777" w:rsidR="00687ACD" w:rsidRPr="00687ACD" w:rsidRDefault="00687ACD">
      <w:pPr>
        <w:ind w:firstLineChars="200" w:firstLine="440"/>
        <w:rPr>
          <w:rFonts w:ascii="Times New Roman" w:eastAsia="SimSun" w:hAnsi="Times New Roman" w:cs="Times New Roman"/>
        </w:rPr>
      </w:pPr>
      <w:r>
        <w:rPr>
          <w:rFonts w:ascii="Times New Roman" w:eastAsia="SimSun" w:hAnsi="Times New Roman" w:cs="Times New Roman" w:hint="eastAsia"/>
        </w:rPr>
        <w:t>从作用来源来看，农机资本投入路径主要通过单产提升发挥作用，面积</w:t>
      </w:r>
      <w:proofErr w:type="gramStart"/>
      <w:r>
        <w:rPr>
          <w:rFonts w:ascii="Times New Roman" w:eastAsia="SimSun" w:hAnsi="Times New Roman" w:cs="Times New Roman" w:hint="eastAsia"/>
        </w:rPr>
        <w:t>端基本</w:t>
      </w:r>
      <w:proofErr w:type="gramEnd"/>
      <w:r>
        <w:rPr>
          <w:rFonts w:ascii="Times New Roman" w:eastAsia="SimSun" w:hAnsi="Times New Roman" w:cs="Times New Roman" w:hint="eastAsia"/>
        </w:rPr>
        <w:t>没有增量贡献；农机社会化服务路径同时</w:t>
      </w:r>
      <w:r>
        <w:rPr>
          <w:rFonts w:ascii="Times New Roman" w:eastAsia="SimSun" w:hAnsi="Times New Roman" w:cs="Times New Roman"/>
        </w:rPr>
        <w:t>具有单产提升和面积稳定</w:t>
      </w:r>
      <w:r>
        <w:rPr>
          <w:rFonts w:ascii="Times New Roman" w:eastAsia="SimSun" w:hAnsi="Times New Roman" w:cs="Times New Roman" w:hint="eastAsia"/>
        </w:rPr>
        <w:t>作用；综合机械化水平路径也能同时改善单产和面积，但受其</w:t>
      </w:r>
      <w:r>
        <w:rPr>
          <w:rFonts w:ascii="Times New Roman" w:eastAsia="SimSun" w:hAnsi="Times New Roman" w:cs="Times New Roman" w:hint="eastAsia"/>
        </w:rPr>
        <w:t>Shifter</w:t>
      </w:r>
      <w:r>
        <w:rPr>
          <w:rFonts w:ascii="Times New Roman" w:eastAsia="SimSun" w:hAnsi="Times New Roman" w:cs="Times New Roman" w:hint="eastAsia"/>
        </w:rPr>
        <w:t>设定和推进速度影响，综合增产幅度低于社会化服务路径。该结果说明，在“大国小农”基本国情下，</w:t>
      </w:r>
      <w:r>
        <w:rPr>
          <w:rFonts w:ascii="Times New Roman" w:eastAsia="SimSun" w:hAnsi="Times New Roman" w:cs="Times New Roman"/>
        </w:rPr>
        <w:t>机械化服务体系建设可能比</w:t>
      </w:r>
      <w:r>
        <w:rPr>
          <w:rFonts w:ascii="Times New Roman" w:eastAsia="SimSun" w:hAnsi="Times New Roman" w:cs="Times New Roman"/>
        </w:rPr>
        <w:lastRenderedPageBreak/>
        <w:t>单纯增加农机资本投入具有更高的边际政策效率。</w:t>
      </w:r>
    </w:p>
    <w:p w14:paraId="766DC98E" w14:textId="77777777" w:rsidR="00A0142D" w:rsidRPr="00F41903" w:rsidRDefault="000579DA">
      <w:pPr>
        <w:ind w:firstLineChars="200" w:firstLine="360"/>
        <w:jc w:val="center"/>
        <w:rPr>
          <w:rFonts w:ascii="Times New Roman" w:eastAsia="SimHei" w:hAnsi="Times New Roman" w:cs="Times New Roman"/>
          <w:sz w:val="18"/>
          <w:szCs w:val="18"/>
        </w:rPr>
      </w:pPr>
      <w:r>
        <w:rPr>
          <w:rFonts w:ascii="Times New Roman" w:eastAsia="SimHei" w:hAnsi="Times New Roman" w:cs="Times New Roman" w:hint="eastAsia"/>
          <w:sz w:val="18"/>
          <w:szCs w:val="18"/>
        </w:rPr>
        <w:t>表</w:t>
      </w:r>
      <w:r>
        <w:rPr>
          <w:rFonts w:ascii="Times New Roman" w:eastAsia="SimHei" w:hAnsi="Times New Roman" w:cs="Times New Roman"/>
          <w:sz w:val="18"/>
          <w:szCs w:val="18"/>
        </w:rPr>
        <w:t xml:space="preserve">8  </w:t>
      </w:r>
      <w:r>
        <w:rPr>
          <w:rFonts w:ascii="Times New Roman" w:eastAsia="SimHei" w:hAnsi="Times New Roman" w:cs="Times New Roman" w:hint="eastAsia"/>
          <w:sz w:val="18"/>
          <w:szCs w:val="18"/>
        </w:rPr>
        <w:t>“十五五”时期农业机械化发展对粮食综合生产能力的模拟结果</w:t>
      </w:r>
    </w:p>
    <w:tbl>
      <w:tblPr>
        <w:tblW w:w="4997" w:type="pct"/>
        <w:tblBorders>
          <w:top w:val="single" w:sz="4" w:space="0" w:color="auto"/>
          <w:bottom w:val="single" w:sz="4" w:space="0" w:color="auto"/>
        </w:tblBorders>
        <w:tblCellMar>
          <w:left w:w="0" w:type="dxa"/>
          <w:right w:w="0" w:type="dxa"/>
        </w:tblCellMar>
        <w:tblLook w:val="04A0" w:firstRow="1" w:lastRow="0" w:firstColumn="1" w:lastColumn="0" w:noHBand="0" w:noVBand="1"/>
      </w:tblPr>
      <w:tblGrid>
        <w:gridCol w:w="1133"/>
        <w:gridCol w:w="1107"/>
        <w:gridCol w:w="1283"/>
        <w:gridCol w:w="1318"/>
        <w:gridCol w:w="1071"/>
        <w:gridCol w:w="1106"/>
        <w:gridCol w:w="1283"/>
      </w:tblGrid>
      <w:tr w:rsidR="00CE4DA8" w:rsidRPr="00CE4DA8" w14:paraId="6734F309" w14:textId="77777777" w:rsidTr="00FA0D68">
        <w:trPr>
          <w:trHeight w:val="315"/>
        </w:trPr>
        <w:tc>
          <w:tcPr>
            <w:tcW w:w="682" w:type="pct"/>
            <w:tcBorders>
              <w:bottom w:val="single" w:sz="4" w:space="0" w:color="auto"/>
            </w:tcBorders>
            <w:tcMar>
              <w:top w:w="30" w:type="dxa"/>
              <w:left w:w="45" w:type="dxa"/>
              <w:bottom w:w="30" w:type="dxa"/>
              <w:right w:w="45" w:type="dxa"/>
            </w:tcMar>
            <w:vAlign w:val="bottom"/>
          </w:tcPr>
          <w:p w14:paraId="6CDA50AF" w14:textId="77777777" w:rsidR="00CE4DA8" w:rsidRPr="00FA0D68" w:rsidRDefault="00CE4DA8" w:rsidP="00CE4DA8">
            <w:pPr>
              <w:widowControl/>
              <w:jc w:val="center"/>
              <w:rPr>
                <w:rFonts w:ascii="Times New Roman" w:eastAsia="SimSun" w:hAnsi="Times New Roman" w:cs="Times New Roman"/>
                <w:b/>
                <w:bCs/>
                <w:kern w:val="0"/>
                <w:sz w:val="15"/>
                <w:szCs w:val="15"/>
              </w:rPr>
            </w:pPr>
            <w:r>
              <w:rPr>
                <w:rFonts w:ascii="Times New Roman" w:eastAsia="SimSun" w:hAnsi="Times New Roman" w:cs="Times New Roman" w:hint="eastAsia"/>
                <w:b/>
                <w:bCs/>
                <w:kern w:val="0"/>
                <w:sz w:val="15"/>
                <w:szCs w:val="15"/>
              </w:rPr>
              <w:t>情景</w:t>
            </w:r>
          </w:p>
        </w:tc>
        <w:tc>
          <w:tcPr>
            <w:tcW w:w="667" w:type="pct"/>
            <w:tcBorders>
              <w:bottom w:val="single" w:sz="4" w:space="0" w:color="auto"/>
            </w:tcBorders>
            <w:tcMar>
              <w:top w:w="30" w:type="dxa"/>
              <w:left w:w="45" w:type="dxa"/>
              <w:bottom w:w="30" w:type="dxa"/>
              <w:right w:w="45" w:type="dxa"/>
            </w:tcMar>
          </w:tcPr>
          <w:p w14:paraId="0E562C68" w14:textId="77777777" w:rsidR="00CE4DA8" w:rsidRPr="00FA0D68" w:rsidRDefault="00CE4DA8" w:rsidP="00CE4DA8">
            <w:pPr>
              <w:widowControl/>
              <w:jc w:val="center"/>
              <w:rPr>
                <w:rFonts w:ascii="Times New Roman" w:eastAsia="SimSun" w:hAnsi="Times New Roman" w:cs="Times New Roman"/>
                <w:b/>
                <w:bCs/>
                <w:kern w:val="0"/>
                <w:sz w:val="15"/>
                <w:szCs w:val="15"/>
              </w:rPr>
            </w:pPr>
            <w:r>
              <w:rPr>
                <w:rFonts w:ascii="Times New Roman" w:eastAsia="SimSun" w:hAnsi="Times New Roman" w:cs="Times New Roman" w:hint="eastAsia"/>
                <w:b/>
                <w:bCs/>
                <w:kern w:val="0"/>
                <w:sz w:val="15"/>
                <w:szCs w:val="15"/>
              </w:rPr>
              <w:t>产量（万吨）</w:t>
            </w:r>
          </w:p>
        </w:tc>
        <w:tc>
          <w:tcPr>
            <w:tcW w:w="773" w:type="pct"/>
            <w:tcBorders>
              <w:bottom w:val="single" w:sz="4" w:space="0" w:color="auto"/>
            </w:tcBorders>
            <w:tcMar>
              <w:top w:w="30" w:type="dxa"/>
              <w:left w:w="45" w:type="dxa"/>
              <w:bottom w:w="30" w:type="dxa"/>
              <w:right w:w="45" w:type="dxa"/>
            </w:tcMar>
          </w:tcPr>
          <w:p w14:paraId="1AF25BBD" w14:textId="77777777" w:rsidR="00CE4DA8" w:rsidRPr="00FA0D68" w:rsidRDefault="00CE4DA8" w:rsidP="00CE4DA8">
            <w:pPr>
              <w:widowControl/>
              <w:jc w:val="center"/>
              <w:rPr>
                <w:rFonts w:ascii="Times New Roman" w:eastAsia="SimSun" w:hAnsi="Times New Roman" w:cs="Times New Roman"/>
                <w:b/>
                <w:bCs/>
                <w:kern w:val="0"/>
                <w:sz w:val="15"/>
                <w:szCs w:val="15"/>
              </w:rPr>
            </w:pPr>
            <w:r>
              <w:rPr>
                <w:rFonts w:ascii="Times New Roman" w:eastAsia="SimSun" w:hAnsi="Times New Roman" w:cs="Times New Roman"/>
                <w:b/>
                <w:bCs/>
                <w:kern w:val="0"/>
                <w:sz w:val="15"/>
                <w:szCs w:val="15"/>
              </w:rPr>
              <w:t>产量变化（</w:t>
            </w:r>
            <w:r>
              <w:rPr>
                <w:rFonts w:ascii="Times New Roman" w:eastAsia="SimSun" w:hAnsi="Times New Roman" w:cs="Times New Roman"/>
                <w:b/>
                <w:bCs/>
                <w:kern w:val="0"/>
                <w:sz w:val="15"/>
                <w:szCs w:val="15"/>
              </w:rPr>
              <w:t>%</w:t>
            </w:r>
            <w:r>
              <w:rPr>
                <w:rFonts w:ascii="Times New Roman" w:eastAsia="SimSun" w:hAnsi="Times New Roman" w:cs="Times New Roman"/>
                <w:b/>
                <w:bCs/>
                <w:kern w:val="0"/>
                <w:sz w:val="15"/>
                <w:szCs w:val="15"/>
              </w:rPr>
              <w:t>）</w:t>
            </w:r>
          </w:p>
        </w:tc>
        <w:tc>
          <w:tcPr>
            <w:tcW w:w="794" w:type="pct"/>
            <w:tcBorders>
              <w:bottom w:val="single" w:sz="4" w:space="0" w:color="auto"/>
            </w:tcBorders>
            <w:tcMar>
              <w:top w:w="30" w:type="dxa"/>
              <w:left w:w="45" w:type="dxa"/>
              <w:bottom w:w="30" w:type="dxa"/>
              <w:right w:w="45" w:type="dxa"/>
            </w:tcMar>
          </w:tcPr>
          <w:p w14:paraId="5EB61FD9" w14:textId="77777777" w:rsidR="00CE4DA8" w:rsidRPr="00FA0D68" w:rsidRDefault="00CE4DA8" w:rsidP="00CE4DA8">
            <w:pPr>
              <w:widowControl/>
              <w:jc w:val="center"/>
              <w:rPr>
                <w:rFonts w:ascii="Times New Roman" w:eastAsia="SimSun" w:hAnsi="Times New Roman" w:cs="Times New Roman"/>
                <w:b/>
                <w:bCs/>
                <w:kern w:val="0"/>
                <w:sz w:val="15"/>
                <w:szCs w:val="15"/>
              </w:rPr>
            </w:pPr>
            <w:r>
              <w:rPr>
                <w:rFonts w:ascii="Times New Roman" w:eastAsia="SimSun" w:hAnsi="Times New Roman" w:cs="Times New Roman"/>
                <w:b/>
                <w:bCs/>
                <w:kern w:val="0"/>
                <w:sz w:val="15"/>
                <w:szCs w:val="15"/>
              </w:rPr>
              <w:t>净贸易（万吨）</w:t>
            </w:r>
          </w:p>
        </w:tc>
        <w:tc>
          <w:tcPr>
            <w:tcW w:w="645" w:type="pct"/>
            <w:tcBorders>
              <w:bottom w:val="single" w:sz="4" w:space="0" w:color="auto"/>
            </w:tcBorders>
            <w:tcMar>
              <w:top w:w="30" w:type="dxa"/>
              <w:left w:w="45" w:type="dxa"/>
              <w:bottom w:w="30" w:type="dxa"/>
              <w:right w:w="45" w:type="dxa"/>
            </w:tcMar>
          </w:tcPr>
          <w:p w14:paraId="0BF0BEE6" w14:textId="77777777" w:rsidR="00CE4DA8" w:rsidRPr="00FA0D68" w:rsidRDefault="00CE4DA8" w:rsidP="00CE4DA8">
            <w:pPr>
              <w:widowControl/>
              <w:jc w:val="center"/>
              <w:rPr>
                <w:rFonts w:ascii="Times New Roman" w:eastAsia="SimSun" w:hAnsi="Times New Roman" w:cs="Times New Roman"/>
                <w:b/>
                <w:bCs/>
                <w:kern w:val="0"/>
                <w:sz w:val="15"/>
                <w:szCs w:val="15"/>
              </w:rPr>
            </w:pPr>
            <w:r>
              <w:rPr>
                <w:rFonts w:ascii="Times New Roman" w:eastAsia="SimSun" w:hAnsi="Times New Roman" w:cs="Times New Roman"/>
                <w:b/>
                <w:bCs/>
                <w:kern w:val="0"/>
                <w:sz w:val="15"/>
                <w:szCs w:val="15"/>
              </w:rPr>
              <w:t>自给率（</w:t>
            </w:r>
            <w:r>
              <w:rPr>
                <w:rFonts w:ascii="Times New Roman" w:eastAsia="SimSun" w:hAnsi="Times New Roman" w:cs="Times New Roman"/>
                <w:b/>
                <w:bCs/>
                <w:kern w:val="0"/>
                <w:sz w:val="15"/>
                <w:szCs w:val="15"/>
              </w:rPr>
              <w:t>%</w:t>
            </w:r>
            <w:r>
              <w:rPr>
                <w:rFonts w:ascii="Times New Roman" w:eastAsia="SimSun" w:hAnsi="Times New Roman" w:cs="Times New Roman"/>
                <w:b/>
                <w:bCs/>
                <w:kern w:val="0"/>
                <w:sz w:val="15"/>
                <w:szCs w:val="15"/>
              </w:rPr>
              <w:t>）</w:t>
            </w:r>
          </w:p>
        </w:tc>
        <w:tc>
          <w:tcPr>
            <w:tcW w:w="666" w:type="pct"/>
            <w:tcBorders>
              <w:bottom w:val="single" w:sz="4" w:space="0" w:color="auto"/>
            </w:tcBorders>
            <w:tcMar>
              <w:top w:w="30" w:type="dxa"/>
              <w:left w:w="45" w:type="dxa"/>
              <w:bottom w:w="30" w:type="dxa"/>
              <w:right w:w="45" w:type="dxa"/>
            </w:tcMar>
          </w:tcPr>
          <w:p w14:paraId="2DD822B8" w14:textId="77777777" w:rsidR="00CE4DA8" w:rsidRPr="00FA0D68" w:rsidRDefault="00CE4DA8" w:rsidP="00CE4DA8">
            <w:pPr>
              <w:widowControl/>
              <w:jc w:val="center"/>
              <w:rPr>
                <w:rFonts w:ascii="Times New Roman" w:eastAsia="SimSun" w:hAnsi="Times New Roman" w:cs="Times New Roman"/>
                <w:b/>
                <w:bCs/>
                <w:kern w:val="0"/>
                <w:sz w:val="15"/>
                <w:szCs w:val="15"/>
              </w:rPr>
            </w:pPr>
            <w:r>
              <w:rPr>
                <w:rFonts w:ascii="Times New Roman" w:eastAsia="SimSun" w:hAnsi="Times New Roman" w:cs="Times New Roman"/>
                <w:b/>
                <w:bCs/>
                <w:kern w:val="0"/>
                <w:sz w:val="15"/>
                <w:szCs w:val="15"/>
              </w:rPr>
              <w:t>面积（亿亩）</w:t>
            </w:r>
          </w:p>
        </w:tc>
        <w:tc>
          <w:tcPr>
            <w:tcW w:w="773" w:type="pct"/>
            <w:tcBorders>
              <w:bottom w:val="single" w:sz="4" w:space="0" w:color="auto"/>
            </w:tcBorders>
            <w:tcMar>
              <w:top w:w="30" w:type="dxa"/>
              <w:left w:w="45" w:type="dxa"/>
              <w:bottom w:w="30" w:type="dxa"/>
              <w:right w:w="45" w:type="dxa"/>
            </w:tcMar>
          </w:tcPr>
          <w:p w14:paraId="57B8CA47" w14:textId="77777777" w:rsidR="00CE4DA8" w:rsidRPr="00FA0D68" w:rsidRDefault="00CE4DA8" w:rsidP="00CE4DA8">
            <w:pPr>
              <w:widowControl/>
              <w:jc w:val="center"/>
              <w:rPr>
                <w:rFonts w:ascii="Times New Roman" w:eastAsia="SimSun" w:hAnsi="Times New Roman" w:cs="Times New Roman"/>
                <w:b/>
                <w:bCs/>
                <w:kern w:val="0"/>
                <w:sz w:val="15"/>
                <w:szCs w:val="15"/>
              </w:rPr>
            </w:pPr>
            <w:r>
              <w:rPr>
                <w:rFonts w:ascii="Times New Roman" w:eastAsia="SimSun" w:hAnsi="Times New Roman" w:cs="Times New Roman"/>
                <w:b/>
                <w:bCs/>
                <w:kern w:val="0"/>
                <w:sz w:val="15"/>
                <w:szCs w:val="15"/>
              </w:rPr>
              <w:t>单产变化（</w:t>
            </w:r>
            <w:r>
              <w:rPr>
                <w:rFonts w:ascii="Times New Roman" w:eastAsia="SimSun" w:hAnsi="Times New Roman" w:cs="Times New Roman"/>
                <w:b/>
                <w:bCs/>
                <w:kern w:val="0"/>
                <w:sz w:val="15"/>
                <w:szCs w:val="15"/>
              </w:rPr>
              <w:t>%</w:t>
            </w:r>
            <w:r>
              <w:rPr>
                <w:rFonts w:ascii="Times New Roman" w:eastAsia="SimSun" w:hAnsi="Times New Roman" w:cs="Times New Roman"/>
                <w:b/>
                <w:bCs/>
                <w:kern w:val="0"/>
                <w:sz w:val="15"/>
                <w:szCs w:val="15"/>
              </w:rPr>
              <w:t>）</w:t>
            </w:r>
          </w:p>
        </w:tc>
      </w:tr>
      <w:tr w:rsidR="00A0142D" w:rsidRPr="00CE4DA8" w14:paraId="7CEB6E4F" w14:textId="77777777" w:rsidTr="00FA0D68">
        <w:trPr>
          <w:trHeight w:val="315"/>
        </w:trPr>
        <w:tc>
          <w:tcPr>
            <w:tcW w:w="682" w:type="pct"/>
            <w:tcBorders>
              <w:top w:val="single" w:sz="4" w:space="0" w:color="auto"/>
              <w:bottom w:val="single" w:sz="4" w:space="0" w:color="auto"/>
            </w:tcBorders>
            <w:tcMar>
              <w:top w:w="30" w:type="dxa"/>
              <w:left w:w="45" w:type="dxa"/>
              <w:bottom w:w="30" w:type="dxa"/>
              <w:right w:w="45" w:type="dxa"/>
            </w:tcMar>
            <w:vAlign w:val="bottom"/>
          </w:tcPr>
          <w:p w14:paraId="755C9A06" w14:textId="77777777" w:rsidR="00A0142D" w:rsidRPr="00FA0D68" w:rsidRDefault="000579DA">
            <w:pPr>
              <w:widowControl/>
              <w:jc w:val="center"/>
              <w:rPr>
                <w:rFonts w:ascii="Times New Roman" w:eastAsia="SimSun" w:hAnsi="Times New Roman" w:cs="Times New Roman"/>
                <w:kern w:val="0"/>
                <w:sz w:val="15"/>
                <w:szCs w:val="15"/>
              </w:rPr>
            </w:pPr>
            <w:r>
              <w:rPr>
                <w:rFonts w:ascii="Times New Roman" w:eastAsia="SimSun" w:hAnsi="Times New Roman" w:cs="Times New Roman" w:hint="eastAsia"/>
                <w:kern w:val="0"/>
                <w:sz w:val="15"/>
                <w:szCs w:val="15"/>
              </w:rPr>
              <w:t>基准</w:t>
            </w:r>
          </w:p>
        </w:tc>
        <w:tc>
          <w:tcPr>
            <w:tcW w:w="667" w:type="pct"/>
            <w:tcBorders>
              <w:top w:val="single" w:sz="4" w:space="0" w:color="auto"/>
              <w:bottom w:val="single" w:sz="4" w:space="0" w:color="auto"/>
            </w:tcBorders>
            <w:tcMar>
              <w:top w:w="30" w:type="dxa"/>
              <w:left w:w="45" w:type="dxa"/>
              <w:bottom w:w="30" w:type="dxa"/>
              <w:right w:w="45" w:type="dxa"/>
            </w:tcMar>
            <w:vAlign w:val="bottom"/>
          </w:tcPr>
          <w:p w14:paraId="7C8DDEBF" w14:textId="77777777" w:rsidR="00A0142D" w:rsidRPr="00FA0D68" w:rsidRDefault="000579DA">
            <w:pPr>
              <w:widowControl/>
              <w:jc w:val="center"/>
              <w:rPr>
                <w:rFonts w:ascii="Times New Roman" w:eastAsia="SimSun" w:hAnsi="Times New Roman" w:cs="Times New Roman"/>
                <w:kern w:val="0"/>
                <w:sz w:val="15"/>
                <w:szCs w:val="15"/>
              </w:rPr>
            </w:pPr>
            <w:del w:id="1163" w:author="Revision" w:date="2026-07-08T00:00:00Z">
              <w:r>
                <w:rPr>
                  <w:rFonts w:ascii="Times New Roman" w:eastAsia="SimSun" w:hAnsi="Times New Roman" w:cs="Times New Roman"/>
                  <w:kern w:val="0"/>
                  <w:sz w:val="15"/>
                  <w:szCs w:val="15"/>
                </w:rPr>
                <w:delText xml:space="preserve">72530</w:delText>
              </w:r>
            </w:del>
            <w:ins w:id="1164" w:author="Revision" w:date="2026-07-08T00:00:00Z">
              <w:r>
                <w:rPr>
                  <w:rFonts w:ascii="Times New Roman" w:eastAsia="SimSun" w:hAnsi="Times New Roman" w:cs="Times New Roman"/>
                  <w:kern w:val="0"/>
                  <w:sz w:val="15"/>
                  <w:szCs w:val="15"/>
                </w:rPr>
                <w:t xml:space="preserve">73377</w:t>
              </w:r>
            </w:ins>
          </w:p>
        </w:tc>
        <w:tc>
          <w:tcPr>
            <w:tcW w:w="773" w:type="pct"/>
            <w:tcBorders>
              <w:top w:val="single" w:sz="4" w:space="0" w:color="auto"/>
              <w:bottom w:val="single" w:sz="4" w:space="0" w:color="auto"/>
            </w:tcBorders>
            <w:tcMar>
              <w:top w:w="30" w:type="dxa"/>
              <w:left w:w="45" w:type="dxa"/>
              <w:bottom w:w="30" w:type="dxa"/>
              <w:right w:w="45" w:type="dxa"/>
            </w:tcMar>
            <w:vAlign w:val="bottom"/>
          </w:tcPr>
          <w:p w14:paraId="69A74E47" w14:textId="77777777" w:rsidR="00A0142D" w:rsidRPr="00FA0D68" w:rsidRDefault="000579DA">
            <w:pPr>
              <w:widowControl/>
              <w:jc w:val="center"/>
              <w:rPr>
                <w:rFonts w:ascii="Times New Roman" w:eastAsia="SimSun" w:hAnsi="Times New Roman" w:cs="Times New Roman"/>
                <w:kern w:val="0"/>
                <w:sz w:val="15"/>
                <w:szCs w:val="15"/>
              </w:rPr>
            </w:pPr>
            <w:r>
              <w:rPr>
                <w:rFonts w:ascii="Times New Roman" w:eastAsia="SimSun" w:hAnsi="Times New Roman" w:cs="Times New Roman"/>
                <w:kern w:val="0"/>
                <w:sz w:val="15"/>
                <w:szCs w:val="15"/>
              </w:rPr>
              <w:t>—</w:t>
            </w:r>
          </w:p>
        </w:tc>
        <w:tc>
          <w:tcPr>
            <w:tcW w:w="794" w:type="pct"/>
            <w:tcBorders>
              <w:top w:val="single" w:sz="4" w:space="0" w:color="auto"/>
              <w:bottom w:val="single" w:sz="4" w:space="0" w:color="auto"/>
            </w:tcBorders>
            <w:tcMar>
              <w:top w:w="30" w:type="dxa"/>
              <w:left w:w="45" w:type="dxa"/>
              <w:bottom w:w="30" w:type="dxa"/>
              <w:right w:w="45" w:type="dxa"/>
            </w:tcMar>
            <w:vAlign w:val="bottom"/>
          </w:tcPr>
          <w:p w14:paraId="5272F49A" w14:textId="77777777" w:rsidR="00A0142D" w:rsidRPr="00FA0D68" w:rsidRDefault="000579DA">
            <w:pPr>
              <w:widowControl/>
              <w:jc w:val="center"/>
              <w:rPr>
                <w:rFonts w:ascii="Times New Roman" w:eastAsia="SimSun" w:hAnsi="Times New Roman" w:cs="Times New Roman"/>
                <w:kern w:val="0"/>
                <w:sz w:val="15"/>
                <w:szCs w:val="15"/>
              </w:rPr>
            </w:pPr>
            <w:del w:id="1165" w:author="Revision" w:date="2026-07-08T00:00:00Z">
              <w:r>
                <w:rPr>
                  <w:rFonts w:ascii="Times New Roman" w:eastAsia="SimSun" w:hAnsi="Times New Roman" w:cs="Times New Roman"/>
                  <w:kern w:val="0"/>
                  <w:sz w:val="15"/>
                  <w:szCs w:val="15"/>
                </w:rPr>
                <w:delText xml:space="preserve">14305</w:delText>
              </w:r>
            </w:del>
            <w:ins w:id="1166" w:author="Revision" w:date="2026-07-08T00:00:00Z">
              <w:r>
                <w:rPr>
                  <w:rFonts w:ascii="Times New Roman" w:eastAsia="SimSun" w:hAnsi="Times New Roman" w:cs="Times New Roman"/>
                  <w:kern w:val="0"/>
                  <w:sz w:val="15"/>
                  <w:szCs w:val="15"/>
                </w:rPr>
                <w:t xml:space="preserve">12595</w:t>
              </w:r>
            </w:ins>
          </w:p>
        </w:tc>
        <w:tc>
          <w:tcPr>
            <w:tcW w:w="645" w:type="pct"/>
            <w:tcBorders>
              <w:top w:val="single" w:sz="4" w:space="0" w:color="auto"/>
              <w:bottom w:val="single" w:sz="4" w:space="0" w:color="auto"/>
            </w:tcBorders>
            <w:tcMar>
              <w:top w:w="30" w:type="dxa"/>
              <w:left w:w="45" w:type="dxa"/>
              <w:bottom w:w="30" w:type="dxa"/>
              <w:right w:w="45" w:type="dxa"/>
            </w:tcMar>
            <w:vAlign w:val="bottom"/>
          </w:tcPr>
          <w:p w14:paraId="1F1E869F" w14:textId="77777777" w:rsidR="00A0142D" w:rsidRPr="00FA0D68" w:rsidRDefault="000579DA">
            <w:pPr>
              <w:widowControl/>
              <w:jc w:val="center"/>
              <w:rPr>
                <w:rFonts w:ascii="Times New Roman" w:eastAsia="SimSun" w:hAnsi="Times New Roman" w:cs="Times New Roman"/>
                <w:kern w:val="0"/>
                <w:sz w:val="15"/>
                <w:szCs w:val="15"/>
              </w:rPr>
            </w:pPr>
            <w:del w:id="1167" w:author="Revision" w:date="2026-07-08T00:00:00Z">
              <w:r>
                <w:rPr>
                  <w:rFonts w:ascii="Times New Roman" w:eastAsia="SimSun" w:hAnsi="Times New Roman" w:cs="Times New Roman"/>
                  <w:kern w:val="0"/>
                  <w:sz w:val="15"/>
                  <w:szCs w:val="15"/>
                </w:rPr>
                <w:delText xml:space="preserve">83.53</w:delText>
              </w:r>
            </w:del>
            <w:ins w:id="1168" w:author="Revision" w:date="2026-07-08T00:00:00Z">
              <w:r>
                <w:rPr>
                  <w:rFonts w:ascii="Times New Roman" w:eastAsia="SimSun" w:hAnsi="Times New Roman" w:cs="Times New Roman"/>
                  <w:kern w:val="0"/>
                  <w:sz w:val="15"/>
                  <w:szCs w:val="15"/>
                </w:rPr>
                <w:t xml:space="preserve">85.35</w:t>
              </w:r>
            </w:ins>
          </w:p>
        </w:tc>
        <w:tc>
          <w:tcPr>
            <w:tcW w:w="666" w:type="pct"/>
            <w:tcBorders>
              <w:top w:val="single" w:sz="4" w:space="0" w:color="auto"/>
              <w:bottom w:val="single" w:sz="4" w:space="0" w:color="auto"/>
            </w:tcBorders>
            <w:tcMar>
              <w:top w:w="30" w:type="dxa"/>
              <w:left w:w="45" w:type="dxa"/>
              <w:bottom w:w="30" w:type="dxa"/>
              <w:right w:w="45" w:type="dxa"/>
            </w:tcMar>
            <w:vAlign w:val="bottom"/>
          </w:tcPr>
          <w:p w14:paraId="711F50F5" w14:textId="77777777" w:rsidR="00A0142D" w:rsidRPr="00FA0D68" w:rsidRDefault="000579DA">
            <w:pPr>
              <w:widowControl/>
              <w:jc w:val="center"/>
              <w:rPr>
                <w:rFonts w:ascii="Times New Roman" w:eastAsia="SimSun" w:hAnsi="Times New Roman" w:cs="Times New Roman"/>
                <w:kern w:val="0"/>
                <w:sz w:val="15"/>
                <w:szCs w:val="15"/>
              </w:rPr>
            </w:pPr>
            <w:del w:id="1169" w:author="Revision" w:date="2026-07-08T00:00:00Z">
              <w:r>
                <w:rPr>
                  <w:rFonts w:ascii="Times New Roman" w:eastAsia="SimSun" w:hAnsi="Times New Roman" w:cs="Times New Roman"/>
                  <w:kern w:val="0"/>
                  <w:sz w:val="15"/>
                  <w:szCs w:val="15"/>
                </w:rPr>
                <w:delText xml:space="preserve">1.8</w:delText>
              </w:r>
            </w:del>
            <w:ins w:id="1170" w:author="Revision" w:date="2026-07-08T00:00:00Z">
              <w:r>
                <w:rPr>
                  <w:rFonts w:ascii="Times New Roman" w:eastAsia="SimSun" w:hAnsi="Times New Roman" w:cs="Times New Roman"/>
                  <w:kern w:val="0"/>
                  <w:sz w:val="15"/>
                  <w:szCs w:val="15"/>
                </w:rPr>
                <w:t xml:space="preserve">1.801</w:t>
              </w:r>
            </w:ins>
          </w:p>
        </w:tc>
        <w:tc>
          <w:tcPr>
            <w:tcW w:w="773" w:type="pct"/>
            <w:tcBorders>
              <w:top w:val="single" w:sz="4" w:space="0" w:color="auto"/>
              <w:bottom w:val="single" w:sz="4" w:space="0" w:color="auto"/>
            </w:tcBorders>
            <w:tcMar>
              <w:top w:w="30" w:type="dxa"/>
              <w:left w:w="45" w:type="dxa"/>
              <w:bottom w:w="30" w:type="dxa"/>
              <w:right w:w="45" w:type="dxa"/>
            </w:tcMar>
            <w:vAlign w:val="bottom"/>
          </w:tcPr>
          <w:p w14:paraId="5971C6FB" w14:textId="77777777" w:rsidR="00A0142D" w:rsidRPr="00FA0D68" w:rsidRDefault="000579DA">
            <w:pPr>
              <w:widowControl/>
              <w:jc w:val="center"/>
              <w:rPr>
                <w:rFonts w:ascii="Times New Roman" w:eastAsia="SimSun" w:hAnsi="Times New Roman" w:cs="Times New Roman"/>
                <w:kern w:val="0"/>
                <w:sz w:val="15"/>
                <w:szCs w:val="15"/>
              </w:rPr>
            </w:pPr>
            <w:r>
              <w:rPr>
                <w:rFonts w:ascii="Times New Roman" w:eastAsia="SimSun" w:hAnsi="Times New Roman" w:cs="Times New Roman"/>
                <w:kern w:val="0"/>
                <w:sz w:val="15"/>
                <w:szCs w:val="15"/>
              </w:rPr>
              <w:t>—</w:t>
            </w:r>
          </w:p>
        </w:tc>
      </w:tr>
      <w:tr w:rsidR="00A0142D" w:rsidRPr="00CE4DA8" w14:paraId="7FF76F57" w14:textId="77777777" w:rsidTr="00FA0D68">
        <w:trPr>
          <w:trHeight w:val="315"/>
        </w:trPr>
        <w:tc>
          <w:tcPr>
            <w:tcW w:w="682" w:type="pct"/>
            <w:tcBorders>
              <w:top w:val="single" w:sz="4" w:space="0" w:color="auto"/>
              <w:bottom w:val="nil"/>
            </w:tcBorders>
            <w:tcMar>
              <w:top w:w="30" w:type="dxa"/>
              <w:left w:w="45" w:type="dxa"/>
              <w:bottom w:w="30" w:type="dxa"/>
              <w:right w:w="45" w:type="dxa"/>
            </w:tcMar>
            <w:vAlign w:val="bottom"/>
          </w:tcPr>
          <w:p w14:paraId="6EF3D8D0" w14:textId="77777777" w:rsidR="00A0142D" w:rsidRPr="00FA0D68" w:rsidRDefault="000579DA">
            <w:pPr>
              <w:widowControl/>
              <w:jc w:val="center"/>
              <w:rPr>
                <w:rFonts w:ascii="Times New Roman" w:eastAsia="SimSun" w:hAnsi="Times New Roman" w:cs="Times New Roman"/>
                <w:b/>
                <w:kern w:val="0"/>
                <w:sz w:val="15"/>
                <w:szCs w:val="15"/>
              </w:rPr>
            </w:pPr>
            <w:r>
              <w:rPr>
                <w:rFonts w:ascii="Times New Roman" w:eastAsia="SimSun" w:hAnsi="Times New Roman" w:cs="Times New Roman"/>
                <w:b/>
                <w:kern w:val="0"/>
                <w:sz w:val="15"/>
                <w:szCs w:val="15"/>
              </w:rPr>
              <w:t>S1-Medium</w:t>
            </w:r>
          </w:p>
        </w:tc>
        <w:tc>
          <w:tcPr>
            <w:tcW w:w="667" w:type="pct"/>
            <w:tcBorders>
              <w:top w:val="single" w:sz="4" w:space="0" w:color="auto"/>
              <w:bottom w:val="nil"/>
            </w:tcBorders>
            <w:tcMar>
              <w:top w:w="30" w:type="dxa"/>
              <w:left w:w="45" w:type="dxa"/>
              <w:bottom w:w="30" w:type="dxa"/>
              <w:right w:w="45" w:type="dxa"/>
            </w:tcMar>
            <w:vAlign w:val="bottom"/>
          </w:tcPr>
          <w:p w14:paraId="1BD1972E" w14:textId="77777777" w:rsidR="00A0142D" w:rsidRPr="00FA0D68" w:rsidRDefault="000579DA">
            <w:pPr>
              <w:widowControl/>
              <w:jc w:val="center"/>
              <w:rPr>
                <w:rFonts w:ascii="Times New Roman" w:eastAsia="SimSun" w:hAnsi="Times New Roman" w:cs="Times New Roman"/>
                <w:b/>
                <w:kern w:val="0"/>
                <w:sz w:val="15"/>
                <w:szCs w:val="15"/>
              </w:rPr>
            </w:pPr>
            <w:del w:id="1171" w:author="Revision" w:date="2026-07-08T00:00:00Z">
              <w:r>
                <w:rPr>
                  <w:rFonts w:ascii="Times New Roman" w:eastAsia="SimSun" w:hAnsi="Times New Roman" w:cs="Times New Roman"/>
                  <w:b/>
                  <w:kern w:val="0"/>
                  <w:sz w:val="15"/>
                  <w:szCs w:val="15"/>
                </w:rPr>
                <w:delText xml:space="preserve">74401</w:delText>
              </w:r>
            </w:del>
            <w:ins w:id="1172" w:author="Revision" w:date="2026-07-08T00:00:00Z">
              <w:r>
                <w:rPr>
                  <w:rFonts w:ascii="Times New Roman" w:eastAsia="SimSun" w:hAnsi="Times New Roman" w:cs="Times New Roman"/>
                  <w:b/>
                  <w:kern w:val="0"/>
                  <w:sz w:val="15"/>
                  <w:szCs w:val="15"/>
                </w:rPr>
                <w:t xml:space="preserve">74811</w:t>
              </w:r>
            </w:ins>
          </w:p>
        </w:tc>
        <w:tc>
          <w:tcPr>
            <w:tcW w:w="773" w:type="pct"/>
            <w:tcBorders>
              <w:top w:val="single" w:sz="4" w:space="0" w:color="auto"/>
              <w:bottom w:val="nil"/>
            </w:tcBorders>
            <w:tcMar>
              <w:top w:w="30" w:type="dxa"/>
              <w:left w:w="45" w:type="dxa"/>
              <w:bottom w:w="30" w:type="dxa"/>
              <w:right w:w="45" w:type="dxa"/>
            </w:tcMar>
            <w:vAlign w:val="bottom"/>
          </w:tcPr>
          <w:p w14:paraId="52A17DAD" w14:textId="77777777" w:rsidR="00A0142D" w:rsidRPr="00FA0D68" w:rsidRDefault="000579DA">
            <w:pPr>
              <w:widowControl/>
              <w:jc w:val="center"/>
              <w:rPr>
                <w:rFonts w:ascii="Times New Roman" w:eastAsia="SimSun" w:hAnsi="Times New Roman" w:cs="Times New Roman"/>
                <w:b/>
                <w:kern w:val="0"/>
                <w:sz w:val="15"/>
                <w:szCs w:val="15"/>
              </w:rPr>
            </w:pPr>
            <w:del w:id="1173" w:author="Revision" w:date="2026-07-08T00:00:00Z">
              <w:r>
                <w:rPr>
                  <w:rFonts w:ascii="Times New Roman" w:eastAsia="SimSun" w:hAnsi="Times New Roman" w:cs="Times New Roman"/>
                  <w:b/>
                  <w:kern w:val="0"/>
                  <w:sz w:val="15"/>
                  <w:szCs w:val="15"/>
                </w:rPr>
                <w:delText xml:space="preserve">2.58</w:delText>
              </w:r>
            </w:del>
            <w:ins w:id="1174" w:author="Revision" w:date="2026-07-08T00:00:00Z">
              <w:r>
                <w:rPr>
                  <w:rFonts w:ascii="Times New Roman" w:eastAsia="SimSun" w:hAnsi="Times New Roman" w:cs="Times New Roman"/>
                  <w:b/>
                  <w:kern w:val="0"/>
                  <w:sz w:val="15"/>
                  <w:szCs w:val="15"/>
                </w:rPr>
                <w:t xml:space="preserve">1.95</w:t>
              </w:r>
            </w:ins>
          </w:p>
        </w:tc>
        <w:tc>
          <w:tcPr>
            <w:tcW w:w="794" w:type="pct"/>
            <w:tcBorders>
              <w:top w:val="single" w:sz="4" w:space="0" w:color="auto"/>
              <w:bottom w:val="nil"/>
            </w:tcBorders>
            <w:tcMar>
              <w:top w:w="30" w:type="dxa"/>
              <w:left w:w="45" w:type="dxa"/>
              <w:bottom w:w="30" w:type="dxa"/>
              <w:right w:w="45" w:type="dxa"/>
            </w:tcMar>
            <w:vAlign w:val="bottom"/>
          </w:tcPr>
          <w:p w14:paraId="185F3802" w14:textId="77777777" w:rsidR="00A0142D" w:rsidRPr="00FA0D68" w:rsidRDefault="000579DA">
            <w:pPr>
              <w:widowControl/>
              <w:jc w:val="center"/>
              <w:rPr>
                <w:rFonts w:ascii="Times New Roman" w:eastAsia="SimSun" w:hAnsi="Times New Roman" w:cs="Times New Roman"/>
                <w:b/>
                <w:kern w:val="0"/>
                <w:sz w:val="15"/>
                <w:szCs w:val="15"/>
              </w:rPr>
            </w:pPr>
            <w:del w:id="1177" w:author="Revision" w:date="2026-07-08T00:00:00Z">
              <w:r>
                <w:rPr>
                  <w:rFonts w:ascii="Times New Roman" w:eastAsia="SimSun" w:hAnsi="Times New Roman" w:cs="Times New Roman"/>
                  <w:b/>
                  <w:kern w:val="0"/>
                  <w:sz w:val="15"/>
                  <w:szCs w:val="15"/>
                </w:rPr>
                <w:delText xml:space="preserve">12270</w:delText>
              </w:r>
            </w:del>
            <w:ins w:id="1178" w:author="Revision" w:date="2026-07-08T00:00:00Z">
              <w:r>
                <w:rPr>
                  <w:rFonts w:ascii="Times New Roman" w:eastAsia="SimSun" w:hAnsi="Times New Roman" w:cs="Times New Roman"/>
                  <w:b/>
                  <w:kern w:val="0"/>
                  <w:sz w:val="15"/>
                  <w:szCs w:val="15"/>
                </w:rPr>
                <w:t xml:space="preserve">11294</w:t>
              </w:r>
            </w:ins>
          </w:p>
        </w:tc>
        <w:tc>
          <w:tcPr>
            <w:tcW w:w="645" w:type="pct"/>
            <w:tcBorders>
              <w:top w:val="single" w:sz="4" w:space="0" w:color="auto"/>
              <w:bottom w:val="nil"/>
            </w:tcBorders>
            <w:tcMar>
              <w:top w:w="30" w:type="dxa"/>
              <w:left w:w="45" w:type="dxa"/>
              <w:bottom w:w="30" w:type="dxa"/>
              <w:right w:w="45" w:type="dxa"/>
            </w:tcMar>
            <w:vAlign w:val="bottom"/>
          </w:tcPr>
          <w:p w14:paraId="17F45642" w14:textId="77777777" w:rsidR="00A0142D" w:rsidRPr="00FA0D68" w:rsidRDefault="000579DA">
            <w:pPr>
              <w:widowControl/>
              <w:jc w:val="center"/>
              <w:rPr>
                <w:rFonts w:ascii="Times New Roman" w:eastAsia="SimSun" w:hAnsi="Times New Roman" w:cs="Times New Roman"/>
                <w:b/>
                <w:kern w:val="0"/>
                <w:sz w:val="15"/>
                <w:szCs w:val="15"/>
              </w:rPr>
            </w:pPr>
            <w:del w:id="1179" w:author="Revision" w:date="2026-07-08T00:00:00Z">
              <w:r>
                <w:rPr>
                  <w:rFonts w:ascii="Times New Roman" w:eastAsia="SimSun" w:hAnsi="Times New Roman" w:cs="Times New Roman"/>
                  <w:b/>
                  <w:kern w:val="0"/>
                  <w:sz w:val="15"/>
                  <w:szCs w:val="15"/>
                </w:rPr>
                <w:delText xml:space="preserve">85.84</w:delText>
              </w:r>
            </w:del>
            <w:ins w:id="1180" w:author="Revision" w:date="2026-07-08T00:00:00Z">
              <w:r>
                <w:rPr>
                  <w:rFonts w:ascii="Times New Roman" w:eastAsia="SimSun" w:hAnsi="Times New Roman" w:cs="Times New Roman"/>
                  <w:b/>
                  <w:kern w:val="0"/>
                  <w:sz w:val="15"/>
                  <w:szCs w:val="15"/>
                </w:rPr>
                <w:t xml:space="preserve">86.88</w:t>
              </w:r>
            </w:ins>
          </w:p>
        </w:tc>
        <w:tc>
          <w:tcPr>
            <w:tcW w:w="666" w:type="pct"/>
            <w:tcBorders>
              <w:top w:val="single" w:sz="4" w:space="0" w:color="auto"/>
              <w:bottom w:val="nil"/>
            </w:tcBorders>
            <w:tcMar>
              <w:top w:w="30" w:type="dxa"/>
              <w:left w:w="45" w:type="dxa"/>
              <w:bottom w:w="30" w:type="dxa"/>
              <w:right w:w="45" w:type="dxa"/>
            </w:tcMar>
            <w:vAlign w:val="bottom"/>
          </w:tcPr>
          <w:p w14:paraId="139DD7EE" w14:textId="77777777" w:rsidR="00A0142D" w:rsidRPr="00FA0D68" w:rsidRDefault="000579DA">
            <w:pPr>
              <w:widowControl/>
              <w:jc w:val="center"/>
              <w:rPr>
                <w:rFonts w:ascii="Times New Roman" w:eastAsia="SimSun" w:hAnsi="Times New Roman" w:cs="Times New Roman"/>
                <w:b/>
                <w:kern w:val="0"/>
                <w:sz w:val="15"/>
                <w:szCs w:val="15"/>
              </w:rPr>
            </w:pPr>
            <w:del w:id="1181" w:author="Revision" w:date="2026-07-08T00:00:00Z">
              <w:r>
                <w:rPr>
                  <w:rFonts w:ascii="Times New Roman" w:eastAsia="SimSun" w:hAnsi="Times New Roman" w:cs="Times New Roman"/>
                  <w:b/>
                  <w:kern w:val="0"/>
                  <w:sz w:val="15"/>
                  <w:szCs w:val="15"/>
                </w:rPr>
                <w:delText xml:space="preserve">1.8</w:delText>
              </w:r>
            </w:del>
            <w:ins w:id="1182" w:author="Revision" w:date="2026-07-08T00:00:00Z">
              <w:r>
                <w:rPr>
                  <w:rFonts w:ascii="Times New Roman" w:eastAsia="SimSun" w:hAnsi="Times New Roman" w:cs="Times New Roman"/>
                  <w:b/>
                  <w:kern w:val="0"/>
                  <w:sz w:val="15"/>
                  <w:szCs w:val="15"/>
                </w:rPr>
                <w:t xml:space="preserve">1.801</w:t>
              </w:r>
            </w:ins>
          </w:p>
        </w:tc>
        <w:tc>
          <w:tcPr>
            <w:tcW w:w="773" w:type="pct"/>
            <w:tcBorders>
              <w:top w:val="single" w:sz="4" w:space="0" w:color="auto"/>
              <w:bottom w:val="nil"/>
            </w:tcBorders>
            <w:tcMar>
              <w:top w:w="30" w:type="dxa"/>
              <w:left w:w="45" w:type="dxa"/>
              <w:bottom w:w="30" w:type="dxa"/>
              <w:right w:w="45" w:type="dxa"/>
            </w:tcMar>
            <w:vAlign w:val="bottom"/>
          </w:tcPr>
          <w:p w14:paraId="2971708C" w14:textId="77777777" w:rsidR="00A0142D" w:rsidRPr="00FA0D68" w:rsidRDefault="000579DA">
            <w:pPr>
              <w:widowControl/>
              <w:jc w:val="center"/>
              <w:rPr>
                <w:rFonts w:ascii="Times New Roman" w:eastAsia="SimSun" w:hAnsi="Times New Roman" w:cs="Times New Roman"/>
                <w:b/>
                <w:kern w:val="0"/>
                <w:sz w:val="15"/>
                <w:szCs w:val="15"/>
              </w:rPr>
            </w:pPr>
            <w:del w:id="1175" w:author="Revision" w:date="2026-07-08T00:00:00Z">
              <w:r>
                <w:rPr>
                  <w:rFonts w:ascii="Times New Roman" w:eastAsia="SimSun" w:hAnsi="Times New Roman" w:cs="Times New Roman"/>
                  <w:b/>
                  <w:kern w:val="0"/>
                  <w:sz w:val="15"/>
                  <w:szCs w:val="15"/>
                </w:rPr>
                <w:delText xml:space="preserve">2.58</w:delText>
              </w:r>
            </w:del>
            <w:ins w:id="1176" w:author="Revision" w:date="2026-07-08T00:00:00Z">
              <w:r>
                <w:rPr>
                  <w:rFonts w:ascii="Times New Roman" w:eastAsia="SimSun" w:hAnsi="Times New Roman" w:cs="Times New Roman"/>
                  <w:b/>
                  <w:kern w:val="0"/>
                  <w:sz w:val="15"/>
                  <w:szCs w:val="15"/>
                </w:rPr>
                <w:t xml:space="preserve">1.95</w:t>
              </w:r>
            </w:ins>
          </w:p>
        </w:tc>
      </w:tr>
      <w:tr w:rsidR="00A0142D" w:rsidRPr="00CE4DA8" w14:paraId="481D008E" w14:textId="77777777" w:rsidTr="00FA0D68">
        <w:trPr>
          <w:trHeight w:val="315"/>
        </w:trPr>
        <w:tc>
          <w:tcPr>
            <w:tcW w:w="682" w:type="pct"/>
            <w:tcBorders>
              <w:top w:val="nil"/>
            </w:tcBorders>
            <w:tcMar>
              <w:top w:w="30" w:type="dxa"/>
              <w:left w:w="45" w:type="dxa"/>
              <w:bottom w:w="30" w:type="dxa"/>
              <w:right w:w="45" w:type="dxa"/>
            </w:tcMar>
            <w:vAlign w:val="bottom"/>
          </w:tcPr>
          <w:p w14:paraId="52775D8E" w14:textId="77777777" w:rsidR="00A0142D" w:rsidRPr="00FA0D68" w:rsidRDefault="000579DA">
            <w:pPr>
              <w:widowControl/>
              <w:jc w:val="center"/>
              <w:rPr>
                <w:rFonts w:ascii="Times New Roman" w:eastAsia="SimSun" w:hAnsi="Times New Roman" w:cs="Times New Roman"/>
                <w:kern w:val="0"/>
                <w:sz w:val="15"/>
                <w:szCs w:val="15"/>
              </w:rPr>
            </w:pPr>
            <w:r>
              <w:rPr>
                <w:rFonts w:ascii="Times New Roman" w:eastAsia="SimSun" w:hAnsi="Times New Roman" w:cs="Times New Roman"/>
                <w:kern w:val="0"/>
                <w:sz w:val="15"/>
                <w:szCs w:val="15"/>
              </w:rPr>
              <w:t>S1-High</w:t>
            </w:r>
          </w:p>
        </w:tc>
        <w:tc>
          <w:tcPr>
            <w:tcW w:w="667" w:type="pct"/>
            <w:tcBorders>
              <w:top w:val="nil"/>
            </w:tcBorders>
            <w:tcMar>
              <w:top w:w="30" w:type="dxa"/>
              <w:left w:w="45" w:type="dxa"/>
              <w:bottom w:w="30" w:type="dxa"/>
              <w:right w:w="45" w:type="dxa"/>
            </w:tcMar>
            <w:vAlign w:val="bottom"/>
          </w:tcPr>
          <w:p w14:paraId="484D01A7" w14:textId="77777777" w:rsidR="00A0142D" w:rsidRPr="00FA0D68" w:rsidRDefault="000579DA">
            <w:pPr>
              <w:widowControl/>
              <w:jc w:val="center"/>
              <w:rPr>
                <w:rFonts w:ascii="Times New Roman" w:eastAsia="SimSun" w:hAnsi="Times New Roman" w:cs="Times New Roman"/>
                <w:kern w:val="0"/>
                <w:sz w:val="15"/>
                <w:szCs w:val="15"/>
              </w:rPr>
            </w:pPr>
            <w:del w:id="1183" w:author="Revision" w:date="2026-07-08T00:00:00Z">
              <w:r>
                <w:rPr>
                  <w:rFonts w:ascii="Times New Roman" w:eastAsia="SimSun" w:hAnsi="Times New Roman" w:cs="Times New Roman"/>
                  <w:kern w:val="0"/>
                  <w:sz w:val="15"/>
                  <w:szCs w:val="15"/>
                </w:rPr>
                <w:delText xml:space="preserve">75083</w:delText>
              </w:r>
            </w:del>
            <w:ins w:id="1184" w:author="Revision" w:date="2026-07-08T00:00:00Z">
              <w:r>
                <w:rPr>
                  <w:rFonts w:ascii="Times New Roman" w:eastAsia="SimSun" w:hAnsi="Times New Roman" w:cs="Times New Roman"/>
                  <w:kern w:val="0"/>
                  <w:sz w:val="15"/>
                  <w:szCs w:val="15"/>
                </w:rPr>
                <w:t xml:space="preserve">75415</w:t>
              </w:r>
            </w:ins>
          </w:p>
        </w:tc>
        <w:tc>
          <w:tcPr>
            <w:tcW w:w="773" w:type="pct"/>
            <w:tcBorders>
              <w:top w:val="nil"/>
            </w:tcBorders>
            <w:tcMar>
              <w:top w:w="30" w:type="dxa"/>
              <w:left w:w="45" w:type="dxa"/>
              <w:bottom w:w="30" w:type="dxa"/>
              <w:right w:w="45" w:type="dxa"/>
            </w:tcMar>
            <w:vAlign w:val="bottom"/>
          </w:tcPr>
          <w:p w14:paraId="4D45412E" w14:textId="77777777" w:rsidR="00A0142D" w:rsidRPr="00FA0D68" w:rsidRDefault="000579DA">
            <w:pPr>
              <w:widowControl/>
              <w:jc w:val="center"/>
              <w:rPr>
                <w:rFonts w:ascii="Times New Roman" w:eastAsia="SimSun" w:hAnsi="Times New Roman" w:cs="Times New Roman"/>
                <w:kern w:val="0"/>
                <w:sz w:val="15"/>
                <w:szCs w:val="15"/>
              </w:rPr>
            </w:pPr>
            <w:del w:id="1185" w:author="Revision" w:date="2026-07-08T00:00:00Z">
              <w:r>
                <w:rPr>
                  <w:rFonts w:ascii="Times New Roman" w:eastAsia="SimSun" w:hAnsi="Times New Roman" w:cs="Times New Roman"/>
                  <w:kern w:val="0"/>
                  <w:sz w:val="15"/>
                  <w:szCs w:val="15"/>
                </w:rPr>
                <w:delText xml:space="preserve">3.52</w:delText>
              </w:r>
            </w:del>
            <w:ins w:id="1186" w:author="Revision" w:date="2026-07-08T00:00:00Z">
              <w:r>
                <w:rPr>
                  <w:rFonts w:ascii="Times New Roman" w:eastAsia="SimSun" w:hAnsi="Times New Roman" w:cs="Times New Roman"/>
                  <w:kern w:val="0"/>
                  <w:sz w:val="15"/>
                  <w:szCs w:val="15"/>
                </w:rPr>
                <w:t xml:space="preserve">2.78</w:t>
              </w:r>
            </w:ins>
          </w:p>
        </w:tc>
        <w:tc>
          <w:tcPr>
            <w:tcW w:w="794" w:type="pct"/>
            <w:tcBorders>
              <w:top w:val="nil"/>
            </w:tcBorders>
            <w:tcMar>
              <w:top w:w="30" w:type="dxa"/>
              <w:left w:w="45" w:type="dxa"/>
              <w:bottom w:w="30" w:type="dxa"/>
              <w:right w:w="45" w:type="dxa"/>
            </w:tcMar>
            <w:vAlign w:val="bottom"/>
          </w:tcPr>
          <w:p w14:paraId="74E24F8F" w14:textId="77777777" w:rsidR="00A0142D" w:rsidRPr="00FA0D68" w:rsidRDefault="000579DA">
            <w:pPr>
              <w:widowControl/>
              <w:jc w:val="center"/>
              <w:rPr>
                <w:rFonts w:ascii="Times New Roman" w:eastAsia="SimSun" w:hAnsi="Times New Roman" w:cs="Times New Roman"/>
                <w:kern w:val="0"/>
                <w:sz w:val="15"/>
                <w:szCs w:val="15"/>
              </w:rPr>
            </w:pPr>
            <w:del w:id="1189" w:author="Revision" w:date="2026-07-08T00:00:00Z">
              <w:r>
                <w:rPr>
                  <w:rFonts w:ascii="Times New Roman" w:eastAsia="SimSun" w:hAnsi="Times New Roman" w:cs="Times New Roman"/>
                  <w:kern w:val="0"/>
                  <w:sz w:val="15"/>
                  <w:szCs w:val="15"/>
                </w:rPr>
                <w:delText xml:space="preserve">11650</w:delText>
              </w:r>
            </w:del>
            <w:ins w:id="1190" w:author="Revision" w:date="2026-07-08T00:00:00Z">
              <w:r>
                <w:rPr>
                  <w:rFonts w:ascii="Times New Roman" w:eastAsia="SimSun" w:hAnsi="Times New Roman" w:cs="Times New Roman"/>
                  <w:kern w:val="0"/>
                  <w:sz w:val="15"/>
                  <w:szCs w:val="15"/>
                </w:rPr>
                <w:t xml:space="preserve">10745</w:t>
              </w:r>
            </w:ins>
          </w:p>
        </w:tc>
        <w:tc>
          <w:tcPr>
            <w:tcW w:w="645" w:type="pct"/>
            <w:tcBorders>
              <w:top w:val="nil"/>
            </w:tcBorders>
            <w:tcMar>
              <w:top w:w="30" w:type="dxa"/>
              <w:left w:w="45" w:type="dxa"/>
              <w:bottom w:w="30" w:type="dxa"/>
              <w:right w:w="45" w:type="dxa"/>
            </w:tcMar>
            <w:vAlign w:val="bottom"/>
          </w:tcPr>
          <w:p w14:paraId="29131697" w14:textId="77777777" w:rsidR="00A0142D" w:rsidRPr="00FA0D68" w:rsidRDefault="000579DA">
            <w:pPr>
              <w:widowControl/>
              <w:jc w:val="center"/>
              <w:rPr>
                <w:rFonts w:ascii="Times New Roman" w:eastAsia="SimSun" w:hAnsi="Times New Roman" w:cs="Times New Roman"/>
                <w:kern w:val="0"/>
                <w:sz w:val="15"/>
                <w:szCs w:val="15"/>
              </w:rPr>
            </w:pPr>
            <w:del w:id="1191" w:author="Revision" w:date="2026-07-08T00:00:00Z">
              <w:r>
                <w:rPr>
                  <w:rFonts w:ascii="Times New Roman" w:eastAsia="SimSun" w:hAnsi="Times New Roman" w:cs="Times New Roman"/>
                  <w:kern w:val="0"/>
                  <w:sz w:val="15"/>
                  <w:szCs w:val="15"/>
                </w:rPr>
                <w:delText xml:space="preserve">86.57</w:delText>
              </w:r>
            </w:del>
            <w:ins w:id="1192" w:author="Revision" w:date="2026-07-08T00:00:00Z">
              <w:r>
                <w:rPr>
                  <w:rFonts w:ascii="Times New Roman" w:eastAsia="SimSun" w:hAnsi="Times New Roman" w:cs="Times New Roman"/>
                  <w:kern w:val="0"/>
                  <w:sz w:val="15"/>
                  <w:szCs w:val="15"/>
                </w:rPr>
                <w:t xml:space="preserve">87.53</w:t>
              </w:r>
            </w:ins>
          </w:p>
        </w:tc>
        <w:tc>
          <w:tcPr>
            <w:tcW w:w="666" w:type="pct"/>
            <w:tcBorders>
              <w:top w:val="nil"/>
            </w:tcBorders>
            <w:tcMar>
              <w:top w:w="30" w:type="dxa"/>
              <w:left w:w="45" w:type="dxa"/>
              <w:bottom w:w="30" w:type="dxa"/>
              <w:right w:w="45" w:type="dxa"/>
            </w:tcMar>
            <w:vAlign w:val="bottom"/>
          </w:tcPr>
          <w:p w14:paraId="5C565939" w14:textId="77777777" w:rsidR="00A0142D" w:rsidRPr="00FA0D68" w:rsidRDefault="000579DA">
            <w:pPr>
              <w:widowControl/>
              <w:jc w:val="center"/>
              <w:rPr>
                <w:rFonts w:ascii="Times New Roman" w:eastAsia="SimSun" w:hAnsi="Times New Roman" w:cs="Times New Roman"/>
                <w:kern w:val="0"/>
                <w:sz w:val="15"/>
                <w:szCs w:val="15"/>
              </w:rPr>
            </w:pPr>
            <w:del w:id="1193" w:author="Revision" w:date="2026-07-08T00:00:00Z">
              <w:r>
                <w:rPr>
                  <w:rFonts w:ascii="Times New Roman" w:eastAsia="SimSun" w:hAnsi="Times New Roman" w:cs="Times New Roman"/>
                  <w:kern w:val="0"/>
                  <w:sz w:val="15"/>
                  <w:szCs w:val="15"/>
                </w:rPr>
                <w:delText xml:space="preserve">1.8</w:delText>
              </w:r>
            </w:del>
            <w:ins w:id="1194" w:author="Revision" w:date="2026-07-08T00:00:00Z">
              <w:r>
                <w:rPr>
                  <w:rFonts w:ascii="Times New Roman" w:eastAsia="SimSun" w:hAnsi="Times New Roman" w:cs="Times New Roman"/>
                  <w:kern w:val="0"/>
                  <w:sz w:val="15"/>
                  <w:szCs w:val="15"/>
                </w:rPr>
                <w:t xml:space="preserve">1.801</w:t>
              </w:r>
            </w:ins>
          </w:p>
        </w:tc>
        <w:tc>
          <w:tcPr>
            <w:tcW w:w="773" w:type="pct"/>
            <w:tcBorders>
              <w:top w:val="nil"/>
            </w:tcBorders>
            <w:tcMar>
              <w:top w:w="30" w:type="dxa"/>
              <w:left w:w="45" w:type="dxa"/>
              <w:bottom w:w="30" w:type="dxa"/>
              <w:right w:w="45" w:type="dxa"/>
            </w:tcMar>
            <w:vAlign w:val="bottom"/>
          </w:tcPr>
          <w:p w14:paraId="77A9CCA6" w14:textId="77777777" w:rsidR="00A0142D" w:rsidRPr="00FA0D68" w:rsidRDefault="000579DA">
            <w:pPr>
              <w:widowControl/>
              <w:jc w:val="center"/>
              <w:rPr>
                <w:rFonts w:ascii="Times New Roman" w:eastAsia="SimSun" w:hAnsi="Times New Roman" w:cs="Times New Roman"/>
                <w:kern w:val="0"/>
                <w:sz w:val="15"/>
                <w:szCs w:val="15"/>
              </w:rPr>
            </w:pPr>
            <w:del w:id="1187" w:author="Revision" w:date="2026-07-08T00:00:00Z">
              <w:r>
                <w:rPr>
                  <w:rFonts w:ascii="Times New Roman" w:eastAsia="SimSun" w:hAnsi="Times New Roman" w:cs="Times New Roman"/>
                  <w:kern w:val="0"/>
                  <w:sz w:val="15"/>
                  <w:szCs w:val="15"/>
                </w:rPr>
                <w:delText xml:space="preserve">3.52</w:delText>
              </w:r>
            </w:del>
            <w:ins w:id="1188" w:author="Revision" w:date="2026-07-08T00:00:00Z">
              <w:r>
                <w:rPr>
                  <w:rFonts w:ascii="Times New Roman" w:eastAsia="SimSun" w:hAnsi="Times New Roman" w:cs="Times New Roman"/>
                  <w:kern w:val="0"/>
                  <w:sz w:val="15"/>
                  <w:szCs w:val="15"/>
                </w:rPr>
                <w:t xml:space="preserve">2.78</w:t>
              </w:r>
            </w:ins>
          </w:p>
        </w:tc>
      </w:tr>
      <w:tr w:rsidR="00A0142D" w:rsidRPr="00CE4DA8" w14:paraId="332D6830" w14:textId="77777777" w:rsidTr="00FA0D68">
        <w:trPr>
          <w:trHeight w:val="315"/>
        </w:trPr>
        <w:tc>
          <w:tcPr>
            <w:tcW w:w="682" w:type="pct"/>
            <w:tcBorders>
              <w:bottom w:val="single" w:sz="4" w:space="0" w:color="auto"/>
            </w:tcBorders>
            <w:tcMar>
              <w:top w:w="30" w:type="dxa"/>
              <w:left w:w="45" w:type="dxa"/>
              <w:bottom w:w="30" w:type="dxa"/>
              <w:right w:w="45" w:type="dxa"/>
            </w:tcMar>
            <w:vAlign w:val="bottom"/>
          </w:tcPr>
          <w:p w14:paraId="1BAB11FE" w14:textId="77777777" w:rsidR="00A0142D" w:rsidRPr="00FA0D68" w:rsidRDefault="000579DA">
            <w:pPr>
              <w:widowControl/>
              <w:jc w:val="center"/>
              <w:rPr>
                <w:rFonts w:ascii="Times New Roman" w:eastAsia="SimSun" w:hAnsi="Times New Roman" w:cs="Times New Roman"/>
                <w:kern w:val="0"/>
                <w:sz w:val="15"/>
                <w:szCs w:val="15"/>
              </w:rPr>
            </w:pPr>
            <w:r>
              <w:rPr>
                <w:rFonts w:ascii="Times New Roman" w:eastAsia="SimSun" w:hAnsi="Times New Roman" w:cs="Times New Roman"/>
                <w:kern w:val="0"/>
                <w:sz w:val="15"/>
                <w:szCs w:val="15"/>
              </w:rPr>
              <w:t>S1-Low</w:t>
            </w:r>
          </w:p>
        </w:tc>
        <w:tc>
          <w:tcPr>
            <w:tcW w:w="667" w:type="pct"/>
            <w:tcBorders>
              <w:bottom w:val="single" w:sz="4" w:space="0" w:color="auto"/>
            </w:tcBorders>
            <w:tcMar>
              <w:top w:w="30" w:type="dxa"/>
              <w:left w:w="45" w:type="dxa"/>
              <w:bottom w:w="30" w:type="dxa"/>
              <w:right w:w="45" w:type="dxa"/>
            </w:tcMar>
            <w:vAlign w:val="bottom"/>
          </w:tcPr>
          <w:p w14:paraId="0CDDFEEA" w14:textId="77777777" w:rsidR="00A0142D" w:rsidRPr="00FA0D68" w:rsidRDefault="000579DA">
            <w:pPr>
              <w:widowControl/>
              <w:jc w:val="center"/>
              <w:rPr>
                <w:rFonts w:ascii="Times New Roman" w:eastAsia="SimSun" w:hAnsi="Times New Roman" w:cs="Times New Roman"/>
                <w:kern w:val="0"/>
                <w:sz w:val="15"/>
                <w:szCs w:val="15"/>
              </w:rPr>
            </w:pPr>
            <w:del w:id="1195" w:author="Revision" w:date="2026-07-08T00:00:00Z">
              <w:r>
                <w:rPr>
                  <w:rFonts w:ascii="Times New Roman" w:eastAsia="SimSun" w:hAnsi="Times New Roman" w:cs="Times New Roman"/>
                  <w:kern w:val="0"/>
                  <w:sz w:val="15"/>
                  <w:szCs w:val="15"/>
                </w:rPr>
                <w:delText xml:space="preserve">73751</w:delText>
              </w:r>
            </w:del>
            <w:ins w:id="1196" w:author="Revision" w:date="2026-07-08T00:00:00Z">
              <w:r>
                <w:rPr>
                  <w:rFonts w:ascii="Times New Roman" w:eastAsia="SimSun" w:hAnsi="Times New Roman" w:cs="Times New Roman"/>
                  <w:kern w:val="0"/>
                  <w:sz w:val="15"/>
                  <w:szCs w:val="15"/>
                </w:rPr>
                <w:t xml:space="preserve">74211</w:t>
              </w:r>
            </w:ins>
          </w:p>
        </w:tc>
        <w:tc>
          <w:tcPr>
            <w:tcW w:w="773" w:type="pct"/>
            <w:tcBorders>
              <w:bottom w:val="single" w:sz="4" w:space="0" w:color="auto"/>
            </w:tcBorders>
            <w:tcMar>
              <w:top w:w="30" w:type="dxa"/>
              <w:left w:w="45" w:type="dxa"/>
              <w:bottom w:w="30" w:type="dxa"/>
              <w:right w:w="45" w:type="dxa"/>
            </w:tcMar>
            <w:vAlign w:val="bottom"/>
          </w:tcPr>
          <w:p w14:paraId="3B890EFB" w14:textId="77777777" w:rsidR="00A0142D" w:rsidRPr="00FA0D68" w:rsidRDefault="000579DA">
            <w:pPr>
              <w:widowControl/>
              <w:jc w:val="center"/>
              <w:rPr>
                <w:rFonts w:ascii="Times New Roman" w:eastAsia="SimSun" w:hAnsi="Times New Roman" w:cs="Times New Roman"/>
                <w:kern w:val="0"/>
                <w:sz w:val="15"/>
                <w:szCs w:val="15"/>
              </w:rPr>
            </w:pPr>
            <w:del w:id="1197" w:author="Revision" w:date="2026-07-08T00:00:00Z">
              <w:r>
                <w:rPr>
                  <w:rFonts w:ascii="Times New Roman" w:eastAsia="SimSun" w:hAnsi="Times New Roman" w:cs="Times New Roman"/>
                  <w:kern w:val="0"/>
                  <w:sz w:val="15"/>
                  <w:szCs w:val="15"/>
                </w:rPr>
                <w:delText xml:space="preserve">1.68</w:delText>
              </w:r>
            </w:del>
            <w:ins w:id="1198" w:author="Revision" w:date="2026-07-08T00:00:00Z">
              <w:r>
                <w:rPr>
                  <w:rFonts w:ascii="Times New Roman" w:eastAsia="SimSun" w:hAnsi="Times New Roman" w:cs="Times New Roman"/>
                  <w:kern w:val="0"/>
                  <w:sz w:val="15"/>
                  <w:szCs w:val="15"/>
                </w:rPr>
                <w:t xml:space="preserve">1.14</w:t>
              </w:r>
            </w:ins>
          </w:p>
        </w:tc>
        <w:tc>
          <w:tcPr>
            <w:tcW w:w="794" w:type="pct"/>
            <w:tcBorders>
              <w:bottom w:val="single" w:sz="4" w:space="0" w:color="auto"/>
            </w:tcBorders>
            <w:tcMar>
              <w:top w:w="30" w:type="dxa"/>
              <w:left w:w="45" w:type="dxa"/>
              <w:bottom w:w="30" w:type="dxa"/>
              <w:right w:w="45" w:type="dxa"/>
            </w:tcMar>
            <w:vAlign w:val="bottom"/>
          </w:tcPr>
          <w:p w14:paraId="141080F6" w14:textId="77777777" w:rsidR="00A0142D" w:rsidRPr="00FA0D68" w:rsidRDefault="000579DA">
            <w:pPr>
              <w:widowControl/>
              <w:jc w:val="center"/>
              <w:rPr>
                <w:rFonts w:ascii="Times New Roman" w:eastAsia="SimSun" w:hAnsi="Times New Roman" w:cs="Times New Roman"/>
                <w:kern w:val="0"/>
                <w:sz w:val="15"/>
                <w:szCs w:val="15"/>
              </w:rPr>
            </w:pPr>
            <w:del w:id="1201" w:author="Revision" w:date="2026-07-08T00:00:00Z">
              <w:r>
                <w:rPr>
                  <w:rFonts w:ascii="Times New Roman" w:eastAsia="SimSun" w:hAnsi="Times New Roman" w:cs="Times New Roman"/>
                  <w:kern w:val="0"/>
                  <w:sz w:val="15"/>
                  <w:szCs w:val="15"/>
                </w:rPr>
                <w:delText xml:space="preserve">12860</w:delText>
              </w:r>
            </w:del>
            <w:ins w:id="1202" w:author="Revision" w:date="2026-07-08T00:00:00Z">
              <w:r>
                <w:rPr>
                  <w:rFonts w:ascii="Times New Roman" w:eastAsia="SimSun" w:hAnsi="Times New Roman" w:cs="Times New Roman"/>
                  <w:kern w:val="0"/>
                  <w:sz w:val="15"/>
                  <w:szCs w:val="15"/>
                </w:rPr>
                <w:t xml:space="preserve">11838</w:t>
              </w:r>
            </w:ins>
          </w:p>
        </w:tc>
        <w:tc>
          <w:tcPr>
            <w:tcW w:w="645" w:type="pct"/>
            <w:tcBorders>
              <w:bottom w:val="single" w:sz="4" w:space="0" w:color="auto"/>
            </w:tcBorders>
            <w:tcMar>
              <w:top w:w="30" w:type="dxa"/>
              <w:left w:w="45" w:type="dxa"/>
              <w:bottom w:w="30" w:type="dxa"/>
              <w:right w:w="45" w:type="dxa"/>
            </w:tcMar>
            <w:vAlign w:val="bottom"/>
          </w:tcPr>
          <w:p w14:paraId="583025AC" w14:textId="77777777" w:rsidR="00A0142D" w:rsidRPr="00FA0D68" w:rsidRDefault="000579DA">
            <w:pPr>
              <w:widowControl/>
              <w:jc w:val="center"/>
              <w:rPr>
                <w:rFonts w:ascii="Times New Roman" w:eastAsia="SimSun" w:hAnsi="Times New Roman" w:cs="Times New Roman"/>
                <w:kern w:val="0"/>
                <w:sz w:val="15"/>
                <w:szCs w:val="15"/>
              </w:rPr>
            </w:pPr>
            <w:del w:id="1203" w:author="Revision" w:date="2026-07-08T00:00:00Z">
              <w:r>
                <w:rPr>
                  <w:rFonts w:ascii="Times New Roman" w:eastAsia="SimSun" w:hAnsi="Times New Roman" w:cs="Times New Roman"/>
                  <w:kern w:val="0"/>
                  <w:sz w:val="15"/>
                  <w:szCs w:val="15"/>
                </w:rPr>
                <w:delText xml:space="preserve">85.15</w:delText>
              </w:r>
            </w:del>
            <w:ins w:id="1204" w:author="Revision" w:date="2026-07-08T00:00:00Z">
              <w:r>
                <w:rPr>
                  <w:rFonts w:ascii="Times New Roman" w:eastAsia="SimSun" w:hAnsi="Times New Roman" w:cs="Times New Roman"/>
                  <w:kern w:val="0"/>
                  <w:sz w:val="15"/>
                  <w:szCs w:val="15"/>
                </w:rPr>
                <w:t xml:space="preserve">86.24</w:t>
              </w:r>
            </w:ins>
          </w:p>
        </w:tc>
        <w:tc>
          <w:tcPr>
            <w:tcW w:w="666" w:type="pct"/>
            <w:tcBorders>
              <w:bottom w:val="single" w:sz="4" w:space="0" w:color="auto"/>
            </w:tcBorders>
            <w:tcMar>
              <w:top w:w="30" w:type="dxa"/>
              <w:left w:w="45" w:type="dxa"/>
              <w:bottom w:w="30" w:type="dxa"/>
              <w:right w:w="45" w:type="dxa"/>
            </w:tcMar>
            <w:vAlign w:val="bottom"/>
          </w:tcPr>
          <w:p w14:paraId="4A221C30" w14:textId="77777777" w:rsidR="00A0142D" w:rsidRPr="00FA0D68" w:rsidRDefault="000579DA">
            <w:pPr>
              <w:widowControl/>
              <w:jc w:val="center"/>
              <w:rPr>
                <w:rFonts w:ascii="Times New Roman" w:eastAsia="SimSun" w:hAnsi="Times New Roman" w:cs="Times New Roman"/>
                <w:kern w:val="0"/>
                <w:sz w:val="15"/>
                <w:szCs w:val="15"/>
              </w:rPr>
            </w:pPr>
            <w:del w:id="1205" w:author="Revision" w:date="2026-07-08T00:00:00Z">
              <w:r>
                <w:rPr>
                  <w:rFonts w:ascii="Times New Roman" w:eastAsia="SimSun" w:hAnsi="Times New Roman" w:cs="Times New Roman"/>
                  <w:kern w:val="0"/>
                  <w:sz w:val="15"/>
                  <w:szCs w:val="15"/>
                </w:rPr>
                <w:delText xml:space="preserve">1.8</w:delText>
              </w:r>
            </w:del>
            <w:ins w:id="1206" w:author="Revision" w:date="2026-07-08T00:00:00Z">
              <w:r>
                <w:rPr>
                  <w:rFonts w:ascii="Times New Roman" w:eastAsia="SimSun" w:hAnsi="Times New Roman" w:cs="Times New Roman"/>
                  <w:kern w:val="0"/>
                  <w:sz w:val="15"/>
                  <w:szCs w:val="15"/>
                </w:rPr>
                <w:t xml:space="preserve">1.801</w:t>
              </w:r>
            </w:ins>
          </w:p>
        </w:tc>
        <w:tc>
          <w:tcPr>
            <w:tcW w:w="773" w:type="pct"/>
            <w:tcBorders>
              <w:bottom w:val="single" w:sz="4" w:space="0" w:color="auto"/>
            </w:tcBorders>
            <w:tcMar>
              <w:top w:w="30" w:type="dxa"/>
              <w:left w:w="45" w:type="dxa"/>
              <w:bottom w:w="30" w:type="dxa"/>
              <w:right w:w="45" w:type="dxa"/>
            </w:tcMar>
            <w:vAlign w:val="bottom"/>
          </w:tcPr>
          <w:p w14:paraId="19A03C13" w14:textId="77777777" w:rsidR="00A0142D" w:rsidRPr="00FA0D68" w:rsidRDefault="000579DA">
            <w:pPr>
              <w:widowControl/>
              <w:jc w:val="center"/>
              <w:rPr>
                <w:rFonts w:ascii="Times New Roman" w:eastAsia="SimSun" w:hAnsi="Times New Roman" w:cs="Times New Roman"/>
                <w:kern w:val="0"/>
                <w:sz w:val="15"/>
                <w:szCs w:val="15"/>
              </w:rPr>
            </w:pPr>
            <w:del w:id="1199" w:author="Revision" w:date="2026-07-08T00:00:00Z">
              <w:r>
                <w:rPr>
                  <w:rFonts w:ascii="Times New Roman" w:eastAsia="SimSun" w:hAnsi="Times New Roman" w:cs="Times New Roman"/>
                  <w:kern w:val="0"/>
                  <w:sz w:val="15"/>
                  <w:szCs w:val="15"/>
                </w:rPr>
                <w:delText xml:space="preserve">1.68</w:delText>
              </w:r>
            </w:del>
            <w:ins w:id="1200" w:author="Revision" w:date="2026-07-08T00:00:00Z">
              <w:r>
                <w:rPr>
                  <w:rFonts w:ascii="Times New Roman" w:eastAsia="SimSun" w:hAnsi="Times New Roman" w:cs="Times New Roman"/>
                  <w:kern w:val="0"/>
                  <w:sz w:val="15"/>
                  <w:szCs w:val="15"/>
                </w:rPr>
                <w:t xml:space="preserve">1.14</w:t>
              </w:r>
            </w:ins>
          </w:p>
        </w:tc>
      </w:tr>
      <w:tr w:rsidR="00A0142D" w:rsidRPr="00CE4DA8" w14:paraId="5BB202A9" w14:textId="77777777" w:rsidTr="00FA0D68">
        <w:trPr>
          <w:trHeight w:val="315"/>
        </w:trPr>
        <w:tc>
          <w:tcPr>
            <w:tcW w:w="682" w:type="pct"/>
            <w:tcBorders>
              <w:top w:val="single" w:sz="4" w:space="0" w:color="auto"/>
              <w:bottom w:val="nil"/>
            </w:tcBorders>
            <w:tcMar>
              <w:top w:w="30" w:type="dxa"/>
              <w:left w:w="45" w:type="dxa"/>
              <w:bottom w:w="30" w:type="dxa"/>
              <w:right w:w="45" w:type="dxa"/>
            </w:tcMar>
            <w:vAlign w:val="bottom"/>
          </w:tcPr>
          <w:p w14:paraId="7002D79F" w14:textId="77777777" w:rsidR="00A0142D" w:rsidRPr="00FA0D68" w:rsidRDefault="000579DA">
            <w:pPr>
              <w:widowControl/>
              <w:jc w:val="center"/>
              <w:rPr>
                <w:rFonts w:ascii="Times New Roman" w:eastAsia="SimSun" w:hAnsi="Times New Roman" w:cs="Times New Roman"/>
                <w:b/>
                <w:kern w:val="0"/>
                <w:sz w:val="15"/>
                <w:szCs w:val="15"/>
              </w:rPr>
            </w:pPr>
            <w:r>
              <w:rPr>
                <w:rFonts w:ascii="Times New Roman" w:eastAsia="SimSun" w:hAnsi="Times New Roman" w:cs="Times New Roman"/>
                <w:b/>
                <w:kern w:val="0"/>
                <w:sz w:val="15"/>
                <w:szCs w:val="15"/>
              </w:rPr>
              <w:t>S2-Medium</w:t>
            </w:r>
          </w:p>
        </w:tc>
        <w:tc>
          <w:tcPr>
            <w:tcW w:w="667" w:type="pct"/>
            <w:tcBorders>
              <w:top w:val="single" w:sz="4" w:space="0" w:color="auto"/>
              <w:bottom w:val="nil"/>
            </w:tcBorders>
            <w:tcMar>
              <w:top w:w="30" w:type="dxa"/>
              <w:left w:w="45" w:type="dxa"/>
              <w:bottom w:w="30" w:type="dxa"/>
              <w:right w:w="45" w:type="dxa"/>
            </w:tcMar>
            <w:vAlign w:val="bottom"/>
          </w:tcPr>
          <w:p w14:paraId="3816D4F7" w14:textId="77777777" w:rsidR="00A0142D" w:rsidRPr="00FA0D68" w:rsidRDefault="000579DA">
            <w:pPr>
              <w:widowControl/>
              <w:jc w:val="center"/>
              <w:rPr>
                <w:rFonts w:ascii="Times New Roman" w:eastAsia="SimSun" w:hAnsi="Times New Roman" w:cs="Times New Roman"/>
                <w:b/>
                <w:kern w:val="0"/>
                <w:sz w:val="15"/>
                <w:szCs w:val="15"/>
              </w:rPr>
            </w:pPr>
            <w:del w:id="1207" w:author="Revision" w:date="2026-07-08T00:00:00Z">
              <w:r>
                <w:rPr>
                  <w:rFonts w:ascii="Times New Roman" w:eastAsia="SimSun" w:hAnsi="Times New Roman" w:cs="Times New Roman"/>
                  <w:b/>
                  <w:kern w:val="0"/>
                  <w:sz w:val="15"/>
                  <w:szCs w:val="15"/>
                </w:rPr>
                <w:delText xml:space="preserve">74673</w:delText>
              </w:r>
            </w:del>
            <w:ins w:id="1208" w:author="Revision" w:date="2026-07-08T00:00:00Z">
              <w:r>
                <w:rPr>
                  <w:rFonts w:ascii="Times New Roman" w:eastAsia="SimSun" w:hAnsi="Times New Roman" w:cs="Times New Roman"/>
                  <w:b/>
                  <w:kern w:val="0"/>
                  <w:sz w:val="15"/>
                  <w:szCs w:val="15"/>
                </w:rPr>
                <w:t xml:space="preserve">75305</w:t>
              </w:r>
            </w:ins>
          </w:p>
        </w:tc>
        <w:tc>
          <w:tcPr>
            <w:tcW w:w="773" w:type="pct"/>
            <w:tcBorders>
              <w:top w:val="single" w:sz="4" w:space="0" w:color="auto"/>
              <w:bottom w:val="nil"/>
            </w:tcBorders>
            <w:tcMar>
              <w:top w:w="30" w:type="dxa"/>
              <w:left w:w="45" w:type="dxa"/>
              <w:bottom w:w="30" w:type="dxa"/>
              <w:right w:w="45" w:type="dxa"/>
            </w:tcMar>
            <w:vAlign w:val="bottom"/>
          </w:tcPr>
          <w:p w14:paraId="5EF4D847" w14:textId="77777777" w:rsidR="00A0142D" w:rsidRPr="00FA0D68" w:rsidRDefault="000579DA">
            <w:pPr>
              <w:widowControl/>
              <w:jc w:val="center"/>
              <w:rPr>
                <w:rFonts w:ascii="Times New Roman" w:eastAsia="SimSun" w:hAnsi="Times New Roman" w:cs="Times New Roman"/>
                <w:b/>
                <w:kern w:val="0"/>
                <w:sz w:val="15"/>
                <w:szCs w:val="15"/>
              </w:rPr>
            </w:pPr>
            <w:del w:id="1209" w:author="Revision" w:date="2026-07-08T00:00:00Z">
              <w:r>
                <w:rPr>
                  <w:rFonts w:ascii="Times New Roman" w:eastAsia="SimSun" w:hAnsi="Times New Roman" w:cs="Times New Roman"/>
                  <w:b/>
                  <w:kern w:val="0"/>
                  <w:sz w:val="15"/>
                  <w:szCs w:val="15"/>
                </w:rPr>
                <w:delText xml:space="preserve">2.95</w:delText>
              </w:r>
            </w:del>
            <w:ins w:id="1210" w:author="Revision" w:date="2026-07-08T00:00:00Z">
              <w:r>
                <w:rPr>
                  <w:rFonts w:ascii="Times New Roman" w:eastAsia="SimSun" w:hAnsi="Times New Roman" w:cs="Times New Roman"/>
                  <w:b/>
                  <w:kern w:val="0"/>
                  <w:sz w:val="15"/>
                  <w:szCs w:val="15"/>
                </w:rPr>
                <w:t xml:space="preserve">2.63</w:t>
              </w:r>
            </w:ins>
          </w:p>
        </w:tc>
        <w:tc>
          <w:tcPr>
            <w:tcW w:w="794" w:type="pct"/>
            <w:tcBorders>
              <w:top w:val="single" w:sz="4" w:space="0" w:color="auto"/>
              <w:bottom w:val="nil"/>
            </w:tcBorders>
            <w:tcMar>
              <w:top w:w="30" w:type="dxa"/>
              <w:left w:w="45" w:type="dxa"/>
              <w:bottom w:w="30" w:type="dxa"/>
              <w:right w:w="45" w:type="dxa"/>
            </w:tcMar>
            <w:vAlign w:val="bottom"/>
          </w:tcPr>
          <w:p w14:paraId="7219FFBF" w14:textId="77777777" w:rsidR="00A0142D" w:rsidRPr="00FA0D68" w:rsidRDefault="000579DA">
            <w:pPr>
              <w:widowControl/>
              <w:jc w:val="center"/>
              <w:rPr>
                <w:rFonts w:ascii="Times New Roman" w:eastAsia="SimSun" w:hAnsi="Times New Roman" w:cs="Times New Roman"/>
                <w:b/>
                <w:kern w:val="0"/>
                <w:sz w:val="15"/>
                <w:szCs w:val="15"/>
              </w:rPr>
            </w:pPr>
            <w:del w:id="1213" w:author="Revision" w:date="2026-07-08T00:00:00Z">
              <w:r>
                <w:rPr>
                  <w:rFonts w:ascii="Times New Roman" w:eastAsia="SimSun" w:hAnsi="Times New Roman" w:cs="Times New Roman"/>
                  <w:b/>
                  <w:kern w:val="0"/>
                  <w:sz w:val="15"/>
                  <w:szCs w:val="15"/>
                </w:rPr>
                <w:delText xml:space="preserve">12027</w:delText>
              </w:r>
            </w:del>
            <w:ins w:id="1214" w:author="Revision" w:date="2026-07-08T00:00:00Z">
              <w:r>
                <w:rPr>
                  <w:rFonts w:ascii="Times New Roman" w:eastAsia="SimSun" w:hAnsi="Times New Roman" w:cs="Times New Roman"/>
                  <w:b/>
                  <w:kern w:val="0"/>
                  <w:sz w:val="15"/>
                  <w:szCs w:val="15"/>
                </w:rPr>
                <w:t xml:space="preserve">10850</w:t>
              </w:r>
            </w:ins>
          </w:p>
        </w:tc>
        <w:tc>
          <w:tcPr>
            <w:tcW w:w="645" w:type="pct"/>
            <w:tcBorders>
              <w:top w:val="single" w:sz="4" w:space="0" w:color="auto"/>
              <w:bottom w:val="nil"/>
            </w:tcBorders>
            <w:tcMar>
              <w:top w:w="30" w:type="dxa"/>
              <w:left w:w="45" w:type="dxa"/>
              <w:bottom w:w="30" w:type="dxa"/>
              <w:right w:w="45" w:type="dxa"/>
            </w:tcMar>
            <w:vAlign w:val="bottom"/>
          </w:tcPr>
          <w:p w14:paraId="6A752810" w14:textId="77777777" w:rsidR="00A0142D" w:rsidRPr="00FA0D68" w:rsidRDefault="000579DA">
            <w:pPr>
              <w:widowControl/>
              <w:jc w:val="center"/>
              <w:rPr>
                <w:rFonts w:ascii="Times New Roman" w:eastAsia="SimSun" w:hAnsi="Times New Roman" w:cs="Times New Roman"/>
                <w:b/>
                <w:kern w:val="0"/>
                <w:sz w:val="15"/>
                <w:szCs w:val="15"/>
              </w:rPr>
            </w:pPr>
            <w:del w:id="1215" w:author="Revision" w:date="2026-07-08T00:00:00Z">
              <w:r>
                <w:rPr>
                  <w:rFonts w:ascii="Times New Roman" w:eastAsia="SimSun" w:hAnsi="Times New Roman" w:cs="Times New Roman"/>
                  <w:b/>
                  <w:kern w:val="0"/>
                  <w:sz w:val="15"/>
                  <w:szCs w:val="15"/>
                </w:rPr>
                <w:delText xml:space="preserve">86.13</w:delText>
              </w:r>
            </w:del>
            <w:ins w:id="1216" w:author="Revision" w:date="2026-07-08T00:00:00Z">
              <w:r>
                <w:rPr>
                  <w:rFonts w:ascii="Times New Roman" w:eastAsia="SimSun" w:hAnsi="Times New Roman" w:cs="Times New Roman"/>
                  <w:b/>
                  <w:kern w:val="0"/>
                  <w:sz w:val="15"/>
                  <w:szCs w:val="15"/>
                </w:rPr>
                <w:t xml:space="preserve">87.41</w:t>
              </w:r>
            </w:ins>
          </w:p>
        </w:tc>
        <w:tc>
          <w:tcPr>
            <w:tcW w:w="666" w:type="pct"/>
            <w:tcBorders>
              <w:top w:val="single" w:sz="4" w:space="0" w:color="auto"/>
              <w:bottom w:val="nil"/>
            </w:tcBorders>
            <w:tcMar>
              <w:top w:w="30" w:type="dxa"/>
              <w:left w:w="45" w:type="dxa"/>
              <w:bottom w:w="30" w:type="dxa"/>
              <w:right w:w="45" w:type="dxa"/>
            </w:tcMar>
            <w:vAlign w:val="bottom"/>
          </w:tcPr>
          <w:p w14:paraId="2B8EDA63" w14:textId="77777777" w:rsidR="00A0142D" w:rsidRPr="00FA0D68" w:rsidRDefault="000579DA">
            <w:pPr>
              <w:widowControl/>
              <w:jc w:val="center"/>
              <w:rPr>
                <w:rFonts w:ascii="Times New Roman" w:eastAsia="SimSun" w:hAnsi="Times New Roman" w:cs="Times New Roman"/>
                <w:b/>
                <w:kern w:val="0"/>
                <w:sz w:val="15"/>
                <w:szCs w:val="15"/>
              </w:rPr>
            </w:pPr>
            <w:del w:id="1217" w:author="Revision" w:date="2026-07-08T00:00:00Z">
              <w:r>
                <w:rPr>
                  <w:rFonts w:ascii="Times New Roman" w:eastAsia="SimSun" w:hAnsi="Times New Roman" w:cs="Times New Roman"/>
                  <w:b/>
                  <w:kern w:val="0"/>
                  <w:sz w:val="15"/>
                  <w:szCs w:val="15"/>
                </w:rPr>
                <w:delText xml:space="preserve">1.806</w:delText>
              </w:r>
            </w:del>
            <w:ins w:id="1218" w:author="Revision" w:date="2026-07-08T00:00:00Z">
              <w:r>
                <w:rPr>
                  <w:rFonts w:ascii="Times New Roman" w:eastAsia="SimSun" w:hAnsi="Times New Roman" w:cs="Times New Roman"/>
                  <w:b/>
                  <w:kern w:val="0"/>
                  <w:sz w:val="15"/>
                  <w:szCs w:val="15"/>
                </w:rPr>
                <w:t xml:space="preserve">1.807</w:t>
              </w:r>
            </w:ins>
          </w:p>
        </w:tc>
        <w:tc>
          <w:tcPr>
            <w:tcW w:w="773" w:type="pct"/>
            <w:tcBorders>
              <w:top w:val="single" w:sz="4" w:space="0" w:color="auto"/>
              <w:bottom w:val="nil"/>
            </w:tcBorders>
            <w:tcMar>
              <w:top w:w="30" w:type="dxa"/>
              <w:left w:w="45" w:type="dxa"/>
              <w:bottom w:w="30" w:type="dxa"/>
              <w:right w:w="45" w:type="dxa"/>
            </w:tcMar>
            <w:vAlign w:val="bottom"/>
          </w:tcPr>
          <w:p w14:paraId="225CC303" w14:textId="77777777" w:rsidR="00A0142D" w:rsidRPr="00FA0D68" w:rsidRDefault="000579DA">
            <w:pPr>
              <w:widowControl/>
              <w:jc w:val="center"/>
              <w:rPr>
                <w:rFonts w:ascii="Times New Roman" w:eastAsia="SimSun" w:hAnsi="Times New Roman" w:cs="Times New Roman"/>
                <w:b/>
                <w:kern w:val="0"/>
                <w:sz w:val="15"/>
                <w:szCs w:val="15"/>
              </w:rPr>
            </w:pPr>
            <w:del w:id="1211" w:author="Revision" w:date="2026-07-08T00:00:00Z">
              <w:r>
                <w:rPr>
                  <w:rFonts w:ascii="Times New Roman" w:eastAsia="SimSun" w:hAnsi="Times New Roman" w:cs="Times New Roman"/>
                  <w:b/>
                  <w:kern w:val="0"/>
                  <w:sz w:val="15"/>
                  <w:szCs w:val="15"/>
                </w:rPr>
                <w:delText xml:space="preserve">2.62</w:delText>
              </w:r>
            </w:del>
            <w:ins w:id="1212" w:author="Revision" w:date="2026-07-08T00:00:00Z">
              <w:r>
                <w:rPr>
                  <w:rFonts w:ascii="Times New Roman" w:eastAsia="SimSun" w:hAnsi="Times New Roman" w:cs="Times New Roman"/>
                  <w:b/>
                  <w:kern w:val="0"/>
                  <w:sz w:val="15"/>
                  <w:szCs w:val="15"/>
                </w:rPr>
                <w:t xml:space="preserve">2.29</w:t>
              </w:r>
            </w:ins>
          </w:p>
        </w:tc>
      </w:tr>
      <w:tr w:rsidR="00A0142D" w:rsidRPr="00CE4DA8" w14:paraId="529072A6" w14:textId="77777777" w:rsidTr="00FA0D68">
        <w:trPr>
          <w:trHeight w:val="315"/>
        </w:trPr>
        <w:tc>
          <w:tcPr>
            <w:tcW w:w="682" w:type="pct"/>
            <w:tcBorders>
              <w:top w:val="nil"/>
            </w:tcBorders>
            <w:tcMar>
              <w:top w:w="30" w:type="dxa"/>
              <w:left w:w="45" w:type="dxa"/>
              <w:bottom w:w="30" w:type="dxa"/>
              <w:right w:w="45" w:type="dxa"/>
            </w:tcMar>
            <w:vAlign w:val="bottom"/>
          </w:tcPr>
          <w:p w14:paraId="571CEC8D" w14:textId="77777777" w:rsidR="00A0142D" w:rsidRPr="00FA0D68" w:rsidRDefault="000579DA">
            <w:pPr>
              <w:widowControl/>
              <w:jc w:val="center"/>
              <w:rPr>
                <w:rFonts w:ascii="Times New Roman" w:eastAsia="SimSun" w:hAnsi="Times New Roman" w:cs="Times New Roman"/>
                <w:kern w:val="0"/>
                <w:sz w:val="15"/>
                <w:szCs w:val="15"/>
              </w:rPr>
            </w:pPr>
            <w:r>
              <w:rPr>
                <w:rFonts w:ascii="Times New Roman" w:eastAsia="SimSun" w:hAnsi="Times New Roman" w:cs="Times New Roman"/>
                <w:kern w:val="0"/>
                <w:sz w:val="15"/>
                <w:szCs w:val="15"/>
              </w:rPr>
              <w:t>S2-High</w:t>
            </w:r>
          </w:p>
        </w:tc>
        <w:tc>
          <w:tcPr>
            <w:tcW w:w="667" w:type="pct"/>
            <w:tcBorders>
              <w:top w:val="nil"/>
            </w:tcBorders>
            <w:tcMar>
              <w:top w:w="30" w:type="dxa"/>
              <w:left w:w="45" w:type="dxa"/>
              <w:bottom w:w="30" w:type="dxa"/>
              <w:right w:w="45" w:type="dxa"/>
            </w:tcMar>
            <w:vAlign w:val="bottom"/>
          </w:tcPr>
          <w:p w14:paraId="0BABD14A" w14:textId="77777777" w:rsidR="00A0142D" w:rsidRPr="00FA0D68" w:rsidRDefault="000579DA">
            <w:pPr>
              <w:widowControl/>
              <w:jc w:val="center"/>
              <w:rPr>
                <w:rFonts w:ascii="Times New Roman" w:eastAsia="SimSun" w:hAnsi="Times New Roman" w:cs="Times New Roman"/>
                <w:kern w:val="0"/>
                <w:sz w:val="15"/>
                <w:szCs w:val="15"/>
              </w:rPr>
            </w:pPr>
            <w:del w:id="1219" w:author="Revision" w:date="2026-07-08T00:00:00Z">
              <w:r>
                <w:rPr>
                  <w:rFonts w:ascii="Times New Roman" w:eastAsia="SimSun" w:hAnsi="Times New Roman" w:cs="Times New Roman"/>
                  <w:kern w:val="0"/>
                  <w:sz w:val="15"/>
                  <w:szCs w:val="15"/>
                </w:rPr>
                <w:delText xml:space="preserve">75366</w:delText>
              </w:r>
            </w:del>
            <w:ins w:id="1220" w:author="Revision" w:date="2026-07-08T00:00:00Z">
              <w:r>
                <w:rPr>
                  <w:rFonts w:ascii="Times New Roman" w:eastAsia="SimSun" w:hAnsi="Times New Roman" w:cs="Times New Roman"/>
                  <w:kern w:val="0"/>
                  <w:sz w:val="15"/>
                  <w:szCs w:val="15"/>
                </w:rPr>
                <w:t xml:space="preserve">76003</w:t>
              </w:r>
            </w:ins>
          </w:p>
        </w:tc>
        <w:tc>
          <w:tcPr>
            <w:tcW w:w="773" w:type="pct"/>
            <w:tcBorders>
              <w:top w:val="nil"/>
            </w:tcBorders>
            <w:tcMar>
              <w:top w:w="30" w:type="dxa"/>
              <w:left w:w="45" w:type="dxa"/>
              <w:bottom w:w="30" w:type="dxa"/>
              <w:right w:w="45" w:type="dxa"/>
            </w:tcMar>
            <w:vAlign w:val="bottom"/>
          </w:tcPr>
          <w:p w14:paraId="5988C538" w14:textId="77777777" w:rsidR="00A0142D" w:rsidRPr="00FA0D68" w:rsidRDefault="000579DA">
            <w:pPr>
              <w:widowControl/>
              <w:jc w:val="center"/>
              <w:rPr>
                <w:rFonts w:ascii="Times New Roman" w:eastAsia="SimSun" w:hAnsi="Times New Roman" w:cs="Times New Roman"/>
                <w:kern w:val="0"/>
                <w:sz w:val="15"/>
                <w:szCs w:val="15"/>
              </w:rPr>
            </w:pPr>
            <w:del w:id="1221" w:author="Revision" w:date="2026-07-08T00:00:00Z">
              <w:r>
                <w:rPr>
                  <w:rFonts w:ascii="Times New Roman" w:eastAsia="SimSun" w:hAnsi="Times New Roman" w:cs="Times New Roman"/>
                  <w:kern w:val="0"/>
                  <w:sz w:val="15"/>
                  <w:szCs w:val="15"/>
                </w:rPr>
                <w:delText xml:space="preserve">3.91</w:delText>
              </w:r>
            </w:del>
            <w:ins w:id="1222" w:author="Revision" w:date="2026-07-08T00:00:00Z">
              <w:r>
                <w:rPr>
                  <w:rFonts w:ascii="Times New Roman" w:eastAsia="SimSun" w:hAnsi="Times New Roman" w:cs="Times New Roman"/>
                  <w:kern w:val="0"/>
                  <w:sz w:val="15"/>
                  <w:szCs w:val="15"/>
                </w:rPr>
                <w:t xml:space="preserve">3.58</w:t>
              </w:r>
            </w:ins>
          </w:p>
        </w:tc>
        <w:tc>
          <w:tcPr>
            <w:tcW w:w="794" w:type="pct"/>
            <w:tcBorders>
              <w:top w:val="nil"/>
            </w:tcBorders>
            <w:tcMar>
              <w:top w:w="30" w:type="dxa"/>
              <w:left w:w="45" w:type="dxa"/>
              <w:bottom w:w="30" w:type="dxa"/>
              <w:right w:w="45" w:type="dxa"/>
            </w:tcMar>
            <w:vAlign w:val="bottom"/>
          </w:tcPr>
          <w:p w14:paraId="6F02DE2A" w14:textId="77777777" w:rsidR="00A0142D" w:rsidRPr="00FA0D68" w:rsidRDefault="000579DA">
            <w:pPr>
              <w:widowControl/>
              <w:jc w:val="center"/>
              <w:rPr>
                <w:rFonts w:ascii="Times New Roman" w:eastAsia="SimSun" w:hAnsi="Times New Roman" w:cs="Times New Roman"/>
                <w:kern w:val="0"/>
                <w:sz w:val="15"/>
                <w:szCs w:val="15"/>
              </w:rPr>
            </w:pPr>
            <w:del w:id="1225" w:author="Revision" w:date="2026-07-08T00:00:00Z">
              <w:r>
                <w:rPr>
                  <w:rFonts w:ascii="Times New Roman" w:eastAsia="SimSun" w:hAnsi="Times New Roman" w:cs="Times New Roman"/>
                  <w:kern w:val="0"/>
                  <w:sz w:val="15"/>
                  <w:szCs w:val="15"/>
                </w:rPr>
                <w:delText xml:space="preserve">11398</w:delText>
              </w:r>
            </w:del>
            <w:ins w:id="1226" w:author="Revision" w:date="2026-07-08T00:00:00Z">
              <w:r>
                <w:rPr>
                  <w:rFonts w:ascii="Times New Roman" w:eastAsia="SimSun" w:hAnsi="Times New Roman" w:cs="Times New Roman"/>
                  <w:kern w:val="0"/>
                  <w:sz w:val="15"/>
                  <w:szCs w:val="15"/>
                </w:rPr>
                <w:t xml:space="preserve">10217</w:t>
              </w:r>
            </w:ins>
          </w:p>
        </w:tc>
        <w:tc>
          <w:tcPr>
            <w:tcW w:w="645" w:type="pct"/>
            <w:tcBorders>
              <w:top w:val="nil"/>
            </w:tcBorders>
            <w:tcMar>
              <w:top w:w="30" w:type="dxa"/>
              <w:left w:w="45" w:type="dxa"/>
              <w:bottom w:w="30" w:type="dxa"/>
              <w:right w:w="45" w:type="dxa"/>
            </w:tcMar>
            <w:vAlign w:val="bottom"/>
          </w:tcPr>
          <w:p w14:paraId="5C11F5E1" w14:textId="77777777" w:rsidR="00A0142D" w:rsidRPr="00FA0D68" w:rsidRDefault="000579DA">
            <w:pPr>
              <w:widowControl/>
              <w:jc w:val="center"/>
              <w:rPr>
                <w:rFonts w:ascii="Times New Roman" w:eastAsia="SimSun" w:hAnsi="Times New Roman" w:cs="Times New Roman"/>
                <w:kern w:val="0"/>
                <w:sz w:val="15"/>
                <w:szCs w:val="15"/>
              </w:rPr>
            </w:pPr>
            <w:del w:id="1227" w:author="Revision" w:date="2026-07-08T00:00:00Z">
              <w:r>
                <w:rPr>
                  <w:rFonts w:ascii="Times New Roman" w:eastAsia="SimSun" w:hAnsi="Times New Roman" w:cs="Times New Roman"/>
                  <w:kern w:val="0"/>
                  <w:sz w:val="15"/>
                  <w:szCs w:val="15"/>
                </w:rPr>
                <w:delText xml:space="preserve">86.86</w:delText>
              </w:r>
            </w:del>
            <w:ins w:id="1228" w:author="Revision" w:date="2026-07-08T00:00:00Z">
              <w:r>
                <w:rPr>
                  <w:rFonts w:ascii="Times New Roman" w:eastAsia="SimSun" w:hAnsi="Times New Roman" w:cs="Times New Roman"/>
                  <w:kern w:val="0"/>
                  <w:sz w:val="15"/>
                  <w:szCs w:val="15"/>
                </w:rPr>
                <w:t xml:space="preserve">88.15</w:t>
              </w:r>
            </w:ins>
          </w:p>
        </w:tc>
        <w:tc>
          <w:tcPr>
            <w:tcW w:w="666" w:type="pct"/>
            <w:tcBorders>
              <w:top w:val="nil"/>
            </w:tcBorders>
            <w:tcMar>
              <w:top w:w="30" w:type="dxa"/>
              <w:left w:w="45" w:type="dxa"/>
              <w:bottom w:w="30" w:type="dxa"/>
              <w:right w:w="45" w:type="dxa"/>
            </w:tcMar>
            <w:vAlign w:val="bottom"/>
          </w:tcPr>
          <w:p w14:paraId="3812A60F" w14:textId="77777777" w:rsidR="00A0142D" w:rsidRPr="00FA0D68" w:rsidRDefault="000579DA">
            <w:pPr>
              <w:widowControl/>
              <w:jc w:val="center"/>
              <w:rPr>
                <w:rFonts w:ascii="Times New Roman" w:eastAsia="SimSun" w:hAnsi="Times New Roman" w:cs="Times New Roman"/>
                <w:kern w:val="0"/>
                <w:sz w:val="15"/>
                <w:szCs w:val="15"/>
              </w:rPr>
            </w:pPr>
            <w:del w:id="1229" w:author="Revision" w:date="2026-07-08T00:00:00Z">
              <w:r>
                <w:rPr>
                  <w:rFonts w:ascii="Times New Roman" w:eastAsia="SimSun" w:hAnsi="Times New Roman" w:cs="Times New Roman"/>
                  <w:kern w:val="0"/>
                  <w:sz w:val="15"/>
                  <w:szCs w:val="15"/>
                </w:rPr>
                <w:delText xml:space="preserve">1.808</w:delText>
              </w:r>
            </w:del>
            <w:ins w:id="1230" w:author="Revision" w:date="2026-07-08T00:00:00Z">
              <w:r>
                <w:rPr>
                  <w:rFonts w:ascii="Times New Roman" w:eastAsia="SimSun" w:hAnsi="Times New Roman" w:cs="Times New Roman"/>
                  <w:kern w:val="0"/>
                  <w:sz w:val="15"/>
                  <w:szCs w:val="15"/>
                </w:rPr>
                <w:t xml:space="preserve">1.809</w:t>
              </w:r>
            </w:ins>
          </w:p>
        </w:tc>
        <w:tc>
          <w:tcPr>
            <w:tcW w:w="773" w:type="pct"/>
            <w:tcBorders>
              <w:top w:val="nil"/>
            </w:tcBorders>
            <w:tcMar>
              <w:top w:w="30" w:type="dxa"/>
              <w:left w:w="45" w:type="dxa"/>
              <w:bottom w:w="30" w:type="dxa"/>
              <w:right w:w="45" w:type="dxa"/>
            </w:tcMar>
            <w:vAlign w:val="bottom"/>
          </w:tcPr>
          <w:p w14:paraId="3E7967D0" w14:textId="77777777" w:rsidR="00A0142D" w:rsidRPr="00FA0D68" w:rsidRDefault="000579DA">
            <w:pPr>
              <w:widowControl/>
              <w:jc w:val="center"/>
              <w:rPr>
                <w:rFonts w:ascii="Times New Roman" w:eastAsia="SimSun" w:hAnsi="Times New Roman" w:cs="Times New Roman"/>
                <w:kern w:val="0"/>
                <w:sz w:val="15"/>
                <w:szCs w:val="15"/>
              </w:rPr>
            </w:pPr>
            <w:del w:id="1223" w:author="Revision" w:date="2026-07-08T00:00:00Z">
              <w:r>
                <w:rPr>
                  <w:rFonts w:ascii="Times New Roman" w:eastAsia="SimSun" w:hAnsi="Times New Roman" w:cs="Times New Roman"/>
                  <w:kern w:val="0"/>
                  <w:sz w:val="15"/>
                  <w:szCs w:val="15"/>
                </w:rPr>
                <w:delText xml:space="preserve">3.45</w:delText>
              </w:r>
            </w:del>
            <w:ins w:id="1224" w:author="Revision" w:date="2026-07-08T00:00:00Z">
              <w:r>
                <w:rPr>
                  <w:rFonts w:ascii="Times New Roman" w:eastAsia="SimSun" w:hAnsi="Times New Roman" w:cs="Times New Roman"/>
                  <w:kern w:val="0"/>
                  <w:sz w:val="15"/>
                  <w:szCs w:val="15"/>
                </w:rPr>
                <w:t xml:space="preserve">3.12</w:t>
              </w:r>
            </w:ins>
          </w:p>
        </w:tc>
      </w:tr>
      <w:tr w:rsidR="00A0142D" w:rsidRPr="00CE4DA8" w14:paraId="216A4B4A" w14:textId="77777777" w:rsidTr="00FA0D68">
        <w:trPr>
          <w:trHeight w:val="315"/>
        </w:trPr>
        <w:tc>
          <w:tcPr>
            <w:tcW w:w="682" w:type="pct"/>
            <w:tcBorders>
              <w:bottom w:val="single" w:sz="4" w:space="0" w:color="auto"/>
            </w:tcBorders>
            <w:tcMar>
              <w:top w:w="30" w:type="dxa"/>
              <w:left w:w="45" w:type="dxa"/>
              <w:bottom w:w="30" w:type="dxa"/>
              <w:right w:w="45" w:type="dxa"/>
            </w:tcMar>
            <w:vAlign w:val="bottom"/>
          </w:tcPr>
          <w:p w14:paraId="0A8B2D37" w14:textId="77777777" w:rsidR="00A0142D" w:rsidRPr="00FA0D68" w:rsidRDefault="000579DA">
            <w:pPr>
              <w:widowControl/>
              <w:jc w:val="center"/>
              <w:rPr>
                <w:rFonts w:ascii="Times New Roman" w:eastAsia="SimSun" w:hAnsi="Times New Roman" w:cs="Times New Roman"/>
                <w:kern w:val="0"/>
                <w:sz w:val="15"/>
                <w:szCs w:val="15"/>
              </w:rPr>
            </w:pPr>
            <w:r>
              <w:rPr>
                <w:rFonts w:ascii="Times New Roman" w:eastAsia="SimSun" w:hAnsi="Times New Roman" w:cs="Times New Roman"/>
                <w:kern w:val="0"/>
                <w:sz w:val="15"/>
                <w:szCs w:val="15"/>
              </w:rPr>
              <w:t>S2-Low</w:t>
            </w:r>
          </w:p>
        </w:tc>
        <w:tc>
          <w:tcPr>
            <w:tcW w:w="667" w:type="pct"/>
            <w:tcBorders>
              <w:bottom w:val="single" w:sz="4" w:space="0" w:color="auto"/>
            </w:tcBorders>
            <w:tcMar>
              <w:top w:w="30" w:type="dxa"/>
              <w:left w:w="45" w:type="dxa"/>
              <w:bottom w:w="30" w:type="dxa"/>
              <w:right w:w="45" w:type="dxa"/>
            </w:tcMar>
            <w:vAlign w:val="bottom"/>
          </w:tcPr>
          <w:p w14:paraId="18524178" w14:textId="77777777" w:rsidR="00A0142D" w:rsidRPr="00FA0D68" w:rsidRDefault="000579DA">
            <w:pPr>
              <w:widowControl/>
              <w:jc w:val="center"/>
              <w:rPr>
                <w:rFonts w:ascii="Times New Roman" w:eastAsia="SimSun" w:hAnsi="Times New Roman" w:cs="Times New Roman"/>
                <w:kern w:val="0"/>
                <w:sz w:val="15"/>
                <w:szCs w:val="15"/>
              </w:rPr>
            </w:pPr>
            <w:del w:id="1231" w:author="Revision" w:date="2026-07-08T00:00:00Z">
              <w:r>
                <w:rPr>
                  <w:rFonts w:ascii="Times New Roman" w:eastAsia="SimSun" w:hAnsi="Times New Roman" w:cs="Times New Roman"/>
                  <w:kern w:val="0"/>
                  <w:sz w:val="15"/>
                  <w:szCs w:val="15"/>
                </w:rPr>
                <w:delText xml:space="preserve">74014</w:delText>
              </w:r>
            </w:del>
            <w:ins w:id="1232" w:author="Revision" w:date="2026-07-08T00:00:00Z">
              <w:r>
                <w:rPr>
                  <w:rFonts w:ascii="Times New Roman" w:eastAsia="SimSun" w:hAnsi="Times New Roman" w:cs="Times New Roman"/>
                  <w:kern w:val="0"/>
                  <w:sz w:val="15"/>
                  <w:szCs w:val="15"/>
                </w:rPr>
                <w:t xml:space="preserve">74611</w:t>
              </w:r>
            </w:ins>
          </w:p>
        </w:tc>
        <w:tc>
          <w:tcPr>
            <w:tcW w:w="773" w:type="pct"/>
            <w:tcBorders>
              <w:bottom w:val="single" w:sz="4" w:space="0" w:color="auto"/>
            </w:tcBorders>
            <w:tcMar>
              <w:top w:w="30" w:type="dxa"/>
              <w:left w:w="45" w:type="dxa"/>
              <w:bottom w:w="30" w:type="dxa"/>
              <w:right w:w="45" w:type="dxa"/>
            </w:tcMar>
            <w:vAlign w:val="bottom"/>
          </w:tcPr>
          <w:p w14:paraId="26A64BB2" w14:textId="77777777" w:rsidR="00A0142D" w:rsidRPr="00FA0D68" w:rsidRDefault="000579DA">
            <w:pPr>
              <w:widowControl/>
              <w:jc w:val="center"/>
              <w:rPr>
                <w:rFonts w:ascii="Times New Roman" w:eastAsia="SimSun" w:hAnsi="Times New Roman" w:cs="Times New Roman"/>
                <w:kern w:val="0"/>
                <w:sz w:val="15"/>
                <w:szCs w:val="15"/>
              </w:rPr>
            </w:pPr>
            <w:del w:id="1233" w:author="Revision" w:date="2026-07-08T00:00:00Z">
              <w:r>
                <w:rPr>
                  <w:rFonts w:ascii="Times New Roman" w:eastAsia="SimSun" w:hAnsi="Times New Roman" w:cs="Times New Roman"/>
                  <w:kern w:val="0"/>
                  <w:sz w:val="15"/>
                  <w:szCs w:val="15"/>
                </w:rPr>
                <w:delText xml:space="preserve">2.05</w:delText>
              </w:r>
            </w:del>
            <w:ins w:id="1234" w:author="Revision" w:date="2026-07-08T00:00:00Z">
              <w:r>
                <w:rPr>
                  <w:rFonts w:ascii="Times New Roman" w:eastAsia="SimSun" w:hAnsi="Times New Roman" w:cs="Times New Roman"/>
                  <w:kern w:val="0"/>
                  <w:sz w:val="15"/>
                  <w:szCs w:val="15"/>
                </w:rPr>
                <w:t xml:space="preserve">1.68</w:t>
              </w:r>
            </w:ins>
          </w:p>
        </w:tc>
        <w:tc>
          <w:tcPr>
            <w:tcW w:w="794" w:type="pct"/>
            <w:tcBorders>
              <w:bottom w:val="single" w:sz="4" w:space="0" w:color="auto"/>
            </w:tcBorders>
            <w:tcMar>
              <w:top w:w="30" w:type="dxa"/>
              <w:left w:w="45" w:type="dxa"/>
              <w:bottom w:w="30" w:type="dxa"/>
              <w:right w:w="45" w:type="dxa"/>
            </w:tcMar>
            <w:vAlign w:val="bottom"/>
          </w:tcPr>
          <w:p w14:paraId="54B2C0DB" w14:textId="77777777" w:rsidR="00A0142D" w:rsidRPr="00FA0D68" w:rsidRDefault="000579DA">
            <w:pPr>
              <w:widowControl/>
              <w:jc w:val="center"/>
              <w:rPr>
                <w:rFonts w:ascii="Times New Roman" w:eastAsia="SimSun" w:hAnsi="Times New Roman" w:cs="Times New Roman"/>
                <w:kern w:val="0"/>
                <w:sz w:val="15"/>
                <w:szCs w:val="15"/>
              </w:rPr>
            </w:pPr>
            <w:del w:id="1237" w:author="Revision" w:date="2026-07-08T00:00:00Z">
              <w:r>
                <w:rPr>
                  <w:rFonts w:ascii="Times New Roman" w:eastAsia="SimSun" w:hAnsi="Times New Roman" w:cs="Times New Roman"/>
                  <w:kern w:val="0"/>
                  <w:sz w:val="15"/>
                  <w:szCs w:val="15"/>
                </w:rPr>
                <w:delText xml:space="preserve">12624</w:delText>
              </w:r>
            </w:del>
            <w:ins w:id="1238" w:author="Revision" w:date="2026-07-08T00:00:00Z">
              <w:r>
                <w:rPr>
                  <w:rFonts w:ascii="Times New Roman" w:eastAsia="SimSun" w:hAnsi="Times New Roman" w:cs="Times New Roman"/>
                  <w:kern w:val="0"/>
                  <w:sz w:val="15"/>
                  <w:szCs w:val="15"/>
                </w:rPr>
                <w:t xml:space="preserve">11477</w:t>
              </w:r>
            </w:ins>
          </w:p>
        </w:tc>
        <w:tc>
          <w:tcPr>
            <w:tcW w:w="645" w:type="pct"/>
            <w:tcBorders>
              <w:bottom w:val="single" w:sz="4" w:space="0" w:color="auto"/>
            </w:tcBorders>
            <w:tcMar>
              <w:top w:w="30" w:type="dxa"/>
              <w:left w:w="45" w:type="dxa"/>
              <w:bottom w:w="30" w:type="dxa"/>
              <w:right w:w="45" w:type="dxa"/>
            </w:tcMar>
            <w:vAlign w:val="bottom"/>
          </w:tcPr>
          <w:p w14:paraId="689D7F8D" w14:textId="77777777" w:rsidR="00A0142D" w:rsidRPr="00FA0D68" w:rsidRDefault="000579DA">
            <w:pPr>
              <w:widowControl/>
              <w:jc w:val="center"/>
              <w:rPr>
                <w:rFonts w:ascii="Times New Roman" w:eastAsia="SimSun" w:hAnsi="Times New Roman" w:cs="Times New Roman"/>
                <w:kern w:val="0"/>
                <w:sz w:val="15"/>
                <w:szCs w:val="15"/>
              </w:rPr>
            </w:pPr>
            <w:del w:id="1239" w:author="Revision" w:date="2026-07-08T00:00:00Z">
              <w:r>
                <w:rPr>
                  <w:rFonts w:ascii="Times New Roman" w:eastAsia="SimSun" w:hAnsi="Times New Roman" w:cs="Times New Roman"/>
                  <w:kern w:val="0"/>
                  <w:sz w:val="15"/>
                  <w:szCs w:val="15"/>
                </w:rPr>
                <w:delText xml:space="preserve">85.43</w:delText>
              </w:r>
            </w:del>
            <w:ins w:id="1240" w:author="Revision" w:date="2026-07-08T00:00:00Z">
              <w:r>
                <w:rPr>
                  <w:rFonts w:ascii="Times New Roman" w:eastAsia="SimSun" w:hAnsi="Times New Roman" w:cs="Times New Roman"/>
                  <w:kern w:val="0"/>
                  <w:sz w:val="15"/>
                  <w:szCs w:val="15"/>
                </w:rPr>
                <w:t xml:space="preserve">86.67</w:t>
              </w:r>
            </w:ins>
          </w:p>
        </w:tc>
        <w:tc>
          <w:tcPr>
            <w:tcW w:w="666" w:type="pct"/>
            <w:tcBorders>
              <w:bottom w:val="single" w:sz="4" w:space="0" w:color="auto"/>
            </w:tcBorders>
            <w:tcMar>
              <w:top w:w="30" w:type="dxa"/>
              <w:left w:w="45" w:type="dxa"/>
              <w:bottom w:w="30" w:type="dxa"/>
              <w:right w:w="45" w:type="dxa"/>
            </w:tcMar>
            <w:vAlign w:val="bottom"/>
          </w:tcPr>
          <w:p w14:paraId="7D3336EF" w14:textId="77777777" w:rsidR="00A0142D" w:rsidRPr="00FA0D68" w:rsidRDefault="000579DA">
            <w:pPr>
              <w:widowControl/>
              <w:jc w:val="center"/>
              <w:rPr>
                <w:rFonts w:ascii="Times New Roman" w:eastAsia="SimSun" w:hAnsi="Times New Roman" w:cs="Times New Roman"/>
                <w:kern w:val="0"/>
                <w:sz w:val="15"/>
                <w:szCs w:val="15"/>
              </w:rPr>
            </w:pPr>
            <w:del w:id="1241" w:author="Revision" w:date="2026-07-08T00:00:00Z">
              <w:r>
                <w:rPr>
                  <w:rFonts w:ascii="Times New Roman" w:eastAsia="SimSun" w:hAnsi="Times New Roman" w:cs="Times New Roman"/>
                  <w:kern w:val="0"/>
                  <w:sz w:val="15"/>
                  <w:szCs w:val="15"/>
                </w:rPr>
                <w:delText xml:space="preserve">1.804</w:delText>
              </w:r>
            </w:del>
            <w:ins w:id="1242" w:author="Revision" w:date="2026-07-08T00:00:00Z">
              <w:r>
                <w:rPr>
                  <w:rFonts w:ascii="Times New Roman" w:eastAsia="SimSun" w:hAnsi="Times New Roman" w:cs="Times New Roman"/>
                  <w:kern w:val="0"/>
                  <w:sz w:val="15"/>
                  <w:szCs w:val="15"/>
                </w:rPr>
                <w:t xml:space="preserve">1.805</w:t>
              </w:r>
            </w:ins>
          </w:p>
        </w:tc>
        <w:tc>
          <w:tcPr>
            <w:tcW w:w="773" w:type="pct"/>
            <w:tcBorders>
              <w:bottom w:val="single" w:sz="4" w:space="0" w:color="auto"/>
            </w:tcBorders>
            <w:tcMar>
              <w:top w:w="30" w:type="dxa"/>
              <w:left w:w="45" w:type="dxa"/>
              <w:bottom w:w="30" w:type="dxa"/>
              <w:right w:w="45" w:type="dxa"/>
            </w:tcMar>
            <w:vAlign w:val="bottom"/>
          </w:tcPr>
          <w:p w14:paraId="30CF728D" w14:textId="77777777" w:rsidR="00A0142D" w:rsidRPr="00FA0D68" w:rsidRDefault="000579DA">
            <w:pPr>
              <w:widowControl/>
              <w:jc w:val="center"/>
              <w:rPr>
                <w:rFonts w:ascii="Times New Roman" w:eastAsia="SimSun" w:hAnsi="Times New Roman" w:cs="Times New Roman"/>
                <w:kern w:val="0"/>
                <w:sz w:val="15"/>
                <w:szCs w:val="15"/>
              </w:rPr>
            </w:pPr>
            <w:del w:id="1235" w:author="Revision" w:date="2026-07-08T00:00:00Z">
              <w:r>
                <w:rPr>
                  <w:rFonts w:ascii="Times New Roman" w:eastAsia="SimSun" w:hAnsi="Times New Roman" w:cs="Times New Roman"/>
                  <w:kern w:val="0"/>
                  <w:sz w:val="15"/>
                  <w:szCs w:val="15"/>
                </w:rPr>
                <w:delText xml:space="preserve">1.83</w:delText>
              </w:r>
            </w:del>
            <w:ins w:id="1236" w:author="Revision" w:date="2026-07-08T00:00:00Z">
              <w:r>
                <w:rPr>
                  <w:rFonts w:ascii="Times New Roman" w:eastAsia="SimSun" w:hAnsi="Times New Roman" w:cs="Times New Roman"/>
                  <w:kern w:val="0"/>
                  <w:sz w:val="15"/>
                  <w:szCs w:val="15"/>
                </w:rPr>
                <w:t xml:space="preserve">1.47</w:t>
              </w:r>
            </w:ins>
          </w:p>
        </w:tc>
      </w:tr>
      <w:tr w:rsidR="00A0142D" w:rsidRPr="00CE4DA8" w14:paraId="6981DCD0" w14:textId="77777777" w:rsidTr="00FA0D68">
        <w:trPr>
          <w:trHeight w:val="315"/>
        </w:trPr>
        <w:tc>
          <w:tcPr>
            <w:tcW w:w="682" w:type="pct"/>
            <w:tcBorders>
              <w:top w:val="single" w:sz="4" w:space="0" w:color="auto"/>
              <w:bottom w:val="nil"/>
            </w:tcBorders>
            <w:tcMar>
              <w:top w:w="30" w:type="dxa"/>
              <w:left w:w="45" w:type="dxa"/>
              <w:bottom w:w="30" w:type="dxa"/>
              <w:right w:w="45" w:type="dxa"/>
            </w:tcMar>
            <w:vAlign w:val="bottom"/>
          </w:tcPr>
          <w:p w14:paraId="05D714FA" w14:textId="77777777" w:rsidR="00A0142D" w:rsidRPr="00FA0D68" w:rsidRDefault="000579DA">
            <w:pPr>
              <w:widowControl/>
              <w:jc w:val="center"/>
              <w:rPr>
                <w:rFonts w:ascii="Times New Roman" w:eastAsia="SimSun" w:hAnsi="Times New Roman" w:cs="Times New Roman"/>
                <w:b/>
                <w:kern w:val="0"/>
                <w:sz w:val="15"/>
                <w:szCs w:val="15"/>
              </w:rPr>
            </w:pPr>
            <w:r>
              <w:rPr>
                <w:rFonts w:ascii="Times New Roman" w:eastAsia="SimSun" w:hAnsi="Times New Roman" w:cs="Times New Roman"/>
                <w:b/>
                <w:kern w:val="0"/>
                <w:sz w:val="15"/>
                <w:szCs w:val="15"/>
              </w:rPr>
              <w:t>S3-Medium</w:t>
            </w:r>
          </w:p>
        </w:tc>
        <w:tc>
          <w:tcPr>
            <w:tcW w:w="667" w:type="pct"/>
            <w:tcBorders>
              <w:top w:val="single" w:sz="4" w:space="0" w:color="auto"/>
              <w:bottom w:val="nil"/>
            </w:tcBorders>
            <w:tcMar>
              <w:top w:w="30" w:type="dxa"/>
              <w:left w:w="45" w:type="dxa"/>
              <w:bottom w:w="30" w:type="dxa"/>
              <w:right w:w="45" w:type="dxa"/>
            </w:tcMar>
            <w:vAlign w:val="bottom"/>
          </w:tcPr>
          <w:p w14:paraId="274C6C0D" w14:textId="77777777" w:rsidR="00A0142D" w:rsidRPr="00FA0D68" w:rsidRDefault="000579DA">
            <w:pPr>
              <w:widowControl/>
              <w:jc w:val="center"/>
              <w:rPr>
                <w:rFonts w:ascii="Times New Roman" w:eastAsia="SimSun" w:hAnsi="Times New Roman" w:cs="Times New Roman"/>
                <w:b/>
                <w:kern w:val="0"/>
                <w:sz w:val="15"/>
                <w:szCs w:val="15"/>
              </w:rPr>
            </w:pPr>
            <w:del w:id="1243" w:author="Revision" w:date="2026-07-08T00:00:00Z">
              <w:r>
                <w:rPr>
                  <w:rFonts w:ascii="Times New Roman" w:eastAsia="SimSun" w:hAnsi="Times New Roman" w:cs="Times New Roman"/>
                  <w:b/>
                  <w:kern w:val="0"/>
                  <w:sz w:val="15"/>
                  <w:szCs w:val="15"/>
                </w:rPr>
                <w:delText xml:space="preserve">73661</w:delText>
              </w:r>
            </w:del>
            <w:ins w:id="1244" w:author="Revision" w:date="2026-07-08T00:00:00Z">
              <w:r>
                <w:rPr>
                  <w:rFonts w:ascii="Times New Roman" w:eastAsia="SimSun" w:hAnsi="Times New Roman" w:cs="Times New Roman"/>
                  <w:b/>
                  <w:kern w:val="0"/>
                  <w:sz w:val="15"/>
                  <w:szCs w:val="15"/>
                </w:rPr>
                <w:t xml:space="preserve">74197</w:t>
              </w:r>
            </w:ins>
          </w:p>
        </w:tc>
        <w:tc>
          <w:tcPr>
            <w:tcW w:w="773" w:type="pct"/>
            <w:tcBorders>
              <w:top w:val="single" w:sz="4" w:space="0" w:color="auto"/>
              <w:bottom w:val="nil"/>
            </w:tcBorders>
            <w:tcMar>
              <w:top w:w="30" w:type="dxa"/>
              <w:left w:w="45" w:type="dxa"/>
              <w:bottom w:w="30" w:type="dxa"/>
              <w:right w:w="45" w:type="dxa"/>
            </w:tcMar>
            <w:vAlign w:val="bottom"/>
          </w:tcPr>
          <w:p w14:paraId="39D9EF29" w14:textId="77777777" w:rsidR="00A0142D" w:rsidRPr="00FA0D68" w:rsidRDefault="000579DA">
            <w:pPr>
              <w:widowControl/>
              <w:jc w:val="center"/>
              <w:rPr>
                <w:rFonts w:ascii="Times New Roman" w:eastAsia="SimSun" w:hAnsi="Times New Roman" w:cs="Times New Roman"/>
                <w:b/>
                <w:kern w:val="0"/>
                <w:sz w:val="15"/>
                <w:szCs w:val="15"/>
              </w:rPr>
            </w:pPr>
            <w:del w:id="1245" w:author="Revision" w:date="2026-07-08T00:00:00Z">
              <w:r>
                <w:rPr>
                  <w:rFonts w:ascii="Times New Roman" w:eastAsia="SimSun" w:hAnsi="Times New Roman" w:cs="Times New Roman"/>
                  <w:b/>
                  <w:kern w:val="0"/>
                  <w:sz w:val="15"/>
                  <w:szCs w:val="15"/>
                </w:rPr>
                <w:delText xml:space="preserve">1.56</w:delText>
              </w:r>
            </w:del>
            <w:ins w:id="1246" w:author="Revision" w:date="2026-07-08T00:00:00Z">
              <w:r>
                <w:rPr>
                  <w:rFonts w:ascii="Times New Roman" w:eastAsia="SimSun" w:hAnsi="Times New Roman" w:cs="Times New Roman"/>
                  <w:b/>
                  <w:kern w:val="0"/>
                  <w:sz w:val="15"/>
                  <w:szCs w:val="15"/>
                </w:rPr>
                <w:t xml:space="preserve">1.12</w:t>
              </w:r>
            </w:ins>
          </w:p>
        </w:tc>
        <w:tc>
          <w:tcPr>
            <w:tcW w:w="794" w:type="pct"/>
            <w:tcBorders>
              <w:top w:val="single" w:sz="4" w:space="0" w:color="auto"/>
              <w:bottom w:val="nil"/>
            </w:tcBorders>
            <w:tcMar>
              <w:top w:w="30" w:type="dxa"/>
              <w:left w:w="45" w:type="dxa"/>
              <w:bottom w:w="30" w:type="dxa"/>
              <w:right w:w="45" w:type="dxa"/>
            </w:tcMar>
            <w:vAlign w:val="bottom"/>
          </w:tcPr>
          <w:p w14:paraId="78B8D9D3" w14:textId="77777777" w:rsidR="00A0142D" w:rsidRPr="00FA0D68" w:rsidRDefault="000579DA">
            <w:pPr>
              <w:widowControl/>
              <w:jc w:val="center"/>
              <w:rPr>
                <w:rFonts w:ascii="Times New Roman" w:eastAsia="SimSun" w:hAnsi="Times New Roman" w:cs="Times New Roman"/>
                <w:b/>
                <w:kern w:val="0"/>
                <w:sz w:val="15"/>
                <w:szCs w:val="15"/>
              </w:rPr>
            </w:pPr>
            <w:del w:id="1249" w:author="Revision" w:date="2026-07-08T00:00:00Z">
              <w:r>
                <w:rPr>
                  <w:rFonts w:ascii="Times New Roman" w:eastAsia="SimSun" w:hAnsi="Times New Roman" w:cs="Times New Roman"/>
                  <w:b/>
                  <w:kern w:val="0"/>
                  <w:sz w:val="15"/>
                  <w:szCs w:val="15"/>
                </w:rPr>
                <w:delText xml:space="preserve">12944</w:delText>
              </w:r>
            </w:del>
            <w:ins w:id="1250" w:author="Revision" w:date="2026-07-08T00:00:00Z">
              <w:r>
                <w:rPr>
                  <w:rFonts w:ascii="Times New Roman" w:eastAsia="SimSun" w:hAnsi="Times New Roman" w:cs="Times New Roman"/>
                  <w:b/>
                  <w:kern w:val="0"/>
                  <w:sz w:val="15"/>
                  <w:szCs w:val="15"/>
                </w:rPr>
                <w:t xml:space="preserve">11852</w:t>
              </w:r>
            </w:ins>
          </w:p>
        </w:tc>
        <w:tc>
          <w:tcPr>
            <w:tcW w:w="645" w:type="pct"/>
            <w:tcBorders>
              <w:top w:val="single" w:sz="4" w:space="0" w:color="auto"/>
              <w:bottom w:val="nil"/>
            </w:tcBorders>
            <w:tcMar>
              <w:top w:w="30" w:type="dxa"/>
              <w:left w:w="45" w:type="dxa"/>
              <w:bottom w:w="30" w:type="dxa"/>
              <w:right w:w="45" w:type="dxa"/>
            </w:tcMar>
            <w:vAlign w:val="bottom"/>
          </w:tcPr>
          <w:p w14:paraId="66895D00" w14:textId="77777777" w:rsidR="00A0142D" w:rsidRPr="00FA0D68" w:rsidRDefault="000579DA">
            <w:pPr>
              <w:widowControl/>
              <w:jc w:val="center"/>
              <w:rPr>
                <w:rFonts w:ascii="Times New Roman" w:eastAsia="SimSun" w:hAnsi="Times New Roman" w:cs="Times New Roman"/>
                <w:b/>
                <w:kern w:val="0"/>
                <w:sz w:val="15"/>
                <w:szCs w:val="15"/>
              </w:rPr>
            </w:pPr>
            <w:del w:id="1251" w:author="Revision" w:date="2026-07-08T00:00:00Z">
              <w:r>
                <w:rPr>
                  <w:rFonts w:ascii="Times New Roman" w:eastAsia="SimSun" w:hAnsi="Times New Roman" w:cs="Times New Roman"/>
                  <w:b/>
                  <w:kern w:val="0"/>
                  <w:sz w:val="15"/>
                  <w:szCs w:val="15"/>
                </w:rPr>
                <w:delText xml:space="preserve">85.05</w:delText>
              </w:r>
            </w:del>
            <w:ins w:id="1252" w:author="Revision" w:date="2026-07-08T00:00:00Z">
              <w:r>
                <w:rPr>
                  <w:rFonts w:ascii="Times New Roman" w:eastAsia="SimSun" w:hAnsi="Times New Roman" w:cs="Times New Roman"/>
                  <w:b/>
                  <w:kern w:val="0"/>
                  <w:sz w:val="15"/>
                  <w:szCs w:val="15"/>
                </w:rPr>
                <w:t xml:space="preserve">86.23</w:t>
              </w:r>
            </w:ins>
          </w:p>
        </w:tc>
        <w:tc>
          <w:tcPr>
            <w:tcW w:w="666" w:type="pct"/>
            <w:tcBorders>
              <w:top w:val="single" w:sz="4" w:space="0" w:color="auto"/>
              <w:bottom w:val="nil"/>
            </w:tcBorders>
            <w:tcMar>
              <w:top w:w="30" w:type="dxa"/>
              <w:left w:w="45" w:type="dxa"/>
              <w:bottom w:w="30" w:type="dxa"/>
              <w:right w:w="45" w:type="dxa"/>
            </w:tcMar>
            <w:vAlign w:val="bottom"/>
          </w:tcPr>
          <w:p w14:paraId="3EC1B1D3" w14:textId="77777777" w:rsidR="00A0142D" w:rsidRPr="00FA0D68" w:rsidRDefault="000579DA">
            <w:pPr>
              <w:widowControl/>
              <w:jc w:val="center"/>
              <w:rPr>
                <w:rFonts w:ascii="Times New Roman" w:eastAsia="SimSun" w:hAnsi="Times New Roman" w:cs="Times New Roman"/>
                <w:b/>
                <w:kern w:val="0"/>
                <w:sz w:val="15"/>
                <w:szCs w:val="15"/>
              </w:rPr>
            </w:pPr>
            <w:del w:id="1253" w:author="Revision" w:date="2026-07-08T00:00:00Z">
              <w:r>
                <w:rPr>
                  <w:rFonts w:ascii="Times New Roman" w:eastAsia="SimSun" w:hAnsi="Times New Roman" w:cs="Times New Roman"/>
                  <w:b/>
                  <w:kern w:val="0"/>
                  <w:sz w:val="15"/>
                  <w:szCs w:val="15"/>
                </w:rPr>
                <w:delText xml:space="preserve">1.801</w:delText>
              </w:r>
            </w:del>
            <w:ins w:id="1254" w:author="Revision" w:date="2026-07-08T00:00:00Z">
              <w:r>
                <w:rPr>
                  <w:rFonts w:ascii="Times New Roman" w:eastAsia="SimSun" w:hAnsi="Times New Roman" w:cs="Times New Roman"/>
                  <w:b/>
                  <w:kern w:val="0"/>
                  <w:sz w:val="15"/>
                  <w:szCs w:val="15"/>
                </w:rPr>
                <w:t xml:space="preserve">1.803</w:t>
              </w:r>
            </w:ins>
          </w:p>
        </w:tc>
        <w:tc>
          <w:tcPr>
            <w:tcW w:w="773" w:type="pct"/>
            <w:tcBorders>
              <w:top w:val="single" w:sz="4" w:space="0" w:color="auto"/>
              <w:bottom w:val="nil"/>
            </w:tcBorders>
            <w:tcMar>
              <w:top w:w="30" w:type="dxa"/>
              <w:left w:w="45" w:type="dxa"/>
              <w:bottom w:w="30" w:type="dxa"/>
              <w:right w:w="45" w:type="dxa"/>
            </w:tcMar>
            <w:vAlign w:val="bottom"/>
          </w:tcPr>
          <w:p w14:paraId="27CFC9EA" w14:textId="77777777" w:rsidR="00A0142D" w:rsidRPr="00FA0D68" w:rsidRDefault="000579DA">
            <w:pPr>
              <w:widowControl/>
              <w:jc w:val="center"/>
              <w:rPr>
                <w:rFonts w:ascii="Times New Roman" w:eastAsia="SimSun" w:hAnsi="Times New Roman" w:cs="Times New Roman"/>
                <w:b/>
                <w:kern w:val="0"/>
                <w:sz w:val="15"/>
                <w:szCs w:val="15"/>
              </w:rPr>
            </w:pPr>
            <w:del w:id="1247" w:author="Revision" w:date="2026-07-08T00:00:00Z">
              <w:r>
                <w:rPr>
                  <w:rFonts w:ascii="Times New Roman" w:eastAsia="SimSun" w:hAnsi="Times New Roman" w:cs="Times New Roman"/>
                  <w:b/>
                  <w:kern w:val="0"/>
                  <w:sz w:val="15"/>
                  <w:szCs w:val="15"/>
                </w:rPr>
                <w:delText xml:space="preserve">1.48</w:delText>
              </w:r>
            </w:del>
            <w:ins w:id="1248" w:author="Revision" w:date="2026-07-08T00:00:00Z">
              <w:r>
                <w:rPr>
                  <w:rFonts w:ascii="Times New Roman" w:eastAsia="SimSun" w:hAnsi="Times New Roman" w:cs="Times New Roman"/>
                  <w:b/>
                  <w:kern w:val="0"/>
                  <w:sz w:val="15"/>
                  <w:szCs w:val="15"/>
                </w:rPr>
                <w:t xml:space="preserve">1.03</w:t>
              </w:r>
            </w:ins>
          </w:p>
        </w:tc>
      </w:tr>
      <w:tr w:rsidR="00A0142D" w:rsidRPr="00CE4DA8" w14:paraId="6BB30386" w14:textId="77777777" w:rsidTr="00FA0D68">
        <w:trPr>
          <w:trHeight w:val="315"/>
        </w:trPr>
        <w:tc>
          <w:tcPr>
            <w:tcW w:w="682" w:type="pct"/>
            <w:tcBorders>
              <w:top w:val="nil"/>
            </w:tcBorders>
            <w:tcMar>
              <w:top w:w="30" w:type="dxa"/>
              <w:left w:w="45" w:type="dxa"/>
              <w:bottom w:w="30" w:type="dxa"/>
              <w:right w:w="45" w:type="dxa"/>
            </w:tcMar>
            <w:vAlign w:val="bottom"/>
          </w:tcPr>
          <w:p w14:paraId="36010A5B" w14:textId="77777777" w:rsidR="00A0142D" w:rsidRPr="00FA0D68" w:rsidRDefault="000579DA">
            <w:pPr>
              <w:widowControl/>
              <w:jc w:val="center"/>
              <w:rPr>
                <w:rFonts w:ascii="Times New Roman" w:eastAsia="SimSun" w:hAnsi="Times New Roman" w:cs="Times New Roman"/>
                <w:kern w:val="0"/>
                <w:sz w:val="15"/>
                <w:szCs w:val="15"/>
              </w:rPr>
            </w:pPr>
            <w:r>
              <w:rPr>
                <w:rFonts w:ascii="Times New Roman" w:eastAsia="SimSun" w:hAnsi="Times New Roman" w:cs="Times New Roman"/>
                <w:kern w:val="0"/>
                <w:sz w:val="15"/>
                <w:szCs w:val="15"/>
              </w:rPr>
              <w:t>S3-High</w:t>
            </w:r>
          </w:p>
        </w:tc>
        <w:tc>
          <w:tcPr>
            <w:tcW w:w="667" w:type="pct"/>
            <w:tcBorders>
              <w:top w:val="nil"/>
            </w:tcBorders>
            <w:tcMar>
              <w:top w:w="30" w:type="dxa"/>
              <w:left w:w="45" w:type="dxa"/>
              <w:bottom w:w="30" w:type="dxa"/>
              <w:right w:w="45" w:type="dxa"/>
            </w:tcMar>
            <w:vAlign w:val="bottom"/>
          </w:tcPr>
          <w:p w14:paraId="60F70306" w14:textId="77777777" w:rsidR="00A0142D" w:rsidRPr="00FA0D68" w:rsidRDefault="000579DA">
            <w:pPr>
              <w:widowControl/>
              <w:jc w:val="center"/>
              <w:rPr>
                <w:rFonts w:ascii="Times New Roman" w:eastAsia="SimSun" w:hAnsi="Times New Roman" w:cs="Times New Roman"/>
                <w:kern w:val="0"/>
                <w:sz w:val="15"/>
                <w:szCs w:val="15"/>
              </w:rPr>
            </w:pPr>
            <w:del w:id="1255" w:author="Revision" w:date="2026-07-08T00:00:00Z">
              <w:r>
                <w:rPr>
                  <w:rFonts w:ascii="Times New Roman" w:eastAsia="SimSun" w:hAnsi="Times New Roman" w:cs="Times New Roman"/>
                  <w:kern w:val="0"/>
                  <w:sz w:val="15"/>
                  <w:szCs w:val="15"/>
                </w:rPr>
                <w:delText xml:space="preserve">74579</w:delText>
              </w:r>
            </w:del>
            <w:ins w:id="1256" w:author="Revision" w:date="2026-07-08T00:00:00Z">
              <w:r>
                <w:rPr>
                  <w:rFonts w:ascii="Times New Roman" w:eastAsia="SimSun" w:hAnsi="Times New Roman" w:cs="Times New Roman"/>
                  <w:kern w:val="0"/>
                  <w:sz w:val="15"/>
                  <w:szCs w:val="15"/>
                </w:rPr>
                <w:t xml:space="preserve">75160</w:t>
              </w:r>
            </w:ins>
          </w:p>
        </w:tc>
        <w:tc>
          <w:tcPr>
            <w:tcW w:w="773" w:type="pct"/>
            <w:tcBorders>
              <w:top w:val="nil"/>
            </w:tcBorders>
            <w:tcMar>
              <w:top w:w="30" w:type="dxa"/>
              <w:left w:w="45" w:type="dxa"/>
              <w:bottom w:w="30" w:type="dxa"/>
              <w:right w:w="45" w:type="dxa"/>
            </w:tcMar>
            <w:vAlign w:val="bottom"/>
          </w:tcPr>
          <w:p w14:paraId="7F3BDF55" w14:textId="77777777" w:rsidR="00A0142D" w:rsidRPr="00FA0D68" w:rsidRDefault="000579DA">
            <w:pPr>
              <w:widowControl/>
              <w:jc w:val="center"/>
              <w:rPr>
                <w:rFonts w:ascii="Times New Roman" w:eastAsia="SimSun" w:hAnsi="Times New Roman" w:cs="Times New Roman"/>
                <w:kern w:val="0"/>
                <w:sz w:val="15"/>
                <w:szCs w:val="15"/>
              </w:rPr>
            </w:pPr>
            <w:del w:id="1257" w:author="Revision" w:date="2026-07-08T00:00:00Z">
              <w:r>
                <w:rPr>
                  <w:rFonts w:ascii="Times New Roman" w:eastAsia="SimSun" w:hAnsi="Times New Roman" w:cs="Times New Roman"/>
                  <w:kern w:val="0"/>
                  <w:sz w:val="15"/>
                  <w:szCs w:val="15"/>
                </w:rPr>
                <w:delText xml:space="preserve">2.82</w:delText>
              </w:r>
            </w:del>
            <w:ins w:id="1258" w:author="Revision" w:date="2026-07-08T00:00:00Z">
              <w:r>
                <w:rPr>
                  <w:rFonts w:ascii="Times New Roman" w:eastAsia="SimSun" w:hAnsi="Times New Roman" w:cs="Times New Roman"/>
                  <w:kern w:val="0"/>
                  <w:sz w:val="15"/>
                  <w:szCs w:val="15"/>
                </w:rPr>
                <w:t xml:space="preserve">2.43</w:t>
              </w:r>
            </w:ins>
          </w:p>
        </w:tc>
        <w:tc>
          <w:tcPr>
            <w:tcW w:w="794" w:type="pct"/>
            <w:tcBorders>
              <w:top w:val="nil"/>
            </w:tcBorders>
            <w:tcMar>
              <w:top w:w="30" w:type="dxa"/>
              <w:left w:w="45" w:type="dxa"/>
              <w:bottom w:w="30" w:type="dxa"/>
              <w:right w:w="45" w:type="dxa"/>
            </w:tcMar>
            <w:vAlign w:val="bottom"/>
          </w:tcPr>
          <w:p w14:paraId="36F3BE22" w14:textId="77777777" w:rsidR="00A0142D" w:rsidRPr="00FA0D68" w:rsidRDefault="000579DA">
            <w:pPr>
              <w:widowControl/>
              <w:jc w:val="center"/>
              <w:rPr>
                <w:rFonts w:ascii="Times New Roman" w:eastAsia="SimSun" w:hAnsi="Times New Roman" w:cs="Times New Roman"/>
                <w:kern w:val="0"/>
                <w:sz w:val="15"/>
                <w:szCs w:val="15"/>
              </w:rPr>
            </w:pPr>
            <w:del w:id="1261" w:author="Revision" w:date="2026-07-08T00:00:00Z">
              <w:r>
                <w:rPr>
                  <w:rFonts w:ascii="Times New Roman" w:eastAsia="SimSun" w:hAnsi="Times New Roman" w:cs="Times New Roman"/>
                  <w:kern w:val="0"/>
                  <w:sz w:val="15"/>
                  <w:szCs w:val="15"/>
                </w:rPr>
                <w:delText xml:space="preserve">12110</w:delText>
              </w:r>
            </w:del>
            <w:ins w:id="1262" w:author="Revision" w:date="2026-07-08T00:00:00Z">
              <w:r>
                <w:rPr>
                  <w:rFonts w:ascii="Times New Roman" w:eastAsia="SimSun" w:hAnsi="Times New Roman" w:cs="Times New Roman"/>
                  <w:kern w:val="0"/>
                  <w:sz w:val="15"/>
                  <w:szCs w:val="15"/>
                </w:rPr>
                <w:t xml:space="preserve">10979</w:t>
              </w:r>
            </w:ins>
          </w:p>
        </w:tc>
        <w:tc>
          <w:tcPr>
            <w:tcW w:w="645" w:type="pct"/>
            <w:tcBorders>
              <w:top w:val="nil"/>
            </w:tcBorders>
            <w:tcMar>
              <w:top w:w="30" w:type="dxa"/>
              <w:left w:w="45" w:type="dxa"/>
              <w:bottom w:w="30" w:type="dxa"/>
              <w:right w:w="45" w:type="dxa"/>
            </w:tcMar>
            <w:vAlign w:val="bottom"/>
          </w:tcPr>
          <w:p w14:paraId="3FD1FABD" w14:textId="77777777" w:rsidR="00A0142D" w:rsidRPr="00FA0D68" w:rsidRDefault="000579DA">
            <w:pPr>
              <w:widowControl/>
              <w:jc w:val="center"/>
              <w:rPr>
                <w:rFonts w:ascii="Times New Roman" w:eastAsia="SimSun" w:hAnsi="Times New Roman" w:cs="Times New Roman"/>
                <w:kern w:val="0"/>
                <w:sz w:val="15"/>
                <w:szCs w:val="15"/>
              </w:rPr>
            </w:pPr>
            <w:del w:id="1263" w:author="Revision" w:date="2026-07-08T00:00:00Z">
              <w:r>
                <w:rPr>
                  <w:rFonts w:ascii="Times New Roman" w:eastAsia="SimSun" w:hAnsi="Times New Roman" w:cs="Times New Roman"/>
                  <w:kern w:val="0"/>
                  <w:sz w:val="15"/>
                  <w:szCs w:val="15"/>
                </w:rPr>
                <w:delText xml:space="preserve">86.03</w:delText>
              </w:r>
            </w:del>
            <w:ins w:id="1264" w:author="Revision" w:date="2026-07-08T00:00:00Z">
              <w:r>
                <w:rPr>
                  <w:rFonts w:ascii="Times New Roman" w:eastAsia="SimSun" w:hAnsi="Times New Roman" w:cs="Times New Roman"/>
                  <w:kern w:val="0"/>
                  <w:sz w:val="15"/>
                  <w:szCs w:val="15"/>
                </w:rPr>
                <w:t xml:space="preserve">87.25</w:t>
              </w:r>
            </w:ins>
          </w:p>
        </w:tc>
        <w:tc>
          <w:tcPr>
            <w:tcW w:w="666" w:type="pct"/>
            <w:tcBorders>
              <w:top w:val="nil"/>
            </w:tcBorders>
            <w:tcMar>
              <w:top w:w="30" w:type="dxa"/>
              <w:left w:w="45" w:type="dxa"/>
              <w:bottom w:w="30" w:type="dxa"/>
              <w:right w:w="45" w:type="dxa"/>
            </w:tcMar>
            <w:vAlign w:val="bottom"/>
          </w:tcPr>
          <w:p w14:paraId="758CFD13" w14:textId="77777777" w:rsidR="00A0142D" w:rsidRPr="00FA0D68" w:rsidRDefault="000579DA">
            <w:pPr>
              <w:widowControl/>
              <w:jc w:val="center"/>
              <w:rPr>
                <w:rFonts w:ascii="Times New Roman" w:eastAsia="SimSun" w:hAnsi="Times New Roman" w:cs="Times New Roman"/>
                <w:kern w:val="0"/>
                <w:sz w:val="15"/>
                <w:szCs w:val="15"/>
              </w:rPr>
            </w:pPr>
            <w:del w:id="1265" w:author="Revision" w:date="2026-07-08T00:00:00Z">
              <w:r>
                <w:rPr>
                  <w:rFonts w:ascii="Times New Roman" w:eastAsia="SimSun" w:hAnsi="Times New Roman" w:cs="Times New Roman"/>
                  <w:kern w:val="0"/>
                  <w:sz w:val="15"/>
                  <w:szCs w:val="15"/>
                </w:rPr>
                <w:delText xml:space="preserve">1.803</w:delText>
              </w:r>
            </w:del>
            <w:ins w:id="1266" w:author="Revision" w:date="2026-07-08T00:00:00Z">
              <w:r>
                <w:rPr>
                  <w:rFonts w:ascii="Times New Roman" w:eastAsia="SimSun" w:hAnsi="Times New Roman" w:cs="Times New Roman"/>
                  <w:kern w:val="0"/>
                  <w:sz w:val="15"/>
                  <w:szCs w:val="15"/>
                </w:rPr>
                <w:t xml:space="preserve">1.804</w:t>
              </w:r>
            </w:ins>
          </w:p>
        </w:tc>
        <w:tc>
          <w:tcPr>
            <w:tcW w:w="773" w:type="pct"/>
            <w:tcBorders>
              <w:top w:val="nil"/>
            </w:tcBorders>
            <w:tcMar>
              <w:top w:w="30" w:type="dxa"/>
              <w:left w:w="45" w:type="dxa"/>
              <w:bottom w:w="30" w:type="dxa"/>
              <w:right w:w="45" w:type="dxa"/>
            </w:tcMar>
            <w:vAlign w:val="bottom"/>
          </w:tcPr>
          <w:p w14:paraId="3CD5A8A1" w14:textId="77777777" w:rsidR="00A0142D" w:rsidRPr="00FA0D68" w:rsidRDefault="000579DA">
            <w:pPr>
              <w:widowControl/>
              <w:jc w:val="center"/>
              <w:rPr>
                <w:rFonts w:ascii="Times New Roman" w:eastAsia="SimSun" w:hAnsi="Times New Roman" w:cs="Times New Roman"/>
                <w:kern w:val="0"/>
                <w:sz w:val="15"/>
                <w:szCs w:val="15"/>
              </w:rPr>
            </w:pPr>
            <w:del w:id="1259" w:author="Revision" w:date="2026-07-08T00:00:00Z">
              <w:r>
                <w:rPr>
                  <w:rFonts w:ascii="Times New Roman" w:eastAsia="SimSun" w:hAnsi="Times New Roman" w:cs="Times New Roman"/>
                  <w:kern w:val="0"/>
                  <w:sz w:val="15"/>
                  <w:szCs w:val="15"/>
                </w:rPr>
                <w:delText xml:space="preserve">2.66</w:delText>
              </w:r>
            </w:del>
            <w:ins w:id="1260" w:author="Revision" w:date="2026-07-08T00:00:00Z">
              <w:r>
                <w:rPr>
                  <w:rFonts w:ascii="Times New Roman" w:eastAsia="SimSun" w:hAnsi="Times New Roman" w:cs="Times New Roman"/>
                  <w:kern w:val="0"/>
                  <w:sz w:val="15"/>
                  <w:szCs w:val="15"/>
                </w:rPr>
                <w:t xml:space="preserve">2.24</w:t>
              </w:r>
            </w:ins>
          </w:p>
        </w:tc>
      </w:tr>
      <w:tr w:rsidR="00A0142D" w:rsidRPr="00CE4DA8" w14:paraId="2AC4D833" w14:textId="77777777" w:rsidTr="00FA0D68">
        <w:trPr>
          <w:trHeight w:val="315"/>
        </w:trPr>
        <w:tc>
          <w:tcPr>
            <w:tcW w:w="682" w:type="pct"/>
            <w:tcMar>
              <w:top w:w="30" w:type="dxa"/>
              <w:left w:w="45" w:type="dxa"/>
              <w:bottom w:w="30" w:type="dxa"/>
              <w:right w:w="45" w:type="dxa"/>
            </w:tcMar>
            <w:vAlign w:val="bottom"/>
          </w:tcPr>
          <w:p w14:paraId="4D9B201E" w14:textId="77777777" w:rsidR="00A0142D" w:rsidRPr="00FA0D68" w:rsidRDefault="000579DA">
            <w:pPr>
              <w:widowControl/>
              <w:jc w:val="center"/>
              <w:rPr>
                <w:rFonts w:ascii="Times New Roman" w:eastAsia="SimSun" w:hAnsi="Times New Roman" w:cs="Times New Roman"/>
                <w:kern w:val="0"/>
                <w:sz w:val="15"/>
                <w:szCs w:val="15"/>
              </w:rPr>
            </w:pPr>
            <w:r>
              <w:rPr>
                <w:rFonts w:ascii="Times New Roman" w:eastAsia="SimSun" w:hAnsi="Times New Roman" w:cs="Times New Roman"/>
                <w:kern w:val="0"/>
                <w:sz w:val="15"/>
                <w:szCs w:val="15"/>
              </w:rPr>
              <w:t>S3-Low</w:t>
            </w:r>
          </w:p>
        </w:tc>
        <w:tc>
          <w:tcPr>
            <w:tcW w:w="667" w:type="pct"/>
            <w:tcMar>
              <w:top w:w="30" w:type="dxa"/>
              <w:left w:w="45" w:type="dxa"/>
              <w:bottom w:w="30" w:type="dxa"/>
              <w:right w:w="45" w:type="dxa"/>
            </w:tcMar>
            <w:vAlign w:val="bottom"/>
          </w:tcPr>
          <w:p w14:paraId="532C033A" w14:textId="77777777" w:rsidR="00A0142D" w:rsidRPr="00FA0D68" w:rsidRDefault="000579DA">
            <w:pPr>
              <w:widowControl/>
              <w:jc w:val="center"/>
              <w:rPr>
                <w:rFonts w:ascii="Times New Roman" w:eastAsia="SimSun" w:hAnsi="Times New Roman" w:cs="Times New Roman"/>
                <w:kern w:val="0"/>
                <w:sz w:val="15"/>
                <w:szCs w:val="15"/>
              </w:rPr>
            </w:pPr>
            <w:del w:id="1267" w:author="Revision" w:date="2026-07-08T00:00:00Z">
              <w:r>
                <w:rPr>
                  <w:rFonts w:ascii="Times New Roman" w:eastAsia="SimSun" w:hAnsi="Times New Roman" w:cs="Times New Roman"/>
                  <w:kern w:val="0"/>
                  <w:sz w:val="15"/>
                  <w:szCs w:val="15"/>
                </w:rPr>
                <w:delText xml:space="preserve">72968</w:delText>
              </w:r>
            </w:del>
            <w:ins w:id="1268" w:author="Revision" w:date="2026-07-08T00:00:00Z">
              <w:r>
                <w:rPr>
                  <w:rFonts w:ascii="Times New Roman" w:eastAsia="SimSun" w:hAnsi="Times New Roman" w:cs="Times New Roman"/>
                  <w:kern w:val="0"/>
                  <w:sz w:val="15"/>
                  <w:szCs w:val="15"/>
                </w:rPr>
                <w:t xml:space="preserve">73472</w:t>
              </w:r>
            </w:ins>
          </w:p>
        </w:tc>
        <w:tc>
          <w:tcPr>
            <w:tcW w:w="773" w:type="pct"/>
            <w:tcMar>
              <w:top w:w="30" w:type="dxa"/>
              <w:left w:w="45" w:type="dxa"/>
              <w:bottom w:w="30" w:type="dxa"/>
              <w:right w:w="45" w:type="dxa"/>
            </w:tcMar>
            <w:vAlign w:val="bottom"/>
          </w:tcPr>
          <w:p w14:paraId="5A84AA3A" w14:textId="77777777" w:rsidR="00A0142D" w:rsidRPr="00FA0D68" w:rsidRDefault="000579DA">
            <w:pPr>
              <w:widowControl/>
              <w:jc w:val="center"/>
              <w:rPr>
                <w:rFonts w:ascii="Times New Roman" w:eastAsia="SimSun" w:hAnsi="Times New Roman" w:cs="Times New Roman"/>
                <w:kern w:val="0"/>
                <w:sz w:val="15"/>
                <w:szCs w:val="15"/>
              </w:rPr>
            </w:pPr>
            <w:del w:id="1269" w:author="Revision" w:date="2026-07-08T00:00:00Z">
              <w:r>
                <w:rPr>
                  <w:rFonts w:ascii="Times New Roman" w:eastAsia="SimSun" w:hAnsi="Times New Roman" w:cs="Times New Roman"/>
                  <w:kern w:val="0"/>
                  <w:sz w:val="15"/>
                  <w:szCs w:val="15"/>
                </w:rPr>
                <w:delText xml:space="preserve">0.60</w:delText>
              </w:r>
            </w:del>
            <w:ins w:id="1270" w:author="Revision" w:date="2026-07-08T00:00:00Z">
              <w:r>
                <w:rPr>
                  <w:rFonts w:ascii="Times New Roman" w:eastAsia="SimSun" w:hAnsi="Times New Roman" w:cs="Times New Roman"/>
                  <w:kern w:val="0"/>
                  <w:sz w:val="15"/>
                  <w:szCs w:val="15"/>
                </w:rPr>
                <w:t xml:space="preserve">0.13</w:t>
              </w:r>
            </w:ins>
          </w:p>
        </w:tc>
        <w:tc>
          <w:tcPr>
            <w:tcW w:w="794" w:type="pct"/>
            <w:tcMar>
              <w:top w:w="30" w:type="dxa"/>
              <w:left w:w="45" w:type="dxa"/>
              <w:bottom w:w="30" w:type="dxa"/>
              <w:right w:w="45" w:type="dxa"/>
            </w:tcMar>
            <w:vAlign w:val="bottom"/>
          </w:tcPr>
          <w:p w14:paraId="2E834AF6" w14:textId="77777777" w:rsidR="00A0142D" w:rsidRPr="00FA0D68" w:rsidRDefault="000579DA">
            <w:pPr>
              <w:widowControl/>
              <w:jc w:val="center"/>
              <w:rPr>
                <w:rFonts w:ascii="Times New Roman" w:eastAsia="SimSun" w:hAnsi="Times New Roman" w:cs="Times New Roman"/>
                <w:kern w:val="0"/>
                <w:sz w:val="15"/>
                <w:szCs w:val="15"/>
              </w:rPr>
            </w:pPr>
            <w:del w:id="1273" w:author="Revision" w:date="2026-07-08T00:00:00Z">
              <w:r>
                <w:rPr>
                  <w:rFonts w:ascii="Times New Roman" w:eastAsia="SimSun" w:hAnsi="Times New Roman" w:cs="Times New Roman"/>
                  <w:kern w:val="0"/>
                  <w:sz w:val="15"/>
                  <w:szCs w:val="15"/>
                </w:rPr>
                <w:delText xml:space="preserve">13572</w:delText>
              </w:r>
            </w:del>
            <w:ins w:id="1274" w:author="Revision" w:date="2026-07-08T00:00:00Z">
              <w:r>
                <w:rPr>
                  <w:rFonts w:ascii="Times New Roman" w:eastAsia="SimSun" w:hAnsi="Times New Roman" w:cs="Times New Roman"/>
                  <w:kern w:val="0"/>
                  <w:sz w:val="15"/>
                  <w:szCs w:val="15"/>
                </w:rPr>
                <w:t xml:space="preserve">12509</w:t>
              </w:r>
            </w:ins>
          </w:p>
        </w:tc>
        <w:tc>
          <w:tcPr>
            <w:tcW w:w="645" w:type="pct"/>
            <w:tcMar>
              <w:top w:w="30" w:type="dxa"/>
              <w:left w:w="45" w:type="dxa"/>
              <w:bottom w:w="30" w:type="dxa"/>
              <w:right w:w="45" w:type="dxa"/>
            </w:tcMar>
            <w:vAlign w:val="bottom"/>
          </w:tcPr>
          <w:p w14:paraId="7DDF9BAD" w14:textId="77777777" w:rsidR="00A0142D" w:rsidRPr="00FA0D68" w:rsidRDefault="000579DA">
            <w:pPr>
              <w:widowControl/>
              <w:jc w:val="center"/>
              <w:rPr>
                <w:rFonts w:ascii="Times New Roman" w:eastAsia="SimSun" w:hAnsi="Times New Roman" w:cs="Times New Roman"/>
                <w:kern w:val="0"/>
                <w:sz w:val="15"/>
                <w:szCs w:val="15"/>
              </w:rPr>
            </w:pPr>
            <w:del w:id="1275" w:author="Revision" w:date="2026-07-08T00:00:00Z">
              <w:r>
                <w:rPr>
                  <w:rFonts w:ascii="Times New Roman" w:eastAsia="SimSun" w:hAnsi="Times New Roman" w:cs="Times New Roman"/>
                  <w:kern w:val="0"/>
                  <w:sz w:val="15"/>
                  <w:szCs w:val="15"/>
                </w:rPr>
                <w:delText xml:space="preserve">84.32</w:delText>
              </w:r>
            </w:del>
            <w:ins w:id="1276" w:author="Revision" w:date="2026-07-08T00:00:00Z">
              <w:r>
                <w:rPr>
                  <w:rFonts w:ascii="Times New Roman" w:eastAsia="SimSun" w:hAnsi="Times New Roman" w:cs="Times New Roman"/>
                  <w:kern w:val="0"/>
                  <w:sz w:val="15"/>
                  <w:szCs w:val="15"/>
                </w:rPr>
                <w:t xml:space="preserve">85.45</w:t>
              </w:r>
            </w:ins>
          </w:p>
        </w:tc>
        <w:tc>
          <w:tcPr>
            <w:tcW w:w="666" w:type="pct"/>
            <w:tcMar>
              <w:top w:w="30" w:type="dxa"/>
              <w:left w:w="45" w:type="dxa"/>
              <w:bottom w:w="30" w:type="dxa"/>
              <w:right w:w="45" w:type="dxa"/>
            </w:tcMar>
            <w:vAlign w:val="bottom"/>
          </w:tcPr>
          <w:p w14:paraId="066433A9" w14:textId="77777777" w:rsidR="00A0142D" w:rsidRPr="00FA0D68" w:rsidRDefault="000579DA">
            <w:pPr>
              <w:widowControl/>
              <w:jc w:val="center"/>
              <w:rPr>
                <w:rFonts w:ascii="Times New Roman" w:eastAsia="SimSun" w:hAnsi="Times New Roman" w:cs="Times New Roman"/>
                <w:kern w:val="0"/>
                <w:sz w:val="15"/>
                <w:szCs w:val="15"/>
              </w:rPr>
            </w:pPr>
            <w:del w:id="1277" w:author="Revision" w:date="2026-07-08T00:00:00Z">
              <w:r>
                <w:rPr>
                  <w:rFonts w:ascii="Times New Roman" w:eastAsia="SimSun" w:hAnsi="Times New Roman" w:cs="Times New Roman"/>
                  <w:kern w:val="0"/>
                  <w:sz w:val="15"/>
                  <w:szCs w:val="15"/>
                </w:rPr>
                <w:delText xml:space="preserve">1.8</w:delText>
              </w:r>
            </w:del>
            <w:ins w:id="1278" w:author="Revision" w:date="2026-07-08T00:00:00Z">
              <w:r>
                <w:rPr>
                  <w:rFonts w:ascii="Times New Roman" w:eastAsia="SimSun" w:hAnsi="Times New Roman" w:cs="Times New Roman"/>
                  <w:kern w:val="0"/>
                  <w:sz w:val="15"/>
                  <w:szCs w:val="15"/>
                </w:rPr>
                <w:t xml:space="preserve">1.801</w:t>
              </w:r>
            </w:ins>
          </w:p>
        </w:tc>
        <w:tc>
          <w:tcPr>
            <w:tcW w:w="773" w:type="pct"/>
            <w:tcMar>
              <w:top w:w="30" w:type="dxa"/>
              <w:left w:w="45" w:type="dxa"/>
              <w:bottom w:w="30" w:type="dxa"/>
              <w:right w:w="45" w:type="dxa"/>
            </w:tcMar>
            <w:vAlign w:val="bottom"/>
          </w:tcPr>
          <w:p w14:paraId="4D1E9EF4" w14:textId="77777777" w:rsidR="00A0142D" w:rsidRPr="00FA0D68" w:rsidRDefault="000579DA">
            <w:pPr>
              <w:widowControl/>
              <w:jc w:val="center"/>
              <w:rPr>
                <w:rFonts w:ascii="Times New Roman" w:eastAsia="SimSun" w:hAnsi="Times New Roman" w:cs="Times New Roman"/>
                <w:kern w:val="0"/>
                <w:sz w:val="15"/>
                <w:szCs w:val="15"/>
              </w:rPr>
            </w:pPr>
            <w:del w:id="1271" w:author="Revision" w:date="2026-07-08T00:00:00Z">
              <w:r>
                <w:rPr>
                  <w:rFonts w:ascii="Times New Roman" w:eastAsia="SimSun" w:hAnsi="Times New Roman" w:cs="Times New Roman"/>
                  <w:kern w:val="0"/>
                  <w:sz w:val="15"/>
                  <w:szCs w:val="15"/>
                </w:rPr>
                <w:delText xml:space="preserve">0.59</w:delText>
              </w:r>
            </w:del>
            <w:ins w:id="1272" w:author="Revision" w:date="2026-07-08T00:00:00Z">
              <w:r>
                <w:rPr>
                  <w:rFonts w:ascii="Times New Roman" w:eastAsia="SimSun" w:hAnsi="Times New Roman" w:cs="Times New Roman"/>
                  <w:kern w:val="0"/>
                  <w:sz w:val="15"/>
                  <w:szCs w:val="15"/>
                </w:rPr>
                <w:t xml:space="preserve">0.12</w:t>
              </w:r>
            </w:ins>
          </w:p>
        </w:tc>
      </w:tr>
    </w:tbl>
    <w:p w14:paraId="5CA6E309" w14:textId="77777777" w:rsidR="007A2646" w:rsidRDefault="000579DA">
      <w:pPr>
        <w:ind w:firstLineChars="200" w:firstLine="300"/>
        <w:rPr>
          <w:rFonts w:ascii="Times New Roman" w:eastAsia="SimSun" w:hAnsi="Times New Roman" w:cs="Times New Roman"/>
          <w:sz w:val="15"/>
        </w:rPr>
      </w:pPr>
      <w:r>
        <w:rPr>
          <w:rFonts w:ascii="Times New Roman" w:eastAsia="SimSun" w:hAnsi="Times New Roman" w:cs="Times New Roman" w:hint="eastAsia"/>
          <w:sz w:val="15"/>
        </w:rPr>
        <w:t>注：</w:t>
      </w:r>
      <w:proofErr w:type="gramStart"/>
      <w:r>
        <w:rPr>
          <w:rFonts w:ascii="Times New Roman" w:eastAsia="SimSun" w:hAnsi="Times New Roman" w:cs="Times New Roman" w:hint="eastAsia"/>
          <w:sz w:val="15"/>
        </w:rPr>
        <w:t>净贸易</w:t>
      </w:r>
      <w:proofErr w:type="gramEnd"/>
      <w:r>
        <w:rPr>
          <w:rFonts w:ascii="Times New Roman" w:eastAsia="SimSun" w:hAnsi="Times New Roman" w:cs="Times New Roman"/>
          <w:sz w:val="15"/>
        </w:rPr>
        <w:t>=</w:t>
      </w:r>
      <w:r>
        <w:rPr>
          <w:rFonts w:ascii="Times New Roman" w:eastAsia="SimSun" w:hAnsi="Times New Roman" w:cs="Times New Roman"/>
          <w:sz w:val="15"/>
        </w:rPr>
        <w:t>进口量</w:t>
      </w:r>
      <w:r>
        <w:rPr>
          <w:rFonts w:ascii="Times New Roman" w:eastAsia="SimSun" w:hAnsi="Times New Roman" w:cs="Times New Roman"/>
          <w:sz w:val="15"/>
        </w:rPr>
        <w:t>−</w:t>
      </w:r>
      <w:r>
        <w:rPr>
          <w:rFonts w:ascii="Times New Roman" w:eastAsia="SimSun" w:hAnsi="Times New Roman" w:cs="Times New Roman"/>
          <w:sz w:val="15"/>
        </w:rPr>
        <w:t>出口量，正值表示净进口。自给率</w:t>
      </w:r>
      <w:r>
        <w:rPr>
          <w:rFonts w:ascii="Times New Roman" w:eastAsia="SimSun" w:hAnsi="Times New Roman" w:cs="Times New Roman"/>
          <w:sz w:val="15"/>
        </w:rPr>
        <w:t>=</w:t>
      </w:r>
      <w:r>
        <w:rPr>
          <w:rFonts w:ascii="Times New Roman" w:eastAsia="SimSun" w:hAnsi="Times New Roman" w:cs="Times New Roman"/>
          <w:sz w:val="15"/>
        </w:rPr>
        <w:t>产量</w:t>
      </w:r>
      <w:r>
        <w:rPr>
          <w:rFonts w:ascii="Times New Roman" w:eastAsia="SimSun" w:hAnsi="Times New Roman" w:cs="Times New Roman"/>
          <w:sz w:val="15"/>
        </w:rPr>
        <w:t>÷</w:t>
      </w:r>
      <w:r>
        <w:rPr>
          <w:rFonts w:ascii="Times New Roman" w:eastAsia="SimSun" w:hAnsi="Times New Roman" w:cs="Times New Roman"/>
          <w:sz w:val="15"/>
        </w:rPr>
        <w:t>（产量</w:t>
      </w:r>
      <w:r>
        <w:rPr>
          <w:rFonts w:ascii="Times New Roman" w:eastAsia="SimSun" w:hAnsi="Times New Roman" w:cs="Times New Roman"/>
          <w:sz w:val="15"/>
        </w:rPr>
        <w:t>+</w:t>
      </w:r>
      <w:r>
        <w:rPr>
          <w:rFonts w:ascii="Times New Roman" w:eastAsia="SimSun" w:hAnsi="Times New Roman" w:cs="Times New Roman"/>
          <w:sz w:val="15"/>
        </w:rPr>
        <w:t>净贸易）</w:t>
      </w:r>
      <w:r>
        <w:rPr>
          <w:rFonts w:ascii="Times New Roman" w:eastAsia="SimSun" w:hAnsi="Times New Roman" w:cs="Times New Roman"/>
          <w:sz w:val="15"/>
        </w:rPr>
        <w:t>×100%</w:t>
      </w:r>
      <w:r>
        <w:rPr>
          <w:rFonts w:ascii="Times New Roman" w:eastAsia="SimSun" w:hAnsi="Times New Roman" w:cs="Times New Roman" w:hint="eastAsia"/>
          <w:sz w:val="15"/>
        </w:rPr>
        <w:t>。</w:t>
      </w:r>
    </w:p>
    <w:p w14:paraId="0960A731" w14:textId="77777777" w:rsidR="00A0142D" w:rsidRPr="007A2646" w:rsidRDefault="000579DA" w:rsidP="00FA0D68">
      <w:pPr>
        <w:ind w:firstLineChars="200" w:firstLine="300"/>
        <w:rPr>
          <w:rFonts w:ascii="Times New Roman" w:eastAsia="SimSun" w:hAnsi="Times New Roman" w:cs="Times New Roman"/>
        </w:rPr>
      </w:pPr>
      <w:r>
        <w:rPr>
          <w:rFonts w:ascii="Times New Roman" w:eastAsia="SimSun" w:hAnsi="Times New Roman" w:cs="Times New Roman" w:hint="eastAsia"/>
          <w:sz w:val="15"/>
        </w:rPr>
        <w:t>资料来源：</w:t>
      </w:r>
      <w:r>
        <w:rPr>
          <w:rFonts w:ascii="Times New Roman" w:eastAsia="SimSun" w:hAnsi="Times New Roman" w:cs="Times New Roman"/>
          <w:sz w:val="15"/>
        </w:rPr>
        <w:t>CASM</w:t>
      </w:r>
      <w:r>
        <w:rPr>
          <w:rFonts w:ascii="Times New Roman" w:eastAsia="SimSun" w:hAnsi="Times New Roman" w:cs="Times New Roman" w:hint="eastAsia"/>
          <w:sz w:val="15"/>
        </w:rPr>
        <w:t>模型模拟。</w:t>
      </w:r>
    </w:p>
    <w:p w14:paraId="5BFAAAE3" w14:textId="77777777" w:rsidR="00A0142D" w:rsidRPr="00A96E18" w:rsidRDefault="005C296B" w:rsidP="00A96E18">
      <w:pPr>
        <w:ind w:firstLineChars="200" w:firstLine="440"/>
        <w:outlineLvl w:val="1"/>
        <w:rPr>
          <w:rFonts w:ascii="SimHei" w:eastAsia="SimHei" w:hAnsi="SimHei" w:cs="Times New Roman"/>
          <w:bCs/>
        </w:rPr>
      </w:pPr>
      <w:r>
        <w:rPr>
          <w:rFonts w:ascii="SimHei" w:eastAsia="SimHei" w:hAnsi="SimHei" w:cs="Times New Roman" w:hint="eastAsia"/>
          <w:bCs/>
        </w:rPr>
        <w:t>（三）谷物和口粮安全模拟结果</w:t>
      </w:r>
    </w:p>
    <w:p w14:paraId="3A7AA71F" w14:textId="49A44FC1" w:rsidR="00E315BE" w:rsidRDefault="00AB6B2A">
      <w:pPr>
        <w:ind w:firstLineChars="200" w:firstLine="440"/>
        <w:rPr>
          <w:rFonts w:ascii="Times New Roman" w:eastAsia="SimSun" w:hAnsi="Times New Roman" w:cs="Times New Roman"/>
        </w:rPr>
      </w:pPr>
      <w:del w:id="298" w:author="黄圣男" w:date="2026-07-01T09:19:00Z" w16du:dateUtc="2026-07-01T01:19:00Z">
        <w:r w:rsidDel="002014FB">
          <w:rPr>
            <w:rFonts w:ascii="Times New Roman" w:eastAsia="SimSun" w:hAnsi="Times New Roman" w:cs="Times New Roman"/>
          </w:rPr>
          <w:delText>由净进口转为净出口</w:delText>
        </w:r>
        <w:r w:rsidDel="002014FB">
          <w:rPr>
            <w:rFonts w:ascii="Times New Roman" w:eastAsia="SimSun" w:hAnsi="Times New Roman" w:cs="Times New Roman" w:hint="eastAsia"/>
          </w:rPr>
          <w:delText>；全部情景推动口粮</w:delText>
        </w:r>
      </w:del>
      <w:del w:id="1399" w:author="Revision" w:date="2026-07-08T00:00:00Z">
        <w:r>
          <w:rPr>
            <w:rFonts w:ascii="Times New Roman" w:eastAsia="SimSun" w:hAnsi="Times New Roman" w:cs="Times New Roman" w:hint="eastAsia"/>
          </w:rPr>
          <w:delText xml:space="preserve">分品类看，农业机械化对三大谷物和口粮安全的提升作用更为明显。基准情景下，三大谷物自给率为98.79%，口粮自给率为99.08%，已经处于较高安全水平。机械化冲击的主要作用在于进一步提高供给能力、降低进口依赖并扩大安全余裕。除S3-Low情景外，其余情景均推动三大谷物自给率超过100%。</w:delText>
        </w:r>
      </w:del>
      <w:ins w:id="1400" w:author="Revision" w:date="2026-07-08T00:00:00Z">
        <w:r>
          <w:rPr>
            <w:rFonts w:ascii="Times New Roman" w:eastAsia="SimSun" w:hAnsi="Times New Roman" w:cs="Times New Roman" w:hint="eastAsia"/>
          </w:rPr>
          <w:t xml:space="preserve">分品类看，农业机械化对三大谷物和口粮安全的提升作用更为明显。基准情景下，三大谷物自给率为98.79%，口粮自给率为99.08%，已经处于较高安全水平。机械化冲击的主要作用在于进一步提高供给能力、降低进口依赖并扩大安全余裕。除S1-Low、S3-Medium和S3-Low情景外，其余情景均推动三大谷物自给率超过100%。</w:t>
        </w:r>
      </w:ins>
    </w:p>
    <w:p w14:paraId="0E6A363E" w14:textId="77777777" w:rsidR="007C18E2" w:rsidRDefault="00011331">
      <w:pPr>
        <w:ind w:firstLineChars="200" w:firstLine="440"/>
        <w:rPr>
          <w:rFonts w:ascii="Times New Roman" w:eastAsia="SimSun" w:hAnsi="Times New Roman" w:cs="Times New Roman"/>
        </w:rPr>
      </w:pPr>
      <w:del w:id="1401" w:author="Revision" w:date="2026-07-08T00:00:00Z">
        <w:r>
          <w:rPr>
            <w:rFonts w:ascii="Times New Roman" w:eastAsia="SimSun" w:hAnsi="Times New Roman" w:cs="Times New Roman" w:hint="eastAsia"/>
          </w:rPr>
          <w:delText xml:space="preserve">从路径比较看，农机社会化服务路径仍表现出最强的安全增益。在S2-High情景下，谷物自给率提升至102.85%，口粮自给率提升至103.09%，均为全部情景中的最高水平。相较之下，S3-Low情景虽然也能维持口粮基本安全，但谷物安全余裕明显较弱，说明综合机械化水平推进速度放缓会降低粮食生产能力提升空间。</w:delText>
        </w:r>
      </w:del>
      <w:ins w:id="1402" w:author="Revision" w:date="2026-07-08T00:00:00Z">
        <w:r>
          <w:rPr>
            <w:rFonts w:ascii="Times New Roman" w:eastAsia="SimSun" w:hAnsi="Times New Roman" w:cs="Times New Roman" w:hint="eastAsia"/>
          </w:rPr>
          <w:t xml:space="preserve">从路径比较看，农机社会化服务路径仍表现出最强的安全增益。在S2-High情景下，谷物自给率提升至101.97%，口粮自给率提升至102.11%，均为全部情景中的最高水平。相较之下，S3-Low情景虽然也能维持口粮基本安全，但谷物安全余裕明显较弱，说明综合机械化水平推进速度放缓会降低粮食生产能力提升空间。</w:t>
        </w:r>
      </w:ins>
    </w:p>
    <w:p w14:paraId="1BAFA42B" w14:textId="77777777" w:rsidR="00A0142D" w:rsidRPr="00F41903" w:rsidRDefault="000579DA">
      <w:pPr>
        <w:ind w:firstLineChars="200" w:firstLine="360"/>
        <w:jc w:val="center"/>
        <w:rPr>
          <w:rFonts w:ascii="Times New Roman" w:eastAsia="SimHei" w:hAnsi="Times New Roman" w:cs="Times New Roman"/>
          <w:sz w:val="18"/>
          <w:szCs w:val="18"/>
        </w:rPr>
      </w:pPr>
      <w:r>
        <w:rPr>
          <w:rFonts w:ascii="Times New Roman" w:eastAsia="SimHei" w:hAnsi="Times New Roman" w:cs="Times New Roman" w:hint="eastAsia"/>
          <w:sz w:val="18"/>
          <w:szCs w:val="18"/>
        </w:rPr>
        <w:t>表</w:t>
      </w:r>
      <w:r>
        <w:rPr>
          <w:rFonts w:ascii="Times New Roman" w:eastAsia="SimHei" w:hAnsi="Times New Roman" w:cs="Times New Roman"/>
          <w:sz w:val="18"/>
          <w:szCs w:val="18"/>
        </w:rPr>
        <w:t xml:space="preserve">9  </w:t>
      </w:r>
      <w:r>
        <w:rPr>
          <w:rFonts w:ascii="Times New Roman" w:eastAsia="SimHei" w:hAnsi="Times New Roman" w:cs="Times New Roman" w:hint="eastAsia"/>
          <w:sz w:val="18"/>
          <w:szCs w:val="18"/>
        </w:rPr>
        <w:t>“十五五”时期农业机械化发展对谷物和口粮安全的模拟结果</w:t>
      </w:r>
    </w:p>
    <w:tbl>
      <w:tblPr>
        <w:tblW w:w="4948" w:type="pct"/>
        <w:tblBorders>
          <w:top w:val="single" w:sz="4" w:space="0" w:color="auto"/>
          <w:bottom w:val="single" w:sz="4" w:space="0" w:color="auto"/>
        </w:tblBorders>
        <w:tblCellMar>
          <w:left w:w="0" w:type="dxa"/>
          <w:right w:w="0" w:type="dxa"/>
        </w:tblCellMar>
        <w:tblLook w:val="04A0" w:firstRow="1" w:lastRow="0" w:firstColumn="1" w:lastColumn="0" w:noHBand="0" w:noVBand="1"/>
      </w:tblPr>
      <w:tblGrid>
        <w:gridCol w:w="941"/>
        <w:gridCol w:w="1175"/>
        <w:gridCol w:w="1157"/>
        <w:gridCol w:w="1338"/>
        <w:gridCol w:w="1179"/>
        <w:gridCol w:w="1161"/>
        <w:gridCol w:w="1269"/>
      </w:tblGrid>
      <w:tr w:rsidR="00A0142D" w:rsidRPr="00657CB1" w14:paraId="34F25DEB" w14:textId="77777777" w:rsidTr="00FA0D68">
        <w:trPr>
          <w:trHeight w:val="315"/>
        </w:trPr>
        <w:tc>
          <w:tcPr>
            <w:tcW w:w="572" w:type="pct"/>
            <w:vMerge w:val="restart"/>
            <w:tcMar>
              <w:top w:w="30" w:type="dxa"/>
              <w:left w:w="45" w:type="dxa"/>
              <w:bottom w:w="30" w:type="dxa"/>
              <w:right w:w="45" w:type="dxa"/>
            </w:tcMar>
            <w:vAlign w:val="center"/>
          </w:tcPr>
          <w:p w14:paraId="3C39CF93" w14:textId="77777777" w:rsidR="00A0142D" w:rsidRPr="00FA0D68" w:rsidRDefault="000579DA">
            <w:pPr>
              <w:widowControl/>
              <w:jc w:val="center"/>
              <w:rPr>
                <w:rFonts w:ascii="Times New Roman" w:eastAsia="SimSun" w:hAnsi="Times New Roman" w:cs="Times New Roman"/>
                <w:b/>
                <w:bCs/>
                <w:kern w:val="0"/>
                <w:sz w:val="15"/>
                <w:szCs w:val="15"/>
              </w:rPr>
            </w:pPr>
            <w:r>
              <w:rPr>
                <w:rFonts w:ascii="Times New Roman" w:eastAsia="SimSun" w:hAnsi="Times New Roman" w:cs="Times New Roman" w:hint="eastAsia"/>
                <w:b/>
                <w:bCs/>
                <w:kern w:val="0"/>
                <w:sz w:val="15"/>
                <w:szCs w:val="15"/>
              </w:rPr>
              <w:t>情景</w:t>
            </w:r>
          </w:p>
        </w:tc>
        <w:tc>
          <w:tcPr>
            <w:tcW w:w="2233" w:type="pct"/>
            <w:gridSpan w:val="3"/>
            <w:tcBorders>
              <w:top w:val="single" w:sz="4" w:space="0" w:color="auto"/>
              <w:bottom w:val="single" w:sz="4" w:space="0" w:color="auto"/>
            </w:tcBorders>
            <w:tcMar>
              <w:top w:w="30" w:type="dxa"/>
              <w:left w:w="45" w:type="dxa"/>
              <w:bottom w:w="30" w:type="dxa"/>
              <w:right w:w="45" w:type="dxa"/>
            </w:tcMar>
            <w:vAlign w:val="bottom"/>
          </w:tcPr>
          <w:p w14:paraId="10DD1EF6" w14:textId="77777777" w:rsidR="00A0142D" w:rsidRPr="00FA0D68" w:rsidRDefault="000579DA">
            <w:pPr>
              <w:widowControl/>
              <w:jc w:val="center"/>
              <w:rPr>
                <w:rFonts w:ascii="Times New Roman" w:eastAsia="SimSun" w:hAnsi="Times New Roman" w:cs="Times New Roman"/>
                <w:b/>
                <w:bCs/>
                <w:kern w:val="0"/>
                <w:sz w:val="15"/>
                <w:szCs w:val="15"/>
              </w:rPr>
            </w:pPr>
            <w:r>
              <w:rPr>
                <w:rFonts w:ascii="Times New Roman" w:eastAsia="SimSun" w:hAnsi="Times New Roman" w:cs="Times New Roman" w:hint="eastAsia"/>
                <w:b/>
                <w:bCs/>
                <w:kern w:val="0"/>
                <w:sz w:val="15"/>
                <w:szCs w:val="15"/>
              </w:rPr>
              <w:t>谷物</w:t>
            </w:r>
          </w:p>
        </w:tc>
        <w:tc>
          <w:tcPr>
            <w:tcW w:w="2195" w:type="pct"/>
            <w:gridSpan w:val="3"/>
            <w:tcBorders>
              <w:top w:val="single" w:sz="4" w:space="0" w:color="auto"/>
              <w:bottom w:val="single" w:sz="4" w:space="0" w:color="auto"/>
            </w:tcBorders>
            <w:tcMar>
              <w:top w:w="30" w:type="dxa"/>
              <w:left w:w="45" w:type="dxa"/>
              <w:bottom w:w="30" w:type="dxa"/>
              <w:right w:w="45" w:type="dxa"/>
            </w:tcMar>
            <w:vAlign w:val="bottom"/>
          </w:tcPr>
          <w:p w14:paraId="0DF96DB4" w14:textId="77777777" w:rsidR="00A0142D" w:rsidRPr="00FA0D68" w:rsidRDefault="000579DA">
            <w:pPr>
              <w:widowControl/>
              <w:jc w:val="center"/>
              <w:rPr>
                <w:rFonts w:ascii="Times New Roman" w:eastAsia="SimSun" w:hAnsi="Times New Roman" w:cs="Times New Roman"/>
                <w:b/>
                <w:bCs/>
                <w:kern w:val="0"/>
                <w:sz w:val="15"/>
                <w:szCs w:val="15"/>
              </w:rPr>
            </w:pPr>
            <w:r>
              <w:rPr>
                <w:rFonts w:ascii="Times New Roman" w:eastAsia="SimSun" w:hAnsi="Times New Roman" w:cs="Times New Roman" w:hint="eastAsia"/>
                <w:b/>
                <w:bCs/>
                <w:kern w:val="0"/>
                <w:sz w:val="15"/>
                <w:szCs w:val="15"/>
              </w:rPr>
              <w:t>口粮</w:t>
            </w:r>
          </w:p>
        </w:tc>
      </w:tr>
      <w:tr w:rsidR="00657CB1" w:rsidRPr="00657CB1" w14:paraId="528D3843" w14:textId="77777777" w:rsidTr="00FA0D68">
        <w:trPr>
          <w:trHeight w:val="315"/>
        </w:trPr>
        <w:tc>
          <w:tcPr>
            <w:tcW w:w="572" w:type="pct"/>
            <w:vMerge/>
            <w:tcBorders>
              <w:bottom w:val="single" w:sz="4" w:space="0" w:color="auto"/>
            </w:tcBorders>
            <w:tcMar>
              <w:top w:w="30" w:type="dxa"/>
              <w:left w:w="45" w:type="dxa"/>
              <w:bottom w:w="30" w:type="dxa"/>
              <w:right w:w="45" w:type="dxa"/>
            </w:tcMar>
            <w:vAlign w:val="bottom"/>
          </w:tcPr>
          <w:p w14:paraId="5109DDCE" w14:textId="77777777" w:rsidR="00657CB1" w:rsidRPr="00FA0D68" w:rsidRDefault="00657CB1" w:rsidP="00657CB1">
            <w:pPr>
              <w:widowControl/>
              <w:rPr>
                <w:rFonts w:ascii="Times New Roman" w:eastAsia="SimSun" w:hAnsi="Times New Roman" w:cs="Times New Roman"/>
                <w:b/>
                <w:bCs/>
                <w:kern w:val="0"/>
                <w:sz w:val="15"/>
                <w:szCs w:val="15"/>
              </w:rPr>
            </w:pPr>
          </w:p>
        </w:tc>
        <w:tc>
          <w:tcPr>
            <w:tcW w:w="715" w:type="pct"/>
            <w:tcBorders>
              <w:top w:val="single" w:sz="4" w:space="0" w:color="auto"/>
              <w:bottom w:val="single" w:sz="4" w:space="0" w:color="auto"/>
            </w:tcBorders>
            <w:tcMar>
              <w:top w:w="30" w:type="dxa"/>
              <w:left w:w="45" w:type="dxa"/>
              <w:bottom w:w="30" w:type="dxa"/>
              <w:right w:w="45" w:type="dxa"/>
            </w:tcMar>
          </w:tcPr>
          <w:p w14:paraId="028F1516" w14:textId="77777777" w:rsidR="00657CB1" w:rsidRPr="00FA0D68" w:rsidRDefault="00657CB1" w:rsidP="00657CB1">
            <w:pPr>
              <w:widowControl/>
              <w:jc w:val="center"/>
              <w:rPr>
                <w:rFonts w:ascii="Times New Roman" w:eastAsia="SimSun" w:hAnsi="Times New Roman" w:cs="Times New Roman"/>
                <w:b/>
                <w:bCs/>
                <w:kern w:val="0"/>
                <w:sz w:val="15"/>
                <w:szCs w:val="15"/>
              </w:rPr>
            </w:pPr>
            <w:r>
              <w:rPr>
                <w:rFonts w:ascii="Times New Roman" w:eastAsia="SimSun" w:hAnsi="Times New Roman" w:cs="Times New Roman" w:hint="eastAsia"/>
                <w:b/>
                <w:bCs/>
                <w:kern w:val="0"/>
                <w:sz w:val="15"/>
                <w:szCs w:val="15"/>
              </w:rPr>
              <w:t>产量（万吨）</w:t>
            </w:r>
          </w:p>
        </w:tc>
        <w:tc>
          <w:tcPr>
            <w:tcW w:w="704" w:type="pct"/>
            <w:tcBorders>
              <w:top w:val="single" w:sz="4" w:space="0" w:color="auto"/>
              <w:bottom w:val="single" w:sz="4" w:space="0" w:color="auto"/>
            </w:tcBorders>
            <w:tcMar>
              <w:top w:w="30" w:type="dxa"/>
              <w:left w:w="45" w:type="dxa"/>
              <w:bottom w:w="30" w:type="dxa"/>
              <w:right w:w="45" w:type="dxa"/>
            </w:tcMar>
          </w:tcPr>
          <w:p w14:paraId="46289A06" w14:textId="77777777" w:rsidR="00657CB1" w:rsidRPr="00FA0D68" w:rsidRDefault="00657CB1" w:rsidP="00657CB1">
            <w:pPr>
              <w:widowControl/>
              <w:jc w:val="center"/>
              <w:rPr>
                <w:rFonts w:ascii="Times New Roman" w:eastAsia="SimSun" w:hAnsi="Times New Roman" w:cs="Times New Roman"/>
                <w:b/>
                <w:bCs/>
                <w:kern w:val="0"/>
                <w:sz w:val="15"/>
                <w:szCs w:val="15"/>
              </w:rPr>
            </w:pPr>
            <w:r>
              <w:rPr>
                <w:rFonts w:ascii="Times New Roman" w:eastAsia="SimSun" w:hAnsi="Times New Roman" w:cs="Times New Roman"/>
                <w:b/>
                <w:bCs/>
                <w:kern w:val="0"/>
                <w:sz w:val="15"/>
                <w:szCs w:val="15"/>
              </w:rPr>
              <w:t>自给率（</w:t>
            </w:r>
            <w:r>
              <w:rPr>
                <w:rFonts w:ascii="Times New Roman" w:eastAsia="SimSun" w:hAnsi="Times New Roman" w:cs="Times New Roman"/>
                <w:b/>
                <w:bCs/>
                <w:kern w:val="0"/>
                <w:sz w:val="15"/>
                <w:szCs w:val="15"/>
              </w:rPr>
              <w:t>%</w:t>
            </w:r>
            <w:r>
              <w:rPr>
                <w:rFonts w:ascii="Times New Roman" w:eastAsia="SimSun" w:hAnsi="Times New Roman" w:cs="Times New Roman"/>
                <w:b/>
                <w:bCs/>
                <w:kern w:val="0"/>
                <w:sz w:val="15"/>
                <w:szCs w:val="15"/>
              </w:rPr>
              <w:t>）</w:t>
            </w:r>
          </w:p>
        </w:tc>
        <w:tc>
          <w:tcPr>
            <w:tcW w:w="814" w:type="pct"/>
            <w:tcBorders>
              <w:top w:val="single" w:sz="4" w:space="0" w:color="auto"/>
              <w:bottom w:val="single" w:sz="4" w:space="0" w:color="auto"/>
            </w:tcBorders>
            <w:tcMar>
              <w:top w:w="30" w:type="dxa"/>
              <w:left w:w="45" w:type="dxa"/>
              <w:bottom w:w="30" w:type="dxa"/>
              <w:right w:w="45" w:type="dxa"/>
            </w:tcMar>
          </w:tcPr>
          <w:p w14:paraId="1EA9B864" w14:textId="77777777" w:rsidR="00657CB1" w:rsidRPr="00FA0D68" w:rsidRDefault="00657CB1" w:rsidP="00657CB1">
            <w:pPr>
              <w:widowControl/>
              <w:jc w:val="center"/>
              <w:rPr>
                <w:rFonts w:ascii="Times New Roman" w:eastAsia="SimSun" w:hAnsi="Times New Roman" w:cs="Times New Roman"/>
                <w:b/>
                <w:bCs/>
                <w:kern w:val="0"/>
                <w:sz w:val="15"/>
                <w:szCs w:val="15"/>
              </w:rPr>
            </w:pPr>
            <w:r>
              <w:rPr>
                <w:rFonts w:ascii="Times New Roman" w:eastAsia="SimSun" w:hAnsi="Times New Roman" w:cs="Times New Roman"/>
                <w:b/>
                <w:bCs/>
                <w:kern w:val="0"/>
                <w:sz w:val="15"/>
                <w:szCs w:val="15"/>
              </w:rPr>
              <w:t>净贸易（万吨）</w:t>
            </w:r>
          </w:p>
        </w:tc>
        <w:tc>
          <w:tcPr>
            <w:tcW w:w="717" w:type="pct"/>
            <w:tcBorders>
              <w:top w:val="single" w:sz="4" w:space="0" w:color="auto"/>
              <w:bottom w:val="single" w:sz="4" w:space="0" w:color="auto"/>
            </w:tcBorders>
            <w:tcMar>
              <w:top w:w="30" w:type="dxa"/>
              <w:left w:w="45" w:type="dxa"/>
              <w:bottom w:w="30" w:type="dxa"/>
              <w:right w:w="45" w:type="dxa"/>
            </w:tcMar>
          </w:tcPr>
          <w:p w14:paraId="7013A77F" w14:textId="77777777" w:rsidR="00657CB1" w:rsidRPr="00FA0D68" w:rsidRDefault="00657CB1" w:rsidP="00657CB1">
            <w:pPr>
              <w:widowControl/>
              <w:jc w:val="center"/>
              <w:rPr>
                <w:rFonts w:ascii="Times New Roman" w:eastAsia="SimSun" w:hAnsi="Times New Roman" w:cs="Times New Roman"/>
                <w:b/>
                <w:bCs/>
                <w:kern w:val="0"/>
                <w:sz w:val="15"/>
                <w:szCs w:val="15"/>
              </w:rPr>
            </w:pPr>
            <w:r>
              <w:rPr>
                <w:rFonts w:ascii="Times New Roman" w:eastAsia="SimSun" w:hAnsi="Times New Roman" w:cs="Times New Roman"/>
                <w:b/>
                <w:bCs/>
                <w:kern w:val="0"/>
                <w:sz w:val="15"/>
                <w:szCs w:val="15"/>
              </w:rPr>
              <w:t>产量（万吨）</w:t>
            </w:r>
          </w:p>
        </w:tc>
        <w:tc>
          <w:tcPr>
            <w:tcW w:w="706" w:type="pct"/>
            <w:tcBorders>
              <w:top w:val="single" w:sz="4" w:space="0" w:color="auto"/>
              <w:bottom w:val="single" w:sz="4" w:space="0" w:color="auto"/>
            </w:tcBorders>
            <w:tcMar>
              <w:top w:w="30" w:type="dxa"/>
              <w:left w:w="45" w:type="dxa"/>
              <w:bottom w:w="30" w:type="dxa"/>
              <w:right w:w="45" w:type="dxa"/>
            </w:tcMar>
          </w:tcPr>
          <w:p w14:paraId="3D0DA4CE" w14:textId="77777777" w:rsidR="00657CB1" w:rsidRPr="00FA0D68" w:rsidRDefault="00657CB1" w:rsidP="00657CB1">
            <w:pPr>
              <w:widowControl/>
              <w:jc w:val="center"/>
              <w:rPr>
                <w:rFonts w:ascii="Times New Roman" w:eastAsia="SimSun" w:hAnsi="Times New Roman" w:cs="Times New Roman"/>
                <w:b/>
                <w:bCs/>
                <w:kern w:val="0"/>
                <w:sz w:val="15"/>
                <w:szCs w:val="15"/>
              </w:rPr>
            </w:pPr>
            <w:r>
              <w:rPr>
                <w:rFonts w:ascii="Times New Roman" w:eastAsia="SimSun" w:hAnsi="Times New Roman" w:cs="Times New Roman"/>
                <w:b/>
                <w:bCs/>
                <w:kern w:val="0"/>
                <w:sz w:val="15"/>
                <w:szCs w:val="15"/>
              </w:rPr>
              <w:t>自给率（</w:t>
            </w:r>
            <w:r>
              <w:rPr>
                <w:rFonts w:ascii="Times New Roman" w:eastAsia="SimSun" w:hAnsi="Times New Roman" w:cs="Times New Roman"/>
                <w:b/>
                <w:bCs/>
                <w:kern w:val="0"/>
                <w:sz w:val="15"/>
                <w:szCs w:val="15"/>
              </w:rPr>
              <w:t>%</w:t>
            </w:r>
            <w:r>
              <w:rPr>
                <w:rFonts w:ascii="Times New Roman" w:eastAsia="SimSun" w:hAnsi="Times New Roman" w:cs="Times New Roman"/>
                <w:b/>
                <w:bCs/>
                <w:kern w:val="0"/>
                <w:sz w:val="15"/>
                <w:szCs w:val="15"/>
              </w:rPr>
              <w:t>）</w:t>
            </w:r>
          </w:p>
        </w:tc>
        <w:tc>
          <w:tcPr>
            <w:tcW w:w="771" w:type="pct"/>
            <w:tcBorders>
              <w:top w:val="single" w:sz="4" w:space="0" w:color="auto"/>
              <w:bottom w:val="single" w:sz="4" w:space="0" w:color="auto"/>
            </w:tcBorders>
            <w:tcMar>
              <w:top w:w="30" w:type="dxa"/>
              <w:bottom w:w="30" w:type="dxa"/>
            </w:tcMar>
          </w:tcPr>
          <w:p w14:paraId="4F783B71" w14:textId="77777777" w:rsidR="00657CB1" w:rsidRPr="00FA0D68" w:rsidRDefault="00657CB1" w:rsidP="00657CB1">
            <w:pPr>
              <w:widowControl/>
              <w:jc w:val="center"/>
              <w:rPr>
                <w:rFonts w:ascii="Times New Roman" w:eastAsia="SimSun" w:hAnsi="Times New Roman" w:cs="Times New Roman"/>
                <w:b/>
                <w:bCs/>
                <w:kern w:val="0"/>
                <w:sz w:val="15"/>
                <w:szCs w:val="15"/>
              </w:rPr>
            </w:pPr>
            <w:r>
              <w:rPr>
                <w:rFonts w:ascii="Times New Roman" w:eastAsia="SimSun" w:hAnsi="Times New Roman" w:cs="Times New Roman"/>
                <w:b/>
                <w:bCs/>
                <w:kern w:val="0"/>
                <w:sz w:val="15"/>
                <w:szCs w:val="15"/>
              </w:rPr>
              <w:t>净贸易（万吨）</w:t>
            </w:r>
          </w:p>
        </w:tc>
      </w:tr>
      <w:tr w:rsidR="00A0142D" w:rsidRPr="00657CB1" w14:paraId="0417C7CF" w14:textId="77777777" w:rsidTr="00FA0D68">
        <w:trPr>
          <w:trHeight w:val="315"/>
        </w:trPr>
        <w:tc>
          <w:tcPr>
            <w:tcW w:w="572" w:type="pct"/>
            <w:tcBorders>
              <w:top w:val="single" w:sz="4" w:space="0" w:color="auto"/>
              <w:bottom w:val="single" w:sz="4" w:space="0" w:color="auto"/>
            </w:tcBorders>
            <w:tcMar>
              <w:top w:w="30" w:type="dxa"/>
              <w:left w:w="45" w:type="dxa"/>
              <w:bottom w:w="30" w:type="dxa"/>
              <w:right w:w="45" w:type="dxa"/>
            </w:tcMar>
            <w:vAlign w:val="bottom"/>
          </w:tcPr>
          <w:p w14:paraId="0EB456DB" w14:textId="77777777" w:rsidR="00A0142D" w:rsidRPr="00FA0D68" w:rsidRDefault="000579DA">
            <w:pPr>
              <w:widowControl/>
              <w:jc w:val="center"/>
              <w:rPr>
                <w:rFonts w:ascii="Times New Roman" w:eastAsia="SimSun" w:hAnsi="Times New Roman" w:cs="Times New Roman"/>
                <w:kern w:val="0"/>
                <w:sz w:val="15"/>
                <w:szCs w:val="15"/>
              </w:rPr>
            </w:pPr>
            <w:r>
              <w:rPr>
                <w:rFonts w:ascii="Times New Roman" w:eastAsia="SimSun" w:hAnsi="Times New Roman" w:cs="Times New Roman" w:hint="eastAsia"/>
                <w:kern w:val="0"/>
                <w:sz w:val="15"/>
                <w:szCs w:val="15"/>
              </w:rPr>
              <w:t>基准</w:t>
            </w:r>
          </w:p>
        </w:tc>
        <w:tc>
          <w:tcPr>
            <w:tcW w:w="715" w:type="pct"/>
            <w:tcBorders>
              <w:top w:val="single" w:sz="4" w:space="0" w:color="auto"/>
              <w:bottom w:val="single" w:sz="4" w:space="0" w:color="auto"/>
            </w:tcBorders>
            <w:tcMar>
              <w:top w:w="30" w:type="dxa"/>
              <w:left w:w="45" w:type="dxa"/>
              <w:bottom w:w="30" w:type="dxa"/>
              <w:right w:w="45" w:type="dxa"/>
            </w:tcMar>
            <w:vAlign w:val="bottom"/>
          </w:tcPr>
          <w:p w14:paraId="3774D458" w14:textId="77777777" w:rsidR="00A0142D" w:rsidRPr="00FA0D68" w:rsidRDefault="000579DA">
            <w:pPr>
              <w:widowControl/>
              <w:jc w:val="center"/>
              <w:rPr>
                <w:rFonts w:ascii="Times New Roman" w:eastAsia="SimSun" w:hAnsi="Times New Roman" w:cs="Times New Roman"/>
                <w:kern w:val="0"/>
                <w:sz w:val="15"/>
                <w:szCs w:val="15"/>
              </w:rPr>
            </w:pPr>
            <w:r>
              <w:rPr>
                <w:rFonts w:ascii="Times New Roman" w:eastAsia="SimSun" w:hAnsi="Times New Roman" w:cs="Times New Roman"/>
                <w:kern w:val="0"/>
                <w:sz w:val="15"/>
                <w:szCs w:val="15"/>
              </w:rPr>
              <w:t>66233</w:t>
            </w:r>
          </w:p>
        </w:tc>
        <w:tc>
          <w:tcPr>
            <w:tcW w:w="704" w:type="pct"/>
            <w:tcBorders>
              <w:top w:val="single" w:sz="4" w:space="0" w:color="auto"/>
              <w:bottom w:val="single" w:sz="4" w:space="0" w:color="auto"/>
            </w:tcBorders>
            <w:tcMar>
              <w:top w:w="30" w:type="dxa"/>
              <w:left w:w="45" w:type="dxa"/>
              <w:bottom w:w="30" w:type="dxa"/>
              <w:right w:w="45" w:type="dxa"/>
            </w:tcMar>
            <w:vAlign w:val="bottom"/>
          </w:tcPr>
          <w:p w14:paraId="18030412" w14:textId="77777777" w:rsidR="00A0142D" w:rsidRPr="00FA0D68" w:rsidRDefault="000579DA">
            <w:pPr>
              <w:widowControl/>
              <w:jc w:val="center"/>
              <w:rPr>
                <w:rFonts w:ascii="Times New Roman" w:eastAsia="SimSun" w:hAnsi="Times New Roman" w:cs="Times New Roman"/>
                <w:kern w:val="0"/>
                <w:sz w:val="15"/>
                <w:szCs w:val="15"/>
              </w:rPr>
            </w:pPr>
            <w:r>
              <w:rPr>
                <w:rFonts w:ascii="Times New Roman" w:eastAsia="SimSun" w:hAnsi="Times New Roman" w:cs="Times New Roman"/>
                <w:kern w:val="0"/>
                <w:sz w:val="15"/>
                <w:szCs w:val="15"/>
              </w:rPr>
              <w:t>98.79</w:t>
            </w:r>
          </w:p>
        </w:tc>
        <w:tc>
          <w:tcPr>
            <w:tcW w:w="814" w:type="pct"/>
            <w:tcBorders>
              <w:top w:val="single" w:sz="4" w:space="0" w:color="auto"/>
              <w:bottom w:val="single" w:sz="4" w:space="0" w:color="auto"/>
            </w:tcBorders>
            <w:tcMar>
              <w:top w:w="30" w:type="dxa"/>
              <w:left w:w="45" w:type="dxa"/>
              <w:bottom w:w="30" w:type="dxa"/>
              <w:right w:w="45" w:type="dxa"/>
            </w:tcMar>
            <w:vAlign w:val="bottom"/>
          </w:tcPr>
          <w:p w14:paraId="46BFE0AF" w14:textId="77777777" w:rsidR="00A0142D" w:rsidRPr="00FA0D68" w:rsidRDefault="000579DA">
            <w:pPr>
              <w:widowControl/>
              <w:jc w:val="center"/>
              <w:rPr>
                <w:rFonts w:ascii="Times New Roman" w:eastAsia="SimSun" w:hAnsi="Times New Roman" w:cs="Times New Roman"/>
                <w:kern w:val="0"/>
                <w:sz w:val="15"/>
                <w:szCs w:val="15"/>
              </w:rPr>
            </w:pPr>
            <w:del w:id="1279" w:author="Revision" w:date="2026-07-08T00:00:00Z">
              <w:r>
                <w:rPr>
                  <w:rFonts w:ascii="Times New Roman" w:eastAsia="SimSun" w:hAnsi="Times New Roman" w:cs="Times New Roman"/>
                  <w:kern w:val="0"/>
                  <w:sz w:val="15"/>
                  <w:szCs w:val="15"/>
                </w:rPr>
                <w:delText xml:space="preserve">+813</w:delText>
              </w:r>
            </w:del>
            <w:ins w:id="1280" w:author="Revision" w:date="2026-07-08T00:00:00Z">
              <w:r>
                <w:rPr>
                  <w:rFonts w:ascii="Times New Roman" w:eastAsia="SimSun" w:hAnsi="Times New Roman" w:cs="Times New Roman"/>
                  <w:kern w:val="0"/>
                  <w:sz w:val="15"/>
                  <w:szCs w:val="15"/>
                </w:rPr>
                <w:t xml:space="preserve">+814</w:t>
              </w:r>
            </w:ins>
          </w:p>
        </w:tc>
        <w:tc>
          <w:tcPr>
            <w:tcW w:w="717" w:type="pct"/>
            <w:tcBorders>
              <w:top w:val="single" w:sz="4" w:space="0" w:color="auto"/>
              <w:bottom w:val="single" w:sz="4" w:space="0" w:color="auto"/>
            </w:tcBorders>
            <w:tcMar>
              <w:top w:w="30" w:type="dxa"/>
              <w:left w:w="45" w:type="dxa"/>
              <w:bottom w:w="30" w:type="dxa"/>
              <w:right w:w="45" w:type="dxa"/>
            </w:tcMar>
            <w:vAlign w:val="bottom"/>
          </w:tcPr>
          <w:p w14:paraId="4A1B719D" w14:textId="77777777" w:rsidR="00A0142D" w:rsidRPr="00FA0D68" w:rsidRDefault="000579DA">
            <w:pPr>
              <w:widowControl/>
              <w:jc w:val="center"/>
              <w:rPr>
                <w:rFonts w:ascii="Times New Roman" w:eastAsia="SimSun" w:hAnsi="Times New Roman" w:cs="Times New Roman"/>
                <w:kern w:val="0"/>
                <w:sz w:val="15"/>
                <w:szCs w:val="15"/>
              </w:rPr>
            </w:pPr>
            <w:r>
              <w:rPr>
                <w:rFonts w:ascii="Times New Roman" w:eastAsia="SimSun" w:hAnsi="Times New Roman" w:cs="Times New Roman"/>
                <w:kern w:val="0"/>
                <w:sz w:val="15"/>
                <w:szCs w:val="15"/>
              </w:rPr>
              <w:t>35326</w:t>
            </w:r>
          </w:p>
        </w:tc>
        <w:tc>
          <w:tcPr>
            <w:tcW w:w="706" w:type="pct"/>
            <w:tcBorders>
              <w:top w:val="single" w:sz="4" w:space="0" w:color="auto"/>
              <w:bottom w:val="single" w:sz="4" w:space="0" w:color="auto"/>
            </w:tcBorders>
            <w:tcMar>
              <w:top w:w="30" w:type="dxa"/>
              <w:left w:w="45" w:type="dxa"/>
              <w:bottom w:w="30" w:type="dxa"/>
              <w:right w:w="45" w:type="dxa"/>
            </w:tcMar>
            <w:vAlign w:val="bottom"/>
          </w:tcPr>
          <w:p w14:paraId="19E27E49" w14:textId="77777777" w:rsidR="00A0142D" w:rsidRPr="00FA0D68" w:rsidRDefault="000579DA">
            <w:pPr>
              <w:widowControl/>
              <w:jc w:val="center"/>
              <w:rPr>
                <w:rFonts w:ascii="Times New Roman" w:eastAsia="SimSun" w:hAnsi="Times New Roman" w:cs="Times New Roman"/>
                <w:kern w:val="0"/>
                <w:sz w:val="15"/>
                <w:szCs w:val="15"/>
              </w:rPr>
            </w:pPr>
            <w:r>
              <w:rPr>
                <w:rFonts w:ascii="Times New Roman" w:eastAsia="SimSun" w:hAnsi="Times New Roman" w:cs="Times New Roman"/>
                <w:kern w:val="0"/>
                <w:sz w:val="15"/>
                <w:szCs w:val="15"/>
              </w:rPr>
              <w:t>99.08</w:t>
            </w:r>
          </w:p>
        </w:tc>
        <w:tc>
          <w:tcPr>
            <w:tcW w:w="771" w:type="pct"/>
            <w:tcBorders>
              <w:top w:val="single" w:sz="4" w:space="0" w:color="auto"/>
              <w:bottom w:val="single" w:sz="4" w:space="0" w:color="auto"/>
            </w:tcBorders>
            <w:tcMar>
              <w:top w:w="30" w:type="dxa"/>
              <w:left w:w="45" w:type="dxa"/>
              <w:bottom w:w="30" w:type="dxa"/>
              <w:right w:w="45" w:type="dxa"/>
            </w:tcMar>
            <w:vAlign w:val="bottom"/>
          </w:tcPr>
          <w:p w14:paraId="21137FBA" w14:textId="77777777" w:rsidR="00A0142D" w:rsidRPr="00FA0D68" w:rsidRDefault="000579DA">
            <w:pPr>
              <w:widowControl/>
              <w:jc w:val="center"/>
              <w:rPr>
                <w:rFonts w:ascii="Times New Roman" w:eastAsia="SimSun" w:hAnsi="Times New Roman" w:cs="Times New Roman"/>
                <w:kern w:val="0"/>
                <w:sz w:val="15"/>
                <w:szCs w:val="15"/>
              </w:rPr>
            </w:pPr>
            <w:r>
              <w:rPr>
                <w:rFonts w:ascii="Times New Roman" w:eastAsia="SimSun" w:hAnsi="Times New Roman" w:cs="Times New Roman"/>
                <w:kern w:val="0"/>
                <w:sz w:val="15"/>
                <w:szCs w:val="15"/>
              </w:rPr>
              <w:t>+328</w:t>
            </w:r>
          </w:p>
        </w:tc>
      </w:tr>
      <w:tr w:rsidR="00A0142D" w:rsidRPr="00657CB1" w14:paraId="4EBB2022" w14:textId="77777777" w:rsidTr="00FA0D68">
        <w:trPr>
          <w:trHeight w:val="315"/>
        </w:trPr>
        <w:tc>
          <w:tcPr>
            <w:tcW w:w="572" w:type="pct"/>
            <w:tcBorders>
              <w:top w:val="single" w:sz="4" w:space="0" w:color="auto"/>
              <w:bottom w:val="nil"/>
            </w:tcBorders>
            <w:tcMar>
              <w:top w:w="30" w:type="dxa"/>
              <w:left w:w="45" w:type="dxa"/>
              <w:bottom w:w="30" w:type="dxa"/>
              <w:right w:w="45" w:type="dxa"/>
            </w:tcMar>
            <w:vAlign w:val="bottom"/>
          </w:tcPr>
          <w:p w14:paraId="1F58FD62" w14:textId="77777777" w:rsidR="00A0142D" w:rsidRPr="00FA0D68" w:rsidRDefault="000579DA">
            <w:pPr>
              <w:widowControl/>
              <w:jc w:val="center"/>
              <w:rPr>
                <w:rFonts w:ascii="Times New Roman" w:eastAsia="SimSun" w:hAnsi="Times New Roman" w:cs="Times New Roman"/>
                <w:b/>
                <w:kern w:val="0"/>
                <w:sz w:val="15"/>
                <w:szCs w:val="15"/>
              </w:rPr>
            </w:pPr>
            <w:r>
              <w:rPr>
                <w:rFonts w:ascii="Times New Roman" w:eastAsia="SimSun" w:hAnsi="Times New Roman" w:cs="Times New Roman"/>
                <w:b/>
                <w:kern w:val="0"/>
                <w:sz w:val="15"/>
                <w:szCs w:val="15"/>
              </w:rPr>
              <w:t>S1-Medium</w:t>
            </w:r>
          </w:p>
        </w:tc>
        <w:tc>
          <w:tcPr>
            <w:tcW w:w="715" w:type="pct"/>
            <w:tcBorders>
              <w:top w:val="single" w:sz="4" w:space="0" w:color="auto"/>
              <w:bottom w:val="nil"/>
            </w:tcBorders>
            <w:tcMar>
              <w:top w:w="30" w:type="dxa"/>
              <w:left w:w="45" w:type="dxa"/>
              <w:bottom w:w="30" w:type="dxa"/>
              <w:right w:w="45" w:type="dxa"/>
            </w:tcMar>
            <w:vAlign w:val="bottom"/>
          </w:tcPr>
          <w:p w14:paraId="33FD6062" w14:textId="77777777" w:rsidR="00A0142D" w:rsidRPr="00FA0D68" w:rsidRDefault="000579DA">
            <w:pPr>
              <w:widowControl/>
              <w:jc w:val="center"/>
              <w:rPr>
                <w:rFonts w:ascii="Times New Roman" w:eastAsia="SimSun" w:hAnsi="Times New Roman" w:cs="Times New Roman"/>
                <w:b/>
                <w:kern w:val="0"/>
                <w:sz w:val="15"/>
                <w:szCs w:val="15"/>
              </w:rPr>
            </w:pPr>
            <w:del w:id="1281" w:author="Revision" w:date="2026-07-08T00:00:00Z">
              <w:r>
                <w:rPr>
                  <w:rFonts w:ascii="Times New Roman" w:eastAsia="SimSun" w:hAnsi="Times New Roman" w:cs="Times New Roman"/>
                  <w:b/>
                  <w:kern w:val="0"/>
                  <w:sz w:val="15"/>
                  <w:szCs w:val="15"/>
                </w:rPr>
                <w:delText xml:space="preserve">68003</w:delText>
              </w:r>
            </w:del>
            <w:ins w:id="1282" w:author="Revision" w:date="2026-07-08T00:00:00Z">
              <w:r>
                <w:rPr>
                  <w:rFonts w:ascii="Times New Roman" w:eastAsia="SimSun" w:hAnsi="Times New Roman" w:cs="Times New Roman"/>
                  <w:b/>
                  <w:kern w:val="0"/>
                  <w:sz w:val="15"/>
                  <w:szCs w:val="15"/>
                </w:rPr>
                <w:t xml:space="preserve">67529</w:t>
              </w:r>
            </w:ins>
          </w:p>
        </w:tc>
        <w:tc>
          <w:tcPr>
            <w:tcW w:w="704" w:type="pct"/>
            <w:tcBorders>
              <w:top w:val="single" w:sz="4" w:space="0" w:color="auto"/>
              <w:bottom w:val="nil"/>
            </w:tcBorders>
            <w:tcMar>
              <w:top w:w="30" w:type="dxa"/>
              <w:left w:w="45" w:type="dxa"/>
              <w:bottom w:w="30" w:type="dxa"/>
              <w:right w:w="45" w:type="dxa"/>
            </w:tcMar>
            <w:vAlign w:val="bottom"/>
          </w:tcPr>
          <w:p w14:paraId="1A6769E5" w14:textId="77777777" w:rsidR="00A0142D" w:rsidRPr="00FA0D68" w:rsidRDefault="000579DA">
            <w:pPr>
              <w:widowControl/>
              <w:jc w:val="center"/>
              <w:rPr>
                <w:rFonts w:ascii="Times New Roman" w:eastAsia="SimSun" w:hAnsi="Times New Roman" w:cs="Times New Roman"/>
                <w:b/>
                <w:kern w:val="0"/>
                <w:sz w:val="15"/>
                <w:szCs w:val="15"/>
              </w:rPr>
            </w:pPr>
            <w:del w:id="1283" w:author="Revision" w:date="2026-07-08T00:00:00Z">
              <w:r>
                <w:rPr>
                  <w:rFonts w:ascii="Times New Roman" w:eastAsia="SimSun" w:hAnsi="Times New Roman" w:cs="Times New Roman"/>
                  <w:b/>
                  <w:kern w:val="0"/>
                  <w:sz w:val="15"/>
                  <w:szCs w:val="15"/>
                </w:rPr>
                <w:delText xml:space="preserve">101.63</w:delText>
              </w:r>
            </w:del>
            <w:ins w:id="1284" w:author="Revision" w:date="2026-07-08T00:00:00Z">
              <w:r>
                <w:rPr>
                  <w:rFonts w:ascii="Times New Roman" w:eastAsia="SimSun" w:hAnsi="Times New Roman" w:cs="Times New Roman"/>
                  <w:b/>
                  <w:kern w:val="0"/>
                  <w:sz w:val="15"/>
                  <w:szCs w:val="15"/>
                </w:rPr>
                <w:t xml:space="preserve">100.53</w:t>
              </w:r>
            </w:ins>
          </w:p>
        </w:tc>
        <w:tc>
          <w:tcPr>
            <w:tcW w:w="814" w:type="pct"/>
            <w:tcBorders>
              <w:top w:val="single" w:sz="4" w:space="0" w:color="auto"/>
              <w:bottom w:val="nil"/>
            </w:tcBorders>
            <w:tcMar>
              <w:top w:w="30" w:type="dxa"/>
              <w:left w:w="45" w:type="dxa"/>
              <w:bottom w:w="30" w:type="dxa"/>
              <w:right w:w="45" w:type="dxa"/>
            </w:tcMar>
            <w:vAlign w:val="bottom"/>
          </w:tcPr>
          <w:p w14:paraId="0C5624F3" w14:textId="77777777" w:rsidR="00A0142D" w:rsidRPr="00FA0D68" w:rsidRDefault="000579DA">
            <w:pPr>
              <w:widowControl/>
              <w:jc w:val="center"/>
              <w:rPr>
                <w:rFonts w:ascii="Times New Roman" w:eastAsia="SimSun" w:hAnsi="Times New Roman" w:cs="Times New Roman"/>
                <w:b/>
                <w:kern w:val="0"/>
                <w:sz w:val="15"/>
                <w:szCs w:val="15"/>
              </w:rPr>
            </w:pPr>
            <w:del w:id="1285" w:author="Revision" w:date="2026-07-08T00:00:00Z">
              <w:r>
                <w:rPr>
                  <w:rFonts w:ascii="Times New Roman" w:eastAsia="SimSun" w:hAnsi="Times New Roman" w:cs="Times New Roman"/>
                  <w:b/>
                  <w:kern w:val="0"/>
                  <w:sz w:val="15"/>
                  <w:szCs w:val="15"/>
                </w:rPr>
                <w:delText xml:space="preserve">-1088</w:delText>
              </w:r>
            </w:del>
            <w:ins w:id="1286" w:author="Revision" w:date="2026-07-08T00:00:00Z">
              <w:r>
                <w:rPr>
                  <w:rFonts w:ascii="Times New Roman" w:eastAsia="SimSun" w:hAnsi="Times New Roman" w:cs="Times New Roman"/>
                  <w:b/>
                  <w:kern w:val="0"/>
                  <w:sz w:val="15"/>
                  <w:szCs w:val="15"/>
                </w:rPr>
                <w:t xml:space="preserve">-357</w:t>
              </w:r>
            </w:ins>
          </w:p>
        </w:tc>
        <w:tc>
          <w:tcPr>
            <w:tcW w:w="717" w:type="pct"/>
            <w:tcBorders>
              <w:top w:val="single" w:sz="4" w:space="0" w:color="auto"/>
              <w:bottom w:val="nil"/>
            </w:tcBorders>
            <w:tcMar>
              <w:top w:w="30" w:type="dxa"/>
              <w:left w:w="45" w:type="dxa"/>
              <w:bottom w:w="30" w:type="dxa"/>
              <w:right w:w="45" w:type="dxa"/>
            </w:tcMar>
            <w:vAlign w:val="bottom"/>
          </w:tcPr>
          <w:p w14:paraId="5FD43EF0" w14:textId="77777777" w:rsidR="00A0142D" w:rsidRPr="00FA0D68" w:rsidRDefault="000579DA">
            <w:pPr>
              <w:widowControl/>
              <w:jc w:val="center"/>
              <w:rPr>
                <w:rFonts w:ascii="Times New Roman" w:eastAsia="SimSun" w:hAnsi="Times New Roman" w:cs="Times New Roman"/>
                <w:b/>
                <w:kern w:val="0"/>
                <w:sz w:val="15"/>
                <w:szCs w:val="15"/>
              </w:rPr>
            </w:pPr>
            <w:del w:id="1287" w:author="Revision" w:date="2026-07-08T00:00:00Z">
              <w:r>
                <w:rPr>
                  <w:rFonts w:ascii="Times New Roman" w:eastAsia="SimSun" w:hAnsi="Times New Roman" w:cs="Times New Roman"/>
                  <w:b/>
                  <w:kern w:val="0"/>
                  <w:sz w:val="15"/>
                  <w:szCs w:val="15"/>
                </w:rPr>
                <w:delText xml:space="preserve">36223</w:delText>
              </w:r>
            </w:del>
            <w:ins w:id="1288" w:author="Revision" w:date="2026-07-08T00:00:00Z">
              <w:r>
                <w:rPr>
                  <w:rFonts w:ascii="Times New Roman" w:eastAsia="SimSun" w:hAnsi="Times New Roman" w:cs="Times New Roman"/>
                  <w:b/>
                  <w:kern w:val="0"/>
                  <w:sz w:val="15"/>
                  <w:szCs w:val="15"/>
                </w:rPr>
                <w:t xml:space="preserve">36019</w:t>
              </w:r>
            </w:ins>
          </w:p>
        </w:tc>
        <w:tc>
          <w:tcPr>
            <w:tcW w:w="706" w:type="pct"/>
            <w:tcBorders>
              <w:top w:val="single" w:sz="4" w:space="0" w:color="auto"/>
              <w:bottom w:val="nil"/>
            </w:tcBorders>
            <w:tcMar>
              <w:top w:w="30" w:type="dxa"/>
              <w:left w:w="45" w:type="dxa"/>
              <w:bottom w:w="30" w:type="dxa"/>
              <w:right w:w="45" w:type="dxa"/>
            </w:tcMar>
            <w:vAlign w:val="bottom"/>
          </w:tcPr>
          <w:p w14:paraId="6C7F7405" w14:textId="77777777" w:rsidR="00A0142D" w:rsidRPr="00FA0D68" w:rsidRDefault="000579DA">
            <w:pPr>
              <w:widowControl/>
              <w:jc w:val="center"/>
              <w:rPr>
                <w:rFonts w:ascii="Times New Roman" w:eastAsia="SimSun" w:hAnsi="Times New Roman" w:cs="Times New Roman"/>
                <w:b/>
                <w:kern w:val="0"/>
                <w:sz w:val="15"/>
                <w:szCs w:val="15"/>
              </w:rPr>
            </w:pPr>
            <w:del w:id="1289" w:author="Revision" w:date="2026-07-08T00:00:00Z">
              <w:r>
                <w:rPr>
                  <w:rFonts w:ascii="Times New Roman" w:eastAsia="SimSun" w:hAnsi="Times New Roman" w:cs="Times New Roman"/>
                  <w:b/>
                  <w:kern w:val="0"/>
                  <w:sz w:val="15"/>
                  <w:szCs w:val="15"/>
                </w:rPr>
                <w:delText xml:space="preserve">101.92</w:delText>
              </w:r>
            </w:del>
            <w:ins w:id="1290" w:author="Revision" w:date="2026-07-08T00:00:00Z">
              <w:r>
                <w:rPr>
                  <w:rFonts w:ascii="Times New Roman" w:eastAsia="SimSun" w:hAnsi="Times New Roman" w:cs="Times New Roman"/>
                  <w:b/>
                  <w:kern w:val="0"/>
                  <w:sz w:val="15"/>
                  <w:szCs w:val="15"/>
                </w:rPr>
                <w:t xml:space="preserve">100.75</w:t>
              </w:r>
            </w:ins>
          </w:p>
        </w:tc>
        <w:tc>
          <w:tcPr>
            <w:tcW w:w="771" w:type="pct"/>
            <w:tcBorders>
              <w:top w:val="single" w:sz="4" w:space="0" w:color="auto"/>
              <w:bottom w:val="nil"/>
            </w:tcBorders>
            <w:tcMar>
              <w:top w:w="30" w:type="dxa"/>
              <w:left w:w="45" w:type="dxa"/>
              <w:bottom w:w="30" w:type="dxa"/>
              <w:right w:w="45" w:type="dxa"/>
            </w:tcMar>
            <w:vAlign w:val="bottom"/>
          </w:tcPr>
          <w:p w14:paraId="7092E72A" w14:textId="77777777" w:rsidR="00A0142D" w:rsidRPr="00FA0D68" w:rsidRDefault="000579DA">
            <w:pPr>
              <w:widowControl/>
              <w:jc w:val="center"/>
              <w:rPr>
                <w:rFonts w:ascii="Times New Roman" w:eastAsia="SimSun" w:hAnsi="Times New Roman" w:cs="Times New Roman"/>
                <w:b/>
                <w:kern w:val="0"/>
                <w:sz w:val="15"/>
                <w:szCs w:val="15"/>
              </w:rPr>
            </w:pPr>
            <w:del w:id="1291" w:author="Revision" w:date="2026-07-08T00:00:00Z">
              <w:r>
                <w:rPr>
                  <w:rFonts w:ascii="Times New Roman" w:eastAsia="SimSun" w:hAnsi="Times New Roman" w:cs="Times New Roman"/>
                  <w:b/>
                  <w:kern w:val="0"/>
                  <w:sz w:val="15"/>
                  <w:szCs w:val="15"/>
                </w:rPr>
                <w:delText xml:space="preserve">-683</w:delText>
              </w:r>
            </w:del>
            <w:ins w:id="1292" w:author="Revision" w:date="2026-07-08T00:00:00Z">
              <w:r>
                <w:rPr>
                  <w:rFonts w:ascii="Times New Roman" w:eastAsia="SimSun" w:hAnsi="Times New Roman" w:cs="Times New Roman"/>
                  <w:b/>
                  <w:kern w:val="0"/>
                  <w:sz w:val="15"/>
                  <w:szCs w:val="15"/>
                </w:rPr>
                <w:t xml:space="preserve">-267</w:t>
              </w:r>
            </w:ins>
          </w:p>
        </w:tc>
      </w:tr>
      <w:tr w:rsidR="00A0142D" w:rsidRPr="00657CB1" w14:paraId="1651790C" w14:textId="77777777" w:rsidTr="00FA0D68">
        <w:trPr>
          <w:trHeight w:val="315"/>
        </w:trPr>
        <w:tc>
          <w:tcPr>
            <w:tcW w:w="572" w:type="pct"/>
            <w:tcBorders>
              <w:top w:val="nil"/>
            </w:tcBorders>
            <w:tcMar>
              <w:top w:w="30" w:type="dxa"/>
              <w:left w:w="45" w:type="dxa"/>
              <w:bottom w:w="30" w:type="dxa"/>
              <w:right w:w="45" w:type="dxa"/>
            </w:tcMar>
            <w:vAlign w:val="bottom"/>
          </w:tcPr>
          <w:p w14:paraId="7BCC8526" w14:textId="77777777" w:rsidR="00A0142D" w:rsidRPr="00FA0D68" w:rsidRDefault="000579DA">
            <w:pPr>
              <w:widowControl/>
              <w:jc w:val="center"/>
              <w:rPr>
                <w:rFonts w:ascii="Times New Roman" w:eastAsia="SimSun" w:hAnsi="Times New Roman" w:cs="Times New Roman"/>
                <w:kern w:val="0"/>
                <w:sz w:val="15"/>
                <w:szCs w:val="15"/>
              </w:rPr>
            </w:pPr>
            <w:r>
              <w:rPr>
                <w:rFonts w:ascii="Times New Roman" w:eastAsia="SimSun" w:hAnsi="Times New Roman" w:cs="Times New Roman"/>
                <w:kern w:val="0"/>
                <w:sz w:val="15"/>
                <w:szCs w:val="15"/>
              </w:rPr>
              <w:t>S1-High</w:t>
            </w:r>
          </w:p>
        </w:tc>
        <w:tc>
          <w:tcPr>
            <w:tcW w:w="715" w:type="pct"/>
            <w:tcBorders>
              <w:top w:val="nil"/>
            </w:tcBorders>
            <w:tcMar>
              <w:top w:w="30" w:type="dxa"/>
              <w:left w:w="45" w:type="dxa"/>
              <w:bottom w:w="30" w:type="dxa"/>
              <w:right w:w="45" w:type="dxa"/>
            </w:tcMar>
            <w:vAlign w:val="bottom"/>
          </w:tcPr>
          <w:p w14:paraId="701D09F9" w14:textId="77777777" w:rsidR="00A0142D" w:rsidRPr="00FA0D68" w:rsidRDefault="000579DA">
            <w:pPr>
              <w:widowControl/>
              <w:jc w:val="center"/>
              <w:rPr>
                <w:rFonts w:ascii="Times New Roman" w:eastAsia="SimSun" w:hAnsi="Times New Roman" w:cs="Times New Roman"/>
                <w:kern w:val="0"/>
                <w:sz w:val="15"/>
                <w:szCs w:val="15"/>
              </w:rPr>
            </w:pPr>
            <w:del w:id="1293" w:author="Revision" w:date="2026-07-08T00:00:00Z">
              <w:r>
                <w:rPr>
                  <w:rFonts w:ascii="Times New Roman" w:eastAsia="SimSun" w:hAnsi="Times New Roman" w:cs="Times New Roman"/>
                  <w:kern w:val="0"/>
                  <w:sz w:val="15"/>
                  <w:szCs w:val="15"/>
                </w:rPr>
                <w:delText xml:space="preserve">68651</w:delText>
              </w:r>
            </w:del>
            <w:ins w:id="1294" w:author="Revision" w:date="2026-07-08T00:00:00Z">
              <w:r>
                <w:rPr>
                  <w:rFonts w:ascii="Times New Roman" w:eastAsia="SimSun" w:hAnsi="Times New Roman" w:cs="Times New Roman"/>
                  <w:kern w:val="0"/>
                  <w:sz w:val="15"/>
                  <w:szCs w:val="15"/>
                </w:rPr>
                <w:t xml:space="preserve">68075</w:t>
              </w:r>
            </w:ins>
          </w:p>
        </w:tc>
        <w:tc>
          <w:tcPr>
            <w:tcW w:w="704" w:type="pct"/>
            <w:tcBorders>
              <w:top w:val="nil"/>
            </w:tcBorders>
            <w:tcMar>
              <w:top w:w="30" w:type="dxa"/>
              <w:left w:w="45" w:type="dxa"/>
              <w:bottom w:w="30" w:type="dxa"/>
              <w:right w:w="45" w:type="dxa"/>
            </w:tcMar>
            <w:vAlign w:val="bottom"/>
          </w:tcPr>
          <w:p w14:paraId="25148960" w14:textId="77777777" w:rsidR="00A0142D" w:rsidRPr="00FA0D68" w:rsidRDefault="000579DA">
            <w:pPr>
              <w:widowControl/>
              <w:jc w:val="center"/>
              <w:rPr>
                <w:rFonts w:ascii="Times New Roman" w:eastAsia="SimSun" w:hAnsi="Times New Roman" w:cs="Times New Roman"/>
                <w:kern w:val="0"/>
                <w:sz w:val="15"/>
                <w:szCs w:val="15"/>
              </w:rPr>
            </w:pPr>
            <w:del w:id="1295" w:author="Revision" w:date="2026-07-08T00:00:00Z">
              <w:r>
                <w:rPr>
                  <w:rFonts w:ascii="Times New Roman" w:eastAsia="SimSun" w:hAnsi="Times New Roman" w:cs="Times New Roman"/>
                  <w:kern w:val="0"/>
                  <w:sz w:val="15"/>
                  <w:szCs w:val="15"/>
                </w:rPr>
                <w:delText xml:space="preserve">102.5</w:delText>
              </w:r>
            </w:del>
            <w:ins w:id="1296" w:author="Revision" w:date="2026-07-08T00:00:00Z">
              <w:r>
                <w:rPr>
                  <w:rFonts w:ascii="Times New Roman" w:eastAsia="SimSun" w:hAnsi="Times New Roman" w:cs="Times New Roman"/>
                  <w:kern w:val="0"/>
                  <w:sz w:val="15"/>
                  <w:szCs w:val="15"/>
                </w:rPr>
                <w:t xml:space="preserve">101.27</w:t>
              </w:r>
            </w:ins>
          </w:p>
        </w:tc>
        <w:tc>
          <w:tcPr>
            <w:tcW w:w="814" w:type="pct"/>
            <w:tcBorders>
              <w:top w:val="nil"/>
            </w:tcBorders>
            <w:tcMar>
              <w:top w:w="30" w:type="dxa"/>
              <w:left w:w="45" w:type="dxa"/>
              <w:bottom w:w="30" w:type="dxa"/>
              <w:right w:w="45" w:type="dxa"/>
            </w:tcMar>
            <w:vAlign w:val="bottom"/>
          </w:tcPr>
          <w:p w14:paraId="1FE6DB5A" w14:textId="77777777" w:rsidR="00A0142D" w:rsidRPr="00FA0D68" w:rsidRDefault="000579DA">
            <w:pPr>
              <w:widowControl/>
              <w:jc w:val="center"/>
              <w:rPr>
                <w:rFonts w:ascii="Times New Roman" w:eastAsia="SimSun" w:hAnsi="Times New Roman" w:cs="Times New Roman"/>
                <w:kern w:val="0"/>
                <w:sz w:val="15"/>
                <w:szCs w:val="15"/>
              </w:rPr>
            </w:pPr>
            <w:del w:id="1297" w:author="Revision" w:date="2026-07-08T00:00:00Z">
              <w:r>
                <w:rPr>
                  <w:rFonts w:ascii="Times New Roman" w:eastAsia="SimSun" w:hAnsi="Times New Roman" w:cs="Times New Roman"/>
                  <w:kern w:val="0"/>
                  <w:sz w:val="15"/>
                  <w:szCs w:val="15"/>
                </w:rPr>
                <w:delText xml:space="preserve">-1674</w:delText>
              </w:r>
            </w:del>
            <w:ins w:id="1298" w:author="Revision" w:date="2026-07-08T00:00:00Z">
              <w:r>
                <w:rPr>
                  <w:rFonts w:ascii="Times New Roman" w:eastAsia="SimSun" w:hAnsi="Times New Roman" w:cs="Times New Roman"/>
                  <w:kern w:val="0"/>
                  <w:sz w:val="15"/>
                  <w:szCs w:val="15"/>
                </w:rPr>
                <w:t xml:space="preserve">-850</w:t>
              </w:r>
            </w:ins>
          </w:p>
        </w:tc>
        <w:tc>
          <w:tcPr>
            <w:tcW w:w="717" w:type="pct"/>
            <w:tcBorders>
              <w:top w:val="nil"/>
            </w:tcBorders>
            <w:tcMar>
              <w:top w:w="30" w:type="dxa"/>
              <w:left w:w="45" w:type="dxa"/>
              <w:bottom w:w="30" w:type="dxa"/>
              <w:right w:w="45" w:type="dxa"/>
            </w:tcMar>
            <w:vAlign w:val="bottom"/>
          </w:tcPr>
          <w:p w14:paraId="7679DD5D" w14:textId="77777777" w:rsidR="00A0142D" w:rsidRPr="00FA0D68" w:rsidRDefault="000579DA">
            <w:pPr>
              <w:widowControl/>
              <w:jc w:val="center"/>
              <w:rPr>
                <w:rFonts w:ascii="Times New Roman" w:eastAsia="SimSun" w:hAnsi="Times New Roman" w:cs="Times New Roman"/>
                <w:kern w:val="0"/>
                <w:sz w:val="15"/>
                <w:szCs w:val="15"/>
              </w:rPr>
            </w:pPr>
            <w:del w:id="1299" w:author="Revision" w:date="2026-07-08T00:00:00Z">
              <w:r>
                <w:rPr>
                  <w:rFonts w:ascii="Times New Roman" w:eastAsia="SimSun" w:hAnsi="Times New Roman" w:cs="Times New Roman"/>
                  <w:kern w:val="0"/>
                  <w:sz w:val="15"/>
                  <w:szCs w:val="15"/>
                </w:rPr>
                <w:delText xml:space="preserve">36569</w:delText>
              </w:r>
            </w:del>
            <w:ins w:id="1300" w:author="Revision" w:date="2026-07-08T00:00:00Z">
              <w:r>
                <w:rPr>
                  <w:rFonts w:ascii="Times New Roman" w:eastAsia="SimSun" w:hAnsi="Times New Roman" w:cs="Times New Roman"/>
                  <w:kern w:val="0"/>
                  <w:sz w:val="15"/>
                  <w:szCs w:val="15"/>
                </w:rPr>
                <w:t xml:space="preserve">36311</w:t>
              </w:r>
            </w:ins>
          </w:p>
        </w:tc>
        <w:tc>
          <w:tcPr>
            <w:tcW w:w="706" w:type="pct"/>
            <w:tcBorders>
              <w:top w:val="nil"/>
            </w:tcBorders>
            <w:tcMar>
              <w:top w:w="30" w:type="dxa"/>
              <w:left w:w="45" w:type="dxa"/>
              <w:bottom w:w="30" w:type="dxa"/>
              <w:right w:w="45" w:type="dxa"/>
            </w:tcMar>
            <w:vAlign w:val="bottom"/>
          </w:tcPr>
          <w:p w14:paraId="3C2E388A" w14:textId="77777777" w:rsidR="00A0142D" w:rsidRPr="00FA0D68" w:rsidRDefault="000579DA">
            <w:pPr>
              <w:widowControl/>
              <w:jc w:val="center"/>
              <w:rPr>
                <w:rFonts w:ascii="Times New Roman" w:eastAsia="SimSun" w:hAnsi="Times New Roman" w:cs="Times New Roman"/>
                <w:kern w:val="0"/>
                <w:sz w:val="15"/>
                <w:szCs w:val="15"/>
              </w:rPr>
            </w:pPr>
            <w:del w:id="1301" w:author="Revision" w:date="2026-07-08T00:00:00Z">
              <w:r>
                <w:rPr>
                  <w:rFonts w:ascii="Times New Roman" w:eastAsia="SimSun" w:hAnsi="Times New Roman" w:cs="Times New Roman"/>
                  <w:kern w:val="0"/>
                  <w:sz w:val="15"/>
                  <w:szCs w:val="15"/>
                </w:rPr>
                <w:delText xml:space="preserve">102.75</w:delText>
              </w:r>
            </w:del>
            <w:ins w:id="1302" w:author="Revision" w:date="2026-07-08T00:00:00Z">
              <w:r>
                <w:rPr>
                  <w:rFonts w:ascii="Times New Roman" w:eastAsia="SimSun" w:hAnsi="Times New Roman" w:cs="Times New Roman"/>
                  <w:kern w:val="0"/>
                  <w:sz w:val="15"/>
                  <w:szCs w:val="15"/>
                </w:rPr>
                <w:t xml:space="preserve">101.45</w:t>
              </w:r>
            </w:ins>
          </w:p>
        </w:tc>
        <w:tc>
          <w:tcPr>
            <w:tcW w:w="771" w:type="pct"/>
            <w:tcBorders>
              <w:top w:val="nil"/>
            </w:tcBorders>
            <w:tcMar>
              <w:top w:w="30" w:type="dxa"/>
              <w:left w:w="45" w:type="dxa"/>
              <w:bottom w:w="30" w:type="dxa"/>
              <w:right w:w="45" w:type="dxa"/>
            </w:tcMar>
            <w:vAlign w:val="bottom"/>
          </w:tcPr>
          <w:p w14:paraId="543BD46F" w14:textId="77777777" w:rsidR="00A0142D" w:rsidRPr="00FA0D68" w:rsidRDefault="000579DA">
            <w:pPr>
              <w:widowControl/>
              <w:jc w:val="center"/>
              <w:rPr>
                <w:rFonts w:ascii="Times New Roman" w:eastAsia="SimSun" w:hAnsi="Times New Roman" w:cs="Times New Roman"/>
                <w:kern w:val="0"/>
                <w:sz w:val="15"/>
                <w:szCs w:val="15"/>
              </w:rPr>
            </w:pPr>
            <w:del w:id="1303" w:author="Revision" w:date="2026-07-08T00:00:00Z">
              <w:r>
                <w:rPr>
                  <w:rFonts w:ascii="Times New Roman" w:eastAsia="SimSun" w:hAnsi="Times New Roman" w:cs="Times New Roman"/>
                  <w:kern w:val="0"/>
                  <w:sz w:val="15"/>
                  <w:szCs w:val="15"/>
                </w:rPr>
                <w:delText xml:space="preserve">-980</w:delText>
              </w:r>
            </w:del>
            <w:ins w:id="1304" w:author="Revision" w:date="2026-07-08T00:00:00Z">
              <w:r>
                <w:rPr>
                  <w:rFonts w:ascii="Times New Roman" w:eastAsia="SimSun" w:hAnsi="Times New Roman" w:cs="Times New Roman"/>
                  <w:kern w:val="0"/>
                  <w:sz w:val="15"/>
                  <w:szCs w:val="15"/>
                </w:rPr>
                <w:t xml:space="preserve">-518</w:t>
              </w:r>
            </w:ins>
          </w:p>
        </w:tc>
      </w:tr>
      <w:tr w:rsidR="00A0142D" w:rsidRPr="00657CB1" w14:paraId="5590881E" w14:textId="77777777" w:rsidTr="00FA0D68">
        <w:trPr>
          <w:trHeight w:val="315"/>
        </w:trPr>
        <w:tc>
          <w:tcPr>
            <w:tcW w:w="572" w:type="pct"/>
            <w:tcBorders>
              <w:bottom w:val="single" w:sz="4" w:space="0" w:color="auto"/>
            </w:tcBorders>
            <w:tcMar>
              <w:top w:w="30" w:type="dxa"/>
              <w:left w:w="45" w:type="dxa"/>
              <w:bottom w:w="30" w:type="dxa"/>
              <w:right w:w="45" w:type="dxa"/>
            </w:tcMar>
            <w:vAlign w:val="bottom"/>
          </w:tcPr>
          <w:p w14:paraId="4E9D8937" w14:textId="77777777" w:rsidR="00A0142D" w:rsidRPr="00FA0D68" w:rsidRDefault="000579DA">
            <w:pPr>
              <w:widowControl/>
              <w:jc w:val="center"/>
              <w:rPr>
                <w:rFonts w:ascii="Times New Roman" w:eastAsia="SimSun" w:hAnsi="Times New Roman" w:cs="Times New Roman"/>
                <w:kern w:val="0"/>
                <w:sz w:val="15"/>
                <w:szCs w:val="15"/>
              </w:rPr>
            </w:pPr>
            <w:r>
              <w:rPr>
                <w:rFonts w:ascii="Times New Roman" w:eastAsia="SimSun" w:hAnsi="Times New Roman" w:cs="Times New Roman"/>
                <w:kern w:val="0"/>
                <w:sz w:val="15"/>
                <w:szCs w:val="15"/>
              </w:rPr>
              <w:t>S1-Low</w:t>
            </w:r>
          </w:p>
        </w:tc>
        <w:tc>
          <w:tcPr>
            <w:tcW w:w="715" w:type="pct"/>
            <w:tcBorders>
              <w:bottom w:val="single" w:sz="4" w:space="0" w:color="auto"/>
            </w:tcBorders>
            <w:tcMar>
              <w:top w:w="30" w:type="dxa"/>
              <w:left w:w="45" w:type="dxa"/>
              <w:bottom w:w="30" w:type="dxa"/>
              <w:right w:w="45" w:type="dxa"/>
            </w:tcMar>
            <w:vAlign w:val="bottom"/>
          </w:tcPr>
          <w:p w14:paraId="0CA5E43E" w14:textId="77777777" w:rsidR="00A0142D" w:rsidRPr="00FA0D68" w:rsidRDefault="000579DA">
            <w:pPr>
              <w:widowControl/>
              <w:jc w:val="center"/>
              <w:rPr>
                <w:rFonts w:ascii="Times New Roman" w:eastAsia="SimSun" w:hAnsi="Times New Roman" w:cs="Times New Roman"/>
                <w:kern w:val="0"/>
                <w:sz w:val="15"/>
                <w:szCs w:val="15"/>
              </w:rPr>
            </w:pPr>
            <w:del w:id="1305" w:author="Revision" w:date="2026-07-08T00:00:00Z">
              <w:r>
                <w:rPr>
                  <w:rFonts w:ascii="Times New Roman" w:eastAsia="SimSun" w:hAnsi="Times New Roman" w:cs="Times New Roman"/>
                  <w:kern w:val="0"/>
                  <w:sz w:val="15"/>
                  <w:szCs w:val="15"/>
                </w:rPr>
                <w:delText xml:space="preserve">67387</w:delText>
              </w:r>
            </w:del>
            <w:ins w:id="1306" w:author="Revision" w:date="2026-07-08T00:00:00Z">
              <w:r>
                <w:rPr>
                  <w:rFonts w:ascii="Times New Roman" w:eastAsia="SimSun" w:hAnsi="Times New Roman" w:cs="Times New Roman"/>
                  <w:kern w:val="0"/>
                  <w:sz w:val="15"/>
                  <w:szCs w:val="15"/>
                </w:rPr>
                <w:t xml:space="preserve">66986</w:t>
              </w:r>
            </w:ins>
          </w:p>
        </w:tc>
        <w:tc>
          <w:tcPr>
            <w:tcW w:w="704" w:type="pct"/>
            <w:tcBorders>
              <w:bottom w:val="single" w:sz="4" w:space="0" w:color="auto"/>
            </w:tcBorders>
            <w:tcMar>
              <w:top w:w="30" w:type="dxa"/>
              <w:left w:w="45" w:type="dxa"/>
              <w:bottom w:w="30" w:type="dxa"/>
              <w:right w:w="45" w:type="dxa"/>
            </w:tcMar>
            <w:vAlign w:val="bottom"/>
          </w:tcPr>
          <w:p w14:paraId="5331C928" w14:textId="77777777" w:rsidR="00A0142D" w:rsidRPr="00FA0D68" w:rsidRDefault="000579DA">
            <w:pPr>
              <w:widowControl/>
              <w:jc w:val="center"/>
              <w:rPr>
                <w:rFonts w:ascii="Times New Roman" w:eastAsia="SimSun" w:hAnsi="Times New Roman" w:cs="Times New Roman"/>
                <w:kern w:val="0"/>
                <w:sz w:val="15"/>
                <w:szCs w:val="15"/>
              </w:rPr>
            </w:pPr>
            <w:del w:id="1307" w:author="Revision" w:date="2026-07-08T00:00:00Z">
              <w:r>
                <w:rPr>
                  <w:rFonts w:ascii="Times New Roman" w:eastAsia="SimSun" w:hAnsi="Times New Roman" w:cs="Times New Roman"/>
                  <w:kern w:val="0"/>
                  <w:sz w:val="15"/>
                  <w:szCs w:val="15"/>
                </w:rPr>
                <w:delText xml:space="preserve">100.8</w:delText>
              </w:r>
            </w:del>
            <w:ins w:id="1308" w:author="Revision" w:date="2026-07-08T00:00:00Z">
              <w:r>
                <w:rPr>
                  <w:rFonts w:ascii="Times New Roman" w:eastAsia="SimSun" w:hAnsi="Times New Roman" w:cs="Times New Roman"/>
                  <w:kern w:val="0"/>
                  <w:sz w:val="15"/>
                  <w:szCs w:val="15"/>
                </w:rPr>
                <w:t xml:space="preserve">99.80</w:t>
              </w:r>
            </w:ins>
          </w:p>
        </w:tc>
        <w:tc>
          <w:tcPr>
            <w:tcW w:w="814" w:type="pct"/>
            <w:tcBorders>
              <w:bottom w:val="single" w:sz="4" w:space="0" w:color="auto"/>
            </w:tcBorders>
            <w:tcMar>
              <w:top w:w="30" w:type="dxa"/>
              <w:left w:w="45" w:type="dxa"/>
              <w:bottom w:w="30" w:type="dxa"/>
              <w:right w:w="45" w:type="dxa"/>
            </w:tcMar>
            <w:vAlign w:val="bottom"/>
          </w:tcPr>
          <w:p w14:paraId="37FEEAEF" w14:textId="77777777" w:rsidR="00A0142D" w:rsidRPr="00FA0D68" w:rsidRDefault="000579DA">
            <w:pPr>
              <w:widowControl/>
              <w:jc w:val="center"/>
              <w:rPr>
                <w:rFonts w:ascii="Times New Roman" w:eastAsia="SimSun" w:hAnsi="Times New Roman" w:cs="Times New Roman"/>
                <w:kern w:val="0"/>
                <w:sz w:val="15"/>
                <w:szCs w:val="15"/>
              </w:rPr>
            </w:pPr>
            <w:del w:id="1309" w:author="Revision" w:date="2026-07-08T00:00:00Z">
              <w:r>
                <w:rPr>
                  <w:rFonts w:ascii="Times New Roman" w:eastAsia="SimSun" w:hAnsi="Times New Roman" w:cs="Times New Roman"/>
                  <w:kern w:val="0"/>
                  <w:sz w:val="15"/>
                  <w:szCs w:val="15"/>
                </w:rPr>
                <w:delText xml:space="preserve">-532</w:delText>
              </w:r>
            </w:del>
            <w:ins w:id="1310" w:author="Revision" w:date="2026-07-08T00:00:00Z">
              <w:r>
                <w:rPr>
                  <w:rFonts w:ascii="Times New Roman" w:eastAsia="SimSun" w:hAnsi="Times New Roman" w:cs="Times New Roman"/>
                  <w:kern w:val="0"/>
                  <w:sz w:val="15"/>
                  <w:szCs w:val="15"/>
                </w:rPr>
                <w:t xml:space="preserve">+133</w:t>
              </w:r>
            </w:ins>
          </w:p>
        </w:tc>
        <w:tc>
          <w:tcPr>
            <w:tcW w:w="717" w:type="pct"/>
            <w:tcBorders>
              <w:bottom w:val="single" w:sz="4" w:space="0" w:color="auto"/>
            </w:tcBorders>
            <w:tcMar>
              <w:top w:w="30" w:type="dxa"/>
              <w:left w:w="45" w:type="dxa"/>
              <w:bottom w:w="30" w:type="dxa"/>
              <w:right w:w="45" w:type="dxa"/>
            </w:tcMar>
            <w:vAlign w:val="bottom"/>
          </w:tcPr>
          <w:p w14:paraId="49879FC6" w14:textId="77777777" w:rsidR="00A0142D" w:rsidRPr="00FA0D68" w:rsidRDefault="000579DA">
            <w:pPr>
              <w:widowControl/>
              <w:jc w:val="center"/>
              <w:rPr>
                <w:rFonts w:ascii="Times New Roman" w:eastAsia="SimSun" w:hAnsi="Times New Roman" w:cs="Times New Roman"/>
                <w:kern w:val="0"/>
                <w:sz w:val="15"/>
                <w:szCs w:val="15"/>
              </w:rPr>
            </w:pPr>
            <w:del w:id="1311" w:author="Revision" w:date="2026-07-08T00:00:00Z">
              <w:r>
                <w:rPr>
                  <w:rFonts w:ascii="Times New Roman" w:eastAsia="SimSun" w:hAnsi="Times New Roman" w:cs="Times New Roman"/>
                  <w:kern w:val="0"/>
                  <w:sz w:val="15"/>
                  <w:szCs w:val="15"/>
                </w:rPr>
                <w:delText xml:space="preserve">35894</w:delText>
              </w:r>
            </w:del>
            <w:ins w:id="1312" w:author="Revision" w:date="2026-07-08T00:00:00Z">
              <w:r>
                <w:rPr>
                  <w:rFonts w:ascii="Times New Roman" w:eastAsia="SimSun" w:hAnsi="Times New Roman" w:cs="Times New Roman"/>
                  <w:kern w:val="0"/>
                  <w:sz w:val="15"/>
                  <w:szCs w:val="15"/>
                </w:rPr>
                <w:t xml:space="preserve">35729</w:t>
              </w:r>
            </w:ins>
          </w:p>
        </w:tc>
        <w:tc>
          <w:tcPr>
            <w:tcW w:w="706" w:type="pct"/>
            <w:tcBorders>
              <w:bottom w:val="single" w:sz="4" w:space="0" w:color="auto"/>
            </w:tcBorders>
            <w:tcMar>
              <w:top w:w="30" w:type="dxa"/>
              <w:left w:w="45" w:type="dxa"/>
              <w:bottom w:w="30" w:type="dxa"/>
              <w:right w:w="45" w:type="dxa"/>
            </w:tcMar>
            <w:vAlign w:val="bottom"/>
          </w:tcPr>
          <w:p w14:paraId="73095DAC" w14:textId="77777777" w:rsidR="00A0142D" w:rsidRPr="00FA0D68" w:rsidRDefault="000579DA">
            <w:pPr>
              <w:widowControl/>
              <w:jc w:val="center"/>
              <w:rPr>
                <w:rFonts w:ascii="Times New Roman" w:eastAsia="SimSun" w:hAnsi="Times New Roman" w:cs="Times New Roman"/>
                <w:kern w:val="0"/>
                <w:sz w:val="15"/>
                <w:szCs w:val="15"/>
              </w:rPr>
            </w:pPr>
            <w:del w:id="1313" w:author="Revision" w:date="2026-07-08T00:00:00Z">
              <w:r>
                <w:rPr>
                  <w:rFonts w:ascii="Times New Roman" w:eastAsia="SimSun" w:hAnsi="Times New Roman" w:cs="Times New Roman"/>
                  <w:kern w:val="0"/>
                  <w:sz w:val="15"/>
                  <w:szCs w:val="15"/>
                </w:rPr>
                <w:delText xml:space="preserve">101.13</w:delText>
              </w:r>
            </w:del>
            <w:ins w:id="1314" w:author="Revision" w:date="2026-07-08T00:00:00Z">
              <w:r>
                <w:rPr>
                  <w:rFonts w:ascii="Times New Roman" w:eastAsia="SimSun" w:hAnsi="Times New Roman" w:cs="Times New Roman"/>
                  <w:kern w:val="0"/>
                  <w:sz w:val="15"/>
                  <w:szCs w:val="15"/>
                </w:rPr>
                <w:t xml:space="preserve">100.05</w:t>
              </w:r>
            </w:ins>
          </w:p>
        </w:tc>
        <w:tc>
          <w:tcPr>
            <w:tcW w:w="771" w:type="pct"/>
            <w:tcBorders>
              <w:bottom w:val="single" w:sz="4" w:space="0" w:color="auto"/>
            </w:tcBorders>
            <w:tcMar>
              <w:top w:w="30" w:type="dxa"/>
              <w:left w:w="45" w:type="dxa"/>
              <w:bottom w:w="30" w:type="dxa"/>
              <w:right w:w="45" w:type="dxa"/>
            </w:tcMar>
            <w:vAlign w:val="bottom"/>
          </w:tcPr>
          <w:p w14:paraId="495B7B28" w14:textId="77777777" w:rsidR="00A0142D" w:rsidRPr="00FA0D68" w:rsidRDefault="000579DA">
            <w:pPr>
              <w:widowControl/>
              <w:jc w:val="center"/>
              <w:rPr>
                <w:rFonts w:ascii="Times New Roman" w:eastAsia="SimSun" w:hAnsi="Times New Roman" w:cs="Times New Roman"/>
                <w:kern w:val="0"/>
                <w:sz w:val="15"/>
                <w:szCs w:val="15"/>
              </w:rPr>
            </w:pPr>
            <w:del w:id="1315" w:author="Revision" w:date="2026-07-08T00:00:00Z">
              <w:r>
                <w:rPr>
                  <w:rFonts w:ascii="Times New Roman" w:eastAsia="SimSun" w:hAnsi="Times New Roman" w:cs="Times New Roman"/>
                  <w:kern w:val="0"/>
                  <w:sz w:val="15"/>
                  <w:szCs w:val="15"/>
                </w:rPr>
                <w:delText xml:space="preserve">-401</w:delText>
              </w:r>
            </w:del>
            <w:ins w:id="1316" w:author="Revision" w:date="2026-07-08T00:00:00Z">
              <w:r>
                <w:rPr>
                  <w:rFonts w:ascii="Times New Roman" w:eastAsia="SimSun" w:hAnsi="Times New Roman" w:cs="Times New Roman"/>
                  <w:kern w:val="0"/>
                  <w:sz w:val="15"/>
                  <w:szCs w:val="15"/>
                </w:rPr>
                <w:t xml:space="preserve">-18</w:t>
              </w:r>
            </w:ins>
          </w:p>
        </w:tc>
      </w:tr>
      <w:tr w:rsidR="00A0142D" w:rsidRPr="00657CB1" w14:paraId="34D00926" w14:textId="77777777" w:rsidTr="00FA0D68">
        <w:trPr>
          <w:trHeight w:val="315"/>
        </w:trPr>
        <w:tc>
          <w:tcPr>
            <w:tcW w:w="572" w:type="pct"/>
            <w:tcBorders>
              <w:top w:val="single" w:sz="4" w:space="0" w:color="auto"/>
              <w:bottom w:val="nil"/>
            </w:tcBorders>
            <w:tcMar>
              <w:top w:w="30" w:type="dxa"/>
              <w:left w:w="45" w:type="dxa"/>
              <w:bottom w:w="30" w:type="dxa"/>
              <w:right w:w="45" w:type="dxa"/>
            </w:tcMar>
            <w:vAlign w:val="bottom"/>
          </w:tcPr>
          <w:p w14:paraId="24C2D7E4" w14:textId="77777777" w:rsidR="00A0142D" w:rsidRPr="00FA0D68" w:rsidRDefault="000579DA">
            <w:pPr>
              <w:widowControl/>
              <w:jc w:val="center"/>
              <w:rPr>
                <w:rFonts w:ascii="Times New Roman" w:eastAsia="SimSun" w:hAnsi="Times New Roman" w:cs="Times New Roman"/>
                <w:b/>
                <w:kern w:val="0"/>
                <w:sz w:val="15"/>
                <w:szCs w:val="15"/>
              </w:rPr>
            </w:pPr>
            <w:r>
              <w:rPr>
                <w:rFonts w:ascii="Times New Roman" w:eastAsia="SimSun" w:hAnsi="Times New Roman" w:cs="Times New Roman"/>
                <w:b/>
                <w:kern w:val="0"/>
                <w:sz w:val="15"/>
                <w:szCs w:val="15"/>
              </w:rPr>
              <w:t>S2-Medium</w:t>
            </w:r>
          </w:p>
        </w:tc>
        <w:tc>
          <w:tcPr>
            <w:tcW w:w="715" w:type="pct"/>
            <w:tcBorders>
              <w:top w:val="single" w:sz="4" w:space="0" w:color="auto"/>
              <w:bottom w:val="nil"/>
            </w:tcBorders>
            <w:tcMar>
              <w:top w:w="30" w:type="dxa"/>
              <w:left w:w="45" w:type="dxa"/>
              <w:bottom w:w="30" w:type="dxa"/>
              <w:right w:w="45" w:type="dxa"/>
            </w:tcMar>
            <w:vAlign w:val="bottom"/>
          </w:tcPr>
          <w:p w14:paraId="61E11C5E" w14:textId="77777777" w:rsidR="00A0142D" w:rsidRPr="00FA0D68" w:rsidRDefault="000579DA">
            <w:pPr>
              <w:widowControl/>
              <w:jc w:val="center"/>
              <w:rPr>
                <w:rFonts w:ascii="Times New Roman" w:eastAsia="SimSun" w:hAnsi="Times New Roman" w:cs="Times New Roman"/>
                <w:b/>
                <w:kern w:val="0"/>
                <w:sz w:val="15"/>
                <w:szCs w:val="15"/>
              </w:rPr>
            </w:pPr>
            <w:del w:id="1317" w:author="Revision" w:date="2026-07-08T00:00:00Z">
              <w:r>
                <w:rPr>
                  <w:rFonts w:ascii="Times New Roman" w:eastAsia="SimSun" w:hAnsi="Times New Roman" w:cs="Times New Roman"/>
                  <w:b/>
                  <w:kern w:val="0"/>
                  <w:sz w:val="15"/>
                  <w:szCs w:val="15"/>
                </w:rPr>
                <w:delText xml:space="preserve">68262</w:delText>
              </w:r>
            </w:del>
            <w:ins w:id="1318" w:author="Revision" w:date="2026-07-08T00:00:00Z">
              <w:r>
                <w:rPr>
                  <w:rFonts w:ascii="Times New Roman" w:eastAsia="SimSun" w:hAnsi="Times New Roman" w:cs="Times New Roman"/>
                  <w:b/>
                  <w:kern w:val="0"/>
                  <w:sz w:val="15"/>
                  <w:szCs w:val="15"/>
                </w:rPr>
                <w:t xml:space="preserve">67974</w:t>
              </w:r>
            </w:ins>
          </w:p>
        </w:tc>
        <w:tc>
          <w:tcPr>
            <w:tcW w:w="704" w:type="pct"/>
            <w:tcBorders>
              <w:top w:val="single" w:sz="4" w:space="0" w:color="auto"/>
              <w:bottom w:val="nil"/>
            </w:tcBorders>
            <w:tcMar>
              <w:top w:w="30" w:type="dxa"/>
              <w:left w:w="45" w:type="dxa"/>
              <w:bottom w:w="30" w:type="dxa"/>
              <w:right w:w="45" w:type="dxa"/>
            </w:tcMar>
            <w:vAlign w:val="bottom"/>
          </w:tcPr>
          <w:p w14:paraId="140A3A7C" w14:textId="77777777" w:rsidR="00A0142D" w:rsidRPr="00FA0D68" w:rsidRDefault="000579DA">
            <w:pPr>
              <w:widowControl/>
              <w:jc w:val="center"/>
              <w:rPr>
                <w:rFonts w:ascii="Times New Roman" w:eastAsia="SimSun" w:hAnsi="Times New Roman" w:cs="Times New Roman"/>
                <w:b/>
                <w:kern w:val="0"/>
                <w:sz w:val="15"/>
                <w:szCs w:val="15"/>
              </w:rPr>
            </w:pPr>
            <w:del w:id="1319" w:author="Revision" w:date="2026-07-08T00:00:00Z">
              <w:r>
                <w:rPr>
                  <w:rFonts w:ascii="Times New Roman" w:eastAsia="SimSun" w:hAnsi="Times New Roman" w:cs="Times New Roman"/>
                  <w:b/>
                  <w:kern w:val="0"/>
                  <w:sz w:val="15"/>
                  <w:szCs w:val="15"/>
                </w:rPr>
                <w:delText xml:space="preserve">101.97</w:delText>
              </w:r>
            </w:del>
            <w:ins w:id="1320" w:author="Revision" w:date="2026-07-08T00:00:00Z">
              <w:r>
                <w:rPr>
                  <w:rFonts w:ascii="Times New Roman" w:eastAsia="SimSun" w:hAnsi="Times New Roman" w:cs="Times New Roman"/>
                  <w:b/>
                  <w:kern w:val="0"/>
                  <w:sz w:val="15"/>
                  <w:szCs w:val="15"/>
                </w:rPr>
                <w:t xml:space="preserve">101.13</w:t>
              </w:r>
            </w:ins>
          </w:p>
        </w:tc>
        <w:tc>
          <w:tcPr>
            <w:tcW w:w="814" w:type="pct"/>
            <w:tcBorders>
              <w:top w:val="single" w:sz="4" w:space="0" w:color="auto"/>
              <w:bottom w:val="nil"/>
            </w:tcBorders>
            <w:tcMar>
              <w:top w:w="30" w:type="dxa"/>
              <w:left w:w="45" w:type="dxa"/>
              <w:bottom w:w="30" w:type="dxa"/>
              <w:right w:w="45" w:type="dxa"/>
            </w:tcMar>
            <w:vAlign w:val="bottom"/>
          </w:tcPr>
          <w:p w14:paraId="677275F2" w14:textId="77777777" w:rsidR="00A0142D" w:rsidRPr="00FA0D68" w:rsidRDefault="000579DA">
            <w:pPr>
              <w:widowControl/>
              <w:jc w:val="center"/>
              <w:rPr>
                <w:rFonts w:ascii="Times New Roman" w:eastAsia="SimSun" w:hAnsi="Times New Roman" w:cs="Times New Roman"/>
                <w:b/>
                <w:kern w:val="0"/>
                <w:sz w:val="15"/>
                <w:szCs w:val="15"/>
              </w:rPr>
            </w:pPr>
            <w:del w:id="1321" w:author="Revision" w:date="2026-07-08T00:00:00Z">
              <w:r>
                <w:rPr>
                  <w:rFonts w:ascii="Times New Roman" w:eastAsia="SimSun" w:hAnsi="Times New Roman" w:cs="Times New Roman"/>
                  <w:b/>
                  <w:kern w:val="0"/>
                  <w:sz w:val="15"/>
                  <w:szCs w:val="15"/>
                </w:rPr>
                <w:delText xml:space="preserve">-1319</w:delText>
              </w:r>
            </w:del>
            <w:ins w:id="1322" w:author="Revision" w:date="2026-07-08T00:00:00Z">
              <w:r>
                <w:rPr>
                  <w:rFonts w:ascii="Times New Roman" w:eastAsia="SimSun" w:hAnsi="Times New Roman" w:cs="Times New Roman"/>
                  <w:b/>
                  <w:kern w:val="0"/>
                  <w:sz w:val="15"/>
                  <w:szCs w:val="15"/>
                </w:rPr>
                <w:t xml:space="preserve">-757</w:t>
              </w:r>
            </w:ins>
          </w:p>
        </w:tc>
        <w:tc>
          <w:tcPr>
            <w:tcW w:w="717" w:type="pct"/>
            <w:tcBorders>
              <w:top w:val="single" w:sz="4" w:space="0" w:color="auto"/>
              <w:bottom w:val="nil"/>
            </w:tcBorders>
            <w:tcMar>
              <w:top w:w="30" w:type="dxa"/>
              <w:left w:w="45" w:type="dxa"/>
              <w:bottom w:w="30" w:type="dxa"/>
              <w:right w:w="45" w:type="dxa"/>
            </w:tcMar>
            <w:vAlign w:val="bottom"/>
          </w:tcPr>
          <w:p w14:paraId="2D23A905" w14:textId="77777777" w:rsidR="00A0142D" w:rsidRPr="00FA0D68" w:rsidRDefault="000579DA">
            <w:pPr>
              <w:widowControl/>
              <w:jc w:val="center"/>
              <w:rPr>
                <w:rFonts w:ascii="Times New Roman" w:eastAsia="SimSun" w:hAnsi="Times New Roman" w:cs="Times New Roman"/>
                <w:b/>
                <w:kern w:val="0"/>
                <w:sz w:val="15"/>
                <w:szCs w:val="15"/>
              </w:rPr>
            </w:pPr>
            <w:del w:id="1323" w:author="Revision" w:date="2026-07-08T00:00:00Z">
              <w:r>
                <w:rPr>
                  <w:rFonts w:ascii="Times New Roman" w:eastAsia="SimSun" w:hAnsi="Times New Roman" w:cs="Times New Roman"/>
                  <w:b/>
                  <w:kern w:val="0"/>
                  <w:sz w:val="15"/>
                  <w:szCs w:val="15"/>
                </w:rPr>
                <w:delText xml:space="preserve">36361</w:delText>
              </w:r>
            </w:del>
            <w:ins w:id="1324" w:author="Revision" w:date="2026-07-08T00:00:00Z">
              <w:r>
                <w:rPr>
                  <w:rFonts w:ascii="Times New Roman" w:eastAsia="SimSun" w:hAnsi="Times New Roman" w:cs="Times New Roman"/>
                  <w:b/>
                  <w:kern w:val="0"/>
                  <w:sz w:val="15"/>
                  <w:szCs w:val="15"/>
                </w:rPr>
                <w:t xml:space="preserve">36257</w:t>
              </w:r>
            </w:ins>
          </w:p>
        </w:tc>
        <w:tc>
          <w:tcPr>
            <w:tcW w:w="706" w:type="pct"/>
            <w:tcBorders>
              <w:top w:val="single" w:sz="4" w:space="0" w:color="auto"/>
              <w:bottom w:val="nil"/>
            </w:tcBorders>
            <w:tcMar>
              <w:top w:w="30" w:type="dxa"/>
              <w:left w:w="45" w:type="dxa"/>
              <w:bottom w:w="30" w:type="dxa"/>
              <w:right w:w="45" w:type="dxa"/>
            </w:tcMar>
            <w:vAlign w:val="bottom"/>
          </w:tcPr>
          <w:p w14:paraId="4C17F211" w14:textId="77777777" w:rsidR="00A0142D" w:rsidRPr="00FA0D68" w:rsidRDefault="000579DA">
            <w:pPr>
              <w:widowControl/>
              <w:jc w:val="center"/>
              <w:rPr>
                <w:rFonts w:ascii="Times New Roman" w:eastAsia="SimSun" w:hAnsi="Times New Roman" w:cs="Times New Roman"/>
                <w:b/>
                <w:kern w:val="0"/>
                <w:sz w:val="15"/>
                <w:szCs w:val="15"/>
              </w:rPr>
            </w:pPr>
            <w:del w:id="1325" w:author="Revision" w:date="2026-07-08T00:00:00Z">
              <w:r>
                <w:rPr>
                  <w:rFonts w:ascii="Times New Roman" w:eastAsia="SimSun" w:hAnsi="Times New Roman" w:cs="Times New Roman"/>
                  <w:b/>
                  <w:kern w:val="0"/>
                  <w:sz w:val="15"/>
                  <w:szCs w:val="15"/>
                </w:rPr>
                <w:delText xml:space="preserve">102.25</w:delText>
              </w:r>
            </w:del>
            <w:ins w:id="1326" w:author="Revision" w:date="2026-07-08T00:00:00Z">
              <w:r>
                <w:rPr>
                  <w:rFonts w:ascii="Times New Roman" w:eastAsia="SimSun" w:hAnsi="Times New Roman" w:cs="Times New Roman"/>
                  <w:b/>
                  <w:kern w:val="0"/>
                  <w:sz w:val="15"/>
                  <w:szCs w:val="15"/>
                </w:rPr>
                <w:t xml:space="preserve">101.31</w:t>
              </w:r>
            </w:ins>
          </w:p>
        </w:tc>
        <w:tc>
          <w:tcPr>
            <w:tcW w:w="771" w:type="pct"/>
            <w:tcBorders>
              <w:top w:val="single" w:sz="4" w:space="0" w:color="auto"/>
              <w:bottom w:val="nil"/>
            </w:tcBorders>
            <w:tcMar>
              <w:top w:w="30" w:type="dxa"/>
              <w:left w:w="45" w:type="dxa"/>
              <w:bottom w:w="30" w:type="dxa"/>
              <w:right w:w="45" w:type="dxa"/>
            </w:tcMar>
            <w:vAlign w:val="bottom"/>
          </w:tcPr>
          <w:p w14:paraId="4DAE5A6E" w14:textId="77777777" w:rsidR="00A0142D" w:rsidRPr="00FA0D68" w:rsidRDefault="000579DA">
            <w:pPr>
              <w:widowControl/>
              <w:jc w:val="center"/>
              <w:rPr>
                <w:rFonts w:ascii="Times New Roman" w:eastAsia="SimSun" w:hAnsi="Times New Roman" w:cs="Times New Roman"/>
                <w:b/>
                <w:kern w:val="0"/>
                <w:sz w:val="15"/>
                <w:szCs w:val="15"/>
              </w:rPr>
            </w:pPr>
            <w:del w:id="1327" w:author="Revision" w:date="2026-07-08T00:00:00Z">
              <w:r>
                <w:rPr>
                  <w:rFonts w:ascii="Times New Roman" w:eastAsia="SimSun" w:hAnsi="Times New Roman" w:cs="Times New Roman"/>
                  <w:b/>
                  <w:kern w:val="0"/>
                  <w:sz w:val="15"/>
                  <w:szCs w:val="15"/>
                </w:rPr>
                <w:delText xml:space="preserve">-799</w:delText>
              </w:r>
            </w:del>
            <w:ins w:id="1328" w:author="Revision" w:date="2026-07-08T00:00:00Z">
              <w:r>
                <w:rPr>
                  <w:rFonts w:ascii="Times New Roman" w:eastAsia="SimSun" w:hAnsi="Times New Roman" w:cs="Times New Roman"/>
                  <w:b/>
                  <w:kern w:val="0"/>
                  <w:sz w:val="15"/>
                  <w:szCs w:val="15"/>
                </w:rPr>
                <w:t xml:space="preserve">-469</w:t>
              </w:r>
            </w:ins>
          </w:p>
        </w:tc>
      </w:tr>
      <w:tr w:rsidR="00A0142D" w:rsidRPr="00657CB1" w14:paraId="7A410766" w14:textId="77777777" w:rsidTr="00FA0D68">
        <w:trPr>
          <w:trHeight w:val="315"/>
        </w:trPr>
        <w:tc>
          <w:tcPr>
            <w:tcW w:w="572" w:type="pct"/>
            <w:tcBorders>
              <w:top w:val="nil"/>
            </w:tcBorders>
            <w:tcMar>
              <w:top w:w="30" w:type="dxa"/>
              <w:left w:w="45" w:type="dxa"/>
              <w:bottom w:w="30" w:type="dxa"/>
              <w:right w:w="45" w:type="dxa"/>
            </w:tcMar>
            <w:vAlign w:val="bottom"/>
          </w:tcPr>
          <w:p w14:paraId="2BFBD2D1" w14:textId="77777777" w:rsidR="00A0142D" w:rsidRPr="00FA0D68" w:rsidRDefault="000579DA">
            <w:pPr>
              <w:widowControl/>
              <w:jc w:val="center"/>
              <w:rPr>
                <w:rFonts w:ascii="Times New Roman" w:eastAsia="SimSun" w:hAnsi="Times New Roman" w:cs="Times New Roman"/>
                <w:kern w:val="0"/>
                <w:sz w:val="15"/>
                <w:szCs w:val="15"/>
              </w:rPr>
            </w:pPr>
            <w:r>
              <w:rPr>
                <w:rFonts w:ascii="Times New Roman" w:eastAsia="SimSun" w:hAnsi="Times New Roman" w:cs="Times New Roman"/>
                <w:kern w:val="0"/>
                <w:sz w:val="15"/>
                <w:szCs w:val="15"/>
              </w:rPr>
              <w:t>S2-High</w:t>
            </w:r>
          </w:p>
        </w:tc>
        <w:tc>
          <w:tcPr>
            <w:tcW w:w="715" w:type="pct"/>
            <w:tcBorders>
              <w:top w:val="nil"/>
            </w:tcBorders>
            <w:tcMar>
              <w:top w:w="30" w:type="dxa"/>
              <w:left w:w="45" w:type="dxa"/>
              <w:bottom w:w="30" w:type="dxa"/>
              <w:right w:w="45" w:type="dxa"/>
            </w:tcMar>
            <w:vAlign w:val="bottom"/>
          </w:tcPr>
          <w:p w14:paraId="76D377DC" w14:textId="77777777" w:rsidR="00A0142D" w:rsidRPr="00FA0D68" w:rsidRDefault="000579DA">
            <w:pPr>
              <w:widowControl/>
              <w:jc w:val="center"/>
              <w:rPr>
                <w:rFonts w:ascii="Times New Roman" w:eastAsia="SimSun" w:hAnsi="Times New Roman" w:cs="Times New Roman"/>
                <w:kern w:val="0"/>
                <w:sz w:val="15"/>
                <w:szCs w:val="15"/>
              </w:rPr>
            </w:pPr>
            <w:del w:id="1329" w:author="Revision" w:date="2026-07-08T00:00:00Z">
              <w:r>
                <w:rPr>
                  <w:rFonts w:ascii="Times New Roman" w:eastAsia="SimSun" w:hAnsi="Times New Roman" w:cs="Times New Roman"/>
                  <w:kern w:val="0"/>
                  <w:sz w:val="15"/>
                  <w:szCs w:val="15"/>
                </w:rPr>
                <w:delText xml:space="preserve">68920</w:delText>
              </w:r>
            </w:del>
            <w:ins w:id="1330" w:author="Revision" w:date="2026-07-08T00:00:00Z">
              <w:r>
                <w:rPr>
                  <w:rFonts w:ascii="Times New Roman" w:eastAsia="SimSun" w:hAnsi="Times New Roman" w:cs="Times New Roman"/>
                  <w:kern w:val="0"/>
                  <w:sz w:val="15"/>
                  <w:szCs w:val="15"/>
                </w:rPr>
                <w:t xml:space="preserve">68606</w:t>
              </w:r>
            </w:ins>
          </w:p>
        </w:tc>
        <w:tc>
          <w:tcPr>
            <w:tcW w:w="704" w:type="pct"/>
            <w:tcBorders>
              <w:top w:val="nil"/>
            </w:tcBorders>
            <w:tcMar>
              <w:top w:w="30" w:type="dxa"/>
              <w:left w:w="45" w:type="dxa"/>
              <w:bottom w:w="30" w:type="dxa"/>
              <w:right w:w="45" w:type="dxa"/>
            </w:tcMar>
            <w:vAlign w:val="bottom"/>
          </w:tcPr>
          <w:p w14:paraId="29AA2E41" w14:textId="77777777" w:rsidR="00A0142D" w:rsidRPr="00FA0D68" w:rsidRDefault="000579DA">
            <w:pPr>
              <w:widowControl/>
              <w:jc w:val="center"/>
              <w:rPr>
                <w:rFonts w:ascii="Times New Roman" w:eastAsia="SimSun" w:hAnsi="Times New Roman" w:cs="Times New Roman"/>
                <w:kern w:val="0"/>
                <w:sz w:val="15"/>
                <w:szCs w:val="15"/>
              </w:rPr>
            </w:pPr>
            <w:del w:id="1331" w:author="Revision" w:date="2026-07-08T00:00:00Z">
              <w:r>
                <w:rPr>
                  <w:rFonts w:ascii="Times New Roman" w:eastAsia="SimSun" w:hAnsi="Times New Roman" w:cs="Times New Roman"/>
                  <w:kern w:val="0"/>
                  <w:sz w:val="15"/>
                  <w:szCs w:val="15"/>
                </w:rPr>
                <w:delText xml:space="preserve">102.85</w:delText>
              </w:r>
            </w:del>
            <w:ins w:id="1332" w:author="Revision" w:date="2026-07-08T00:00:00Z">
              <w:r>
                <w:rPr>
                  <w:rFonts w:ascii="Times New Roman" w:eastAsia="SimSun" w:hAnsi="Times New Roman" w:cs="Times New Roman"/>
                  <w:kern w:val="0"/>
                  <w:sz w:val="15"/>
                  <w:szCs w:val="15"/>
                </w:rPr>
                <w:t xml:space="preserve">101.97</w:t>
              </w:r>
            </w:ins>
          </w:p>
        </w:tc>
        <w:tc>
          <w:tcPr>
            <w:tcW w:w="814" w:type="pct"/>
            <w:tcBorders>
              <w:top w:val="nil"/>
            </w:tcBorders>
            <w:tcMar>
              <w:top w:w="30" w:type="dxa"/>
              <w:left w:w="45" w:type="dxa"/>
              <w:bottom w:w="30" w:type="dxa"/>
              <w:right w:w="45" w:type="dxa"/>
            </w:tcMar>
            <w:vAlign w:val="bottom"/>
          </w:tcPr>
          <w:p w14:paraId="00BD4CDB" w14:textId="77777777" w:rsidR="00A0142D" w:rsidRPr="00FA0D68" w:rsidRDefault="000579DA">
            <w:pPr>
              <w:widowControl/>
              <w:jc w:val="center"/>
              <w:rPr>
                <w:rFonts w:ascii="Times New Roman" w:eastAsia="SimSun" w:hAnsi="Times New Roman" w:cs="Times New Roman"/>
                <w:kern w:val="0"/>
                <w:sz w:val="15"/>
                <w:szCs w:val="15"/>
              </w:rPr>
            </w:pPr>
            <w:del w:id="1333" w:author="Revision" w:date="2026-07-08T00:00:00Z">
              <w:r>
                <w:rPr>
                  <w:rFonts w:ascii="Times New Roman" w:eastAsia="SimSun" w:hAnsi="Times New Roman" w:cs="Times New Roman"/>
                  <w:kern w:val="0"/>
                  <w:sz w:val="15"/>
                  <w:szCs w:val="15"/>
                </w:rPr>
                <w:delText xml:space="preserve">-1912</w:delText>
              </w:r>
            </w:del>
            <w:ins w:id="1334" w:author="Revision" w:date="2026-07-08T00:00:00Z">
              <w:r>
                <w:rPr>
                  <w:rFonts w:ascii="Times New Roman" w:eastAsia="SimSun" w:hAnsi="Times New Roman" w:cs="Times New Roman"/>
                  <w:kern w:val="0"/>
                  <w:sz w:val="15"/>
                  <w:szCs w:val="15"/>
                </w:rPr>
                <w:t xml:space="preserve">-1326</w:t>
              </w:r>
            </w:ins>
          </w:p>
        </w:tc>
        <w:tc>
          <w:tcPr>
            <w:tcW w:w="717" w:type="pct"/>
            <w:tcBorders>
              <w:top w:val="nil"/>
            </w:tcBorders>
            <w:tcMar>
              <w:top w:w="30" w:type="dxa"/>
              <w:left w:w="45" w:type="dxa"/>
              <w:bottom w:w="30" w:type="dxa"/>
              <w:right w:w="45" w:type="dxa"/>
            </w:tcMar>
            <w:vAlign w:val="bottom"/>
          </w:tcPr>
          <w:p w14:paraId="793A2DD8" w14:textId="77777777" w:rsidR="00A0142D" w:rsidRPr="00FA0D68" w:rsidRDefault="000579DA">
            <w:pPr>
              <w:widowControl/>
              <w:jc w:val="center"/>
              <w:rPr>
                <w:rFonts w:ascii="Times New Roman" w:eastAsia="SimSun" w:hAnsi="Times New Roman" w:cs="Times New Roman"/>
                <w:kern w:val="0"/>
                <w:sz w:val="15"/>
                <w:szCs w:val="15"/>
              </w:rPr>
            </w:pPr>
            <w:del w:id="1335" w:author="Revision" w:date="2026-07-08T00:00:00Z">
              <w:r>
                <w:rPr>
                  <w:rFonts w:ascii="Times New Roman" w:eastAsia="SimSun" w:hAnsi="Times New Roman" w:cs="Times New Roman"/>
                  <w:kern w:val="0"/>
                  <w:sz w:val="15"/>
                  <w:szCs w:val="15"/>
                </w:rPr>
                <w:delText xml:space="preserve">36712</w:delText>
              </w:r>
            </w:del>
            <w:ins w:id="1336" w:author="Revision" w:date="2026-07-08T00:00:00Z">
              <w:r>
                <w:rPr>
                  <w:rFonts w:ascii="Times New Roman" w:eastAsia="SimSun" w:hAnsi="Times New Roman" w:cs="Times New Roman"/>
                  <w:kern w:val="0"/>
                  <w:sz w:val="15"/>
                  <w:szCs w:val="15"/>
                </w:rPr>
                <w:t xml:space="preserve">36594</w:t>
              </w:r>
            </w:ins>
          </w:p>
        </w:tc>
        <w:tc>
          <w:tcPr>
            <w:tcW w:w="706" w:type="pct"/>
            <w:tcBorders>
              <w:top w:val="nil"/>
            </w:tcBorders>
            <w:tcMar>
              <w:top w:w="30" w:type="dxa"/>
              <w:left w:w="45" w:type="dxa"/>
              <w:bottom w:w="30" w:type="dxa"/>
              <w:right w:w="45" w:type="dxa"/>
            </w:tcMar>
            <w:vAlign w:val="bottom"/>
          </w:tcPr>
          <w:p w14:paraId="47FDB1D4" w14:textId="77777777" w:rsidR="00A0142D" w:rsidRPr="00FA0D68" w:rsidRDefault="000579DA">
            <w:pPr>
              <w:widowControl/>
              <w:jc w:val="center"/>
              <w:rPr>
                <w:rFonts w:ascii="Times New Roman" w:eastAsia="SimSun" w:hAnsi="Times New Roman" w:cs="Times New Roman"/>
                <w:kern w:val="0"/>
                <w:sz w:val="15"/>
                <w:szCs w:val="15"/>
              </w:rPr>
            </w:pPr>
            <w:del w:id="1337" w:author="Revision" w:date="2026-07-08T00:00:00Z">
              <w:r>
                <w:rPr>
                  <w:rFonts w:ascii="Times New Roman" w:eastAsia="SimSun" w:hAnsi="Times New Roman" w:cs="Times New Roman"/>
                  <w:kern w:val="0"/>
                  <w:sz w:val="15"/>
                  <w:szCs w:val="15"/>
                </w:rPr>
                <w:delText xml:space="preserve">103.09</w:delText>
              </w:r>
            </w:del>
            <w:ins w:id="1338" w:author="Revision" w:date="2026-07-08T00:00:00Z">
              <w:r>
                <w:rPr>
                  <w:rFonts w:ascii="Times New Roman" w:eastAsia="SimSun" w:hAnsi="Times New Roman" w:cs="Times New Roman"/>
                  <w:kern w:val="0"/>
                  <w:sz w:val="15"/>
                  <w:szCs w:val="15"/>
                </w:rPr>
                <w:t xml:space="preserve">102.11</w:t>
              </w:r>
            </w:ins>
          </w:p>
        </w:tc>
        <w:tc>
          <w:tcPr>
            <w:tcW w:w="771" w:type="pct"/>
            <w:tcBorders>
              <w:top w:val="nil"/>
            </w:tcBorders>
            <w:tcMar>
              <w:top w:w="30" w:type="dxa"/>
              <w:left w:w="45" w:type="dxa"/>
              <w:bottom w:w="30" w:type="dxa"/>
              <w:right w:w="45" w:type="dxa"/>
            </w:tcMar>
            <w:vAlign w:val="bottom"/>
          </w:tcPr>
          <w:p w14:paraId="6A9BE8DB" w14:textId="77777777" w:rsidR="00A0142D" w:rsidRPr="00FA0D68" w:rsidRDefault="000579DA">
            <w:pPr>
              <w:widowControl/>
              <w:jc w:val="center"/>
              <w:rPr>
                <w:rFonts w:ascii="Times New Roman" w:eastAsia="SimSun" w:hAnsi="Times New Roman" w:cs="Times New Roman"/>
                <w:kern w:val="0"/>
                <w:sz w:val="15"/>
                <w:szCs w:val="15"/>
              </w:rPr>
            </w:pPr>
            <w:del w:id="1339" w:author="Revision" w:date="2026-07-08T00:00:00Z">
              <w:r>
                <w:rPr>
                  <w:rFonts w:ascii="Times New Roman" w:eastAsia="SimSun" w:hAnsi="Times New Roman" w:cs="Times New Roman"/>
                  <w:kern w:val="0"/>
                  <w:sz w:val="15"/>
                  <w:szCs w:val="15"/>
                </w:rPr>
                <w:delText xml:space="preserve">-1099</w:delText>
              </w:r>
            </w:del>
            <w:ins w:id="1340" w:author="Revision" w:date="2026-07-08T00:00:00Z">
              <w:r>
                <w:rPr>
                  <w:rFonts w:ascii="Times New Roman" w:eastAsia="SimSun" w:hAnsi="Times New Roman" w:cs="Times New Roman"/>
                  <w:kern w:val="0"/>
                  <w:sz w:val="15"/>
                  <w:szCs w:val="15"/>
                </w:rPr>
                <w:t xml:space="preserve">-758</w:t>
              </w:r>
            </w:ins>
          </w:p>
        </w:tc>
      </w:tr>
      <w:tr w:rsidR="00A0142D" w:rsidRPr="00657CB1" w14:paraId="7AB053BF" w14:textId="77777777" w:rsidTr="00FA0D68">
        <w:trPr>
          <w:trHeight w:val="315"/>
        </w:trPr>
        <w:tc>
          <w:tcPr>
            <w:tcW w:w="572" w:type="pct"/>
            <w:tcBorders>
              <w:bottom w:val="single" w:sz="4" w:space="0" w:color="auto"/>
            </w:tcBorders>
            <w:tcMar>
              <w:top w:w="30" w:type="dxa"/>
              <w:left w:w="45" w:type="dxa"/>
              <w:bottom w:w="30" w:type="dxa"/>
              <w:right w:w="45" w:type="dxa"/>
            </w:tcMar>
            <w:vAlign w:val="bottom"/>
          </w:tcPr>
          <w:p w14:paraId="2BC5DF33" w14:textId="77777777" w:rsidR="00A0142D" w:rsidRPr="00FA0D68" w:rsidRDefault="000579DA">
            <w:pPr>
              <w:widowControl/>
              <w:jc w:val="center"/>
              <w:rPr>
                <w:rFonts w:ascii="Times New Roman" w:eastAsia="SimSun" w:hAnsi="Times New Roman" w:cs="Times New Roman"/>
                <w:kern w:val="0"/>
                <w:sz w:val="15"/>
                <w:szCs w:val="15"/>
              </w:rPr>
            </w:pPr>
            <w:r>
              <w:rPr>
                <w:rFonts w:ascii="Times New Roman" w:eastAsia="SimSun" w:hAnsi="Times New Roman" w:cs="Times New Roman"/>
                <w:kern w:val="0"/>
                <w:sz w:val="15"/>
                <w:szCs w:val="15"/>
              </w:rPr>
              <w:t>S2-Low</w:t>
            </w:r>
          </w:p>
        </w:tc>
        <w:tc>
          <w:tcPr>
            <w:tcW w:w="715" w:type="pct"/>
            <w:tcBorders>
              <w:bottom w:val="single" w:sz="4" w:space="0" w:color="auto"/>
            </w:tcBorders>
            <w:tcMar>
              <w:top w:w="30" w:type="dxa"/>
              <w:left w:w="45" w:type="dxa"/>
              <w:bottom w:w="30" w:type="dxa"/>
              <w:right w:w="45" w:type="dxa"/>
            </w:tcMar>
            <w:vAlign w:val="bottom"/>
          </w:tcPr>
          <w:p w14:paraId="611066D7" w14:textId="77777777" w:rsidR="00A0142D" w:rsidRPr="00FA0D68" w:rsidRDefault="000579DA">
            <w:pPr>
              <w:widowControl/>
              <w:jc w:val="center"/>
              <w:rPr>
                <w:rFonts w:ascii="Times New Roman" w:eastAsia="SimSun" w:hAnsi="Times New Roman" w:cs="Times New Roman"/>
                <w:kern w:val="0"/>
                <w:sz w:val="15"/>
                <w:szCs w:val="15"/>
              </w:rPr>
            </w:pPr>
            <w:del w:id="1341" w:author="Revision" w:date="2026-07-08T00:00:00Z">
              <w:r>
                <w:rPr>
                  <w:rFonts w:ascii="Times New Roman" w:eastAsia="SimSun" w:hAnsi="Times New Roman" w:cs="Times New Roman"/>
                  <w:kern w:val="0"/>
                  <w:sz w:val="15"/>
                  <w:szCs w:val="15"/>
                </w:rPr>
                <w:delText xml:space="preserve">67636</w:delText>
              </w:r>
            </w:del>
            <w:ins w:id="1342" w:author="Revision" w:date="2026-07-08T00:00:00Z">
              <w:r>
                <w:rPr>
                  <w:rFonts w:ascii="Times New Roman" w:eastAsia="SimSun" w:hAnsi="Times New Roman" w:cs="Times New Roman"/>
                  <w:kern w:val="0"/>
                  <w:sz w:val="15"/>
                  <w:szCs w:val="15"/>
                </w:rPr>
                <w:t xml:space="preserve">67348</w:t>
              </w:r>
            </w:ins>
          </w:p>
        </w:tc>
        <w:tc>
          <w:tcPr>
            <w:tcW w:w="704" w:type="pct"/>
            <w:tcBorders>
              <w:bottom w:val="single" w:sz="4" w:space="0" w:color="auto"/>
            </w:tcBorders>
            <w:tcMar>
              <w:top w:w="30" w:type="dxa"/>
              <w:left w:w="45" w:type="dxa"/>
              <w:bottom w:w="30" w:type="dxa"/>
              <w:right w:w="45" w:type="dxa"/>
            </w:tcMar>
            <w:vAlign w:val="bottom"/>
          </w:tcPr>
          <w:p w14:paraId="4D46329A" w14:textId="77777777" w:rsidR="00A0142D" w:rsidRPr="00FA0D68" w:rsidRDefault="000579DA">
            <w:pPr>
              <w:widowControl/>
              <w:jc w:val="center"/>
              <w:rPr>
                <w:rFonts w:ascii="Times New Roman" w:eastAsia="SimSun" w:hAnsi="Times New Roman" w:cs="Times New Roman"/>
                <w:kern w:val="0"/>
                <w:sz w:val="15"/>
                <w:szCs w:val="15"/>
              </w:rPr>
            </w:pPr>
            <w:del w:id="1343" w:author="Revision" w:date="2026-07-08T00:00:00Z">
              <w:r>
                <w:rPr>
                  <w:rFonts w:ascii="Times New Roman" w:eastAsia="SimSun" w:hAnsi="Times New Roman" w:cs="Times New Roman"/>
                  <w:kern w:val="0"/>
                  <w:sz w:val="15"/>
                  <w:szCs w:val="15"/>
                </w:rPr>
                <w:delText xml:space="preserve">101.13</w:delText>
              </w:r>
            </w:del>
            <w:ins w:id="1344" w:author="Revision" w:date="2026-07-08T00:00:00Z">
              <w:r>
                <w:rPr>
                  <w:rFonts w:ascii="Times New Roman" w:eastAsia="SimSun" w:hAnsi="Times New Roman" w:cs="Times New Roman"/>
                  <w:kern w:val="0"/>
                  <w:sz w:val="15"/>
                  <w:szCs w:val="15"/>
                </w:rPr>
                <w:t xml:space="preserve">100.29</w:t>
              </w:r>
            </w:ins>
          </w:p>
        </w:tc>
        <w:tc>
          <w:tcPr>
            <w:tcW w:w="814" w:type="pct"/>
            <w:tcBorders>
              <w:bottom w:val="single" w:sz="4" w:space="0" w:color="auto"/>
            </w:tcBorders>
            <w:tcMar>
              <w:top w:w="30" w:type="dxa"/>
              <w:left w:w="45" w:type="dxa"/>
              <w:bottom w:w="30" w:type="dxa"/>
              <w:right w:w="45" w:type="dxa"/>
            </w:tcMar>
            <w:vAlign w:val="bottom"/>
          </w:tcPr>
          <w:p w14:paraId="19101863" w14:textId="77777777" w:rsidR="00A0142D" w:rsidRPr="00FA0D68" w:rsidRDefault="000579DA">
            <w:pPr>
              <w:widowControl/>
              <w:jc w:val="center"/>
              <w:rPr>
                <w:rFonts w:ascii="Times New Roman" w:eastAsia="SimSun" w:hAnsi="Times New Roman" w:cs="Times New Roman"/>
                <w:kern w:val="0"/>
                <w:sz w:val="15"/>
                <w:szCs w:val="15"/>
              </w:rPr>
            </w:pPr>
            <w:del w:id="1345" w:author="Revision" w:date="2026-07-08T00:00:00Z">
              <w:r>
                <w:rPr>
                  <w:rFonts w:ascii="Times New Roman" w:eastAsia="SimSun" w:hAnsi="Times New Roman" w:cs="Times New Roman"/>
                  <w:kern w:val="0"/>
                  <w:sz w:val="15"/>
                  <w:szCs w:val="15"/>
                </w:rPr>
                <w:delText xml:space="preserve">-754</w:delText>
              </w:r>
            </w:del>
            <w:ins w:id="1346" w:author="Revision" w:date="2026-07-08T00:00:00Z">
              <w:r>
                <w:rPr>
                  <w:rFonts w:ascii="Times New Roman" w:eastAsia="SimSun" w:hAnsi="Times New Roman" w:cs="Times New Roman"/>
                  <w:kern w:val="0"/>
                  <w:sz w:val="15"/>
                  <w:szCs w:val="15"/>
                </w:rPr>
                <w:t xml:space="preserve">-192</w:t>
              </w:r>
            </w:ins>
          </w:p>
        </w:tc>
        <w:tc>
          <w:tcPr>
            <w:tcW w:w="717" w:type="pct"/>
            <w:tcBorders>
              <w:bottom w:val="single" w:sz="4" w:space="0" w:color="auto"/>
            </w:tcBorders>
            <w:tcMar>
              <w:top w:w="30" w:type="dxa"/>
              <w:left w:w="45" w:type="dxa"/>
              <w:bottom w:w="30" w:type="dxa"/>
              <w:right w:w="45" w:type="dxa"/>
            </w:tcMar>
            <w:vAlign w:val="bottom"/>
          </w:tcPr>
          <w:p w14:paraId="19844AA9" w14:textId="77777777" w:rsidR="00A0142D" w:rsidRPr="00FA0D68" w:rsidRDefault="000579DA">
            <w:pPr>
              <w:widowControl/>
              <w:jc w:val="center"/>
              <w:rPr>
                <w:rFonts w:ascii="Times New Roman" w:eastAsia="SimSun" w:hAnsi="Times New Roman" w:cs="Times New Roman"/>
                <w:kern w:val="0"/>
                <w:sz w:val="15"/>
                <w:szCs w:val="15"/>
              </w:rPr>
            </w:pPr>
            <w:del w:id="1347" w:author="Revision" w:date="2026-07-08T00:00:00Z">
              <w:r>
                <w:rPr>
                  <w:rFonts w:ascii="Times New Roman" w:eastAsia="SimSun" w:hAnsi="Times New Roman" w:cs="Times New Roman"/>
                  <w:kern w:val="0"/>
                  <w:sz w:val="15"/>
                  <w:szCs w:val="15"/>
                </w:rPr>
                <w:delText xml:space="preserve">36027</w:delText>
              </w:r>
            </w:del>
            <w:ins w:id="1348" w:author="Revision" w:date="2026-07-08T00:00:00Z">
              <w:r>
                <w:rPr>
                  <w:rFonts w:ascii="Times New Roman" w:eastAsia="SimSun" w:hAnsi="Times New Roman" w:cs="Times New Roman"/>
                  <w:kern w:val="0"/>
                  <w:sz w:val="15"/>
                  <w:szCs w:val="15"/>
                </w:rPr>
                <w:t xml:space="preserve">35922</w:t>
              </w:r>
            </w:ins>
          </w:p>
        </w:tc>
        <w:tc>
          <w:tcPr>
            <w:tcW w:w="706" w:type="pct"/>
            <w:tcBorders>
              <w:bottom w:val="single" w:sz="4" w:space="0" w:color="auto"/>
            </w:tcBorders>
            <w:tcMar>
              <w:top w:w="30" w:type="dxa"/>
              <w:left w:w="45" w:type="dxa"/>
              <w:bottom w:w="30" w:type="dxa"/>
              <w:right w:w="45" w:type="dxa"/>
            </w:tcMar>
            <w:vAlign w:val="bottom"/>
          </w:tcPr>
          <w:p w14:paraId="0330EDD2" w14:textId="77777777" w:rsidR="00A0142D" w:rsidRPr="00FA0D68" w:rsidRDefault="000579DA">
            <w:pPr>
              <w:widowControl/>
              <w:jc w:val="center"/>
              <w:rPr>
                <w:rFonts w:ascii="Times New Roman" w:eastAsia="SimSun" w:hAnsi="Times New Roman" w:cs="Times New Roman"/>
                <w:kern w:val="0"/>
                <w:sz w:val="15"/>
                <w:szCs w:val="15"/>
              </w:rPr>
            </w:pPr>
            <w:del w:id="1349" w:author="Revision" w:date="2026-07-08T00:00:00Z">
              <w:r>
                <w:rPr>
                  <w:rFonts w:ascii="Times New Roman" w:eastAsia="SimSun" w:hAnsi="Times New Roman" w:cs="Times New Roman"/>
                  <w:kern w:val="0"/>
                  <w:sz w:val="15"/>
                  <w:szCs w:val="15"/>
                </w:rPr>
                <w:delText xml:space="preserve">101.44</w:delText>
              </w:r>
            </w:del>
            <w:ins w:id="1350" w:author="Revision" w:date="2026-07-08T00:00:00Z">
              <w:r>
                <w:rPr>
                  <w:rFonts w:ascii="Times New Roman" w:eastAsia="SimSun" w:hAnsi="Times New Roman" w:cs="Times New Roman"/>
                  <w:kern w:val="0"/>
                  <w:sz w:val="15"/>
                  <w:szCs w:val="15"/>
                </w:rPr>
                <w:t xml:space="preserve">100.51</w:t>
              </w:r>
            </w:ins>
          </w:p>
        </w:tc>
        <w:tc>
          <w:tcPr>
            <w:tcW w:w="771" w:type="pct"/>
            <w:tcBorders>
              <w:bottom w:val="single" w:sz="4" w:space="0" w:color="auto"/>
            </w:tcBorders>
            <w:tcMar>
              <w:top w:w="30" w:type="dxa"/>
              <w:left w:w="45" w:type="dxa"/>
              <w:bottom w:w="30" w:type="dxa"/>
              <w:right w:w="45" w:type="dxa"/>
            </w:tcMar>
            <w:vAlign w:val="bottom"/>
          </w:tcPr>
          <w:p w14:paraId="07203C27" w14:textId="77777777" w:rsidR="00A0142D" w:rsidRPr="00FA0D68" w:rsidRDefault="000579DA">
            <w:pPr>
              <w:widowControl/>
              <w:jc w:val="center"/>
              <w:rPr>
                <w:rFonts w:ascii="Times New Roman" w:eastAsia="SimSun" w:hAnsi="Times New Roman" w:cs="Times New Roman"/>
                <w:kern w:val="0"/>
                <w:sz w:val="15"/>
                <w:szCs w:val="15"/>
              </w:rPr>
            </w:pPr>
            <w:del w:id="1351" w:author="Revision" w:date="2026-07-08T00:00:00Z">
              <w:r>
                <w:rPr>
                  <w:rFonts w:ascii="Times New Roman" w:eastAsia="SimSun" w:hAnsi="Times New Roman" w:cs="Times New Roman"/>
                  <w:kern w:val="0"/>
                  <w:sz w:val="15"/>
                  <w:szCs w:val="15"/>
                </w:rPr>
                <w:delText xml:space="preserve">-513</w:delText>
              </w:r>
            </w:del>
            <w:ins w:id="1352" w:author="Revision" w:date="2026-07-08T00:00:00Z">
              <w:r>
                <w:rPr>
                  <w:rFonts w:ascii="Times New Roman" w:eastAsia="SimSun" w:hAnsi="Times New Roman" w:cs="Times New Roman"/>
                  <w:kern w:val="0"/>
                  <w:sz w:val="15"/>
                  <w:szCs w:val="15"/>
                </w:rPr>
                <w:t xml:space="preserve">-182</w:t>
              </w:r>
            </w:ins>
          </w:p>
        </w:tc>
      </w:tr>
      <w:tr w:rsidR="00A0142D" w:rsidRPr="00657CB1" w14:paraId="7C071FC8" w14:textId="77777777" w:rsidTr="00FA0D68">
        <w:trPr>
          <w:trHeight w:val="315"/>
        </w:trPr>
        <w:tc>
          <w:tcPr>
            <w:tcW w:w="572" w:type="pct"/>
            <w:tcBorders>
              <w:top w:val="single" w:sz="4" w:space="0" w:color="auto"/>
              <w:bottom w:val="nil"/>
            </w:tcBorders>
            <w:tcMar>
              <w:top w:w="30" w:type="dxa"/>
              <w:left w:w="45" w:type="dxa"/>
              <w:bottom w:w="30" w:type="dxa"/>
              <w:right w:w="45" w:type="dxa"/>
            </w:tcMar>
            <w:vAlign w:val="bottom"/>
          </w:tcPr>
          <w:p w14:paraId="5989C455" w14:textId="77777777" w:rsidR="00A0142D" w:rsidRPr="00FA0D68" w:rsidRDefault="000579DA">
            <w:pPr>
              <w:widowControl/>
              <w:jc w:val="center"/>
              <w:rPr>
                <w:rFonts w:ascii="Times New Roman" w:eastAsia="SimSun" w:hAnsi="Times New Roman" w:cs="Times New Roman"/>
                <w:b/>
                <w:kern w:val="0"/>
                <w:sz w:val="15"/>
                <w:szCs w:val="15"/>
              </w:rPr>
            </w:pPr>
            <w:r>
              <w:rPr>
                <w:rFonts w:ascii="Times New Roman" w:eastAsia="SimSun" w:hAnsi="Times New Roman" w:cs="Times New Roman"/>
                <w:b/>
                <w:kern w:val="0"/>
                <w:sz w:val="15"/>
                <w:szCs w:val="15"/>
              </w:rPr>
              <w:t>S3-Medium</w:t>
            </w:r>
          </w:p>
        </w:tc>
        <w:tc>
          <w:tcPr>
            <w:tcW w:w="715" w:type="pct"/>
            <w:tcBorders>
              <w:top w:val="single" w:sz="4" w:space="0" w:color="auto"/>
              <w:bottom w:val="nil"/>
            </w:tcBorders>
            <w:tcMar>
              <w:top w:w="30" w:type="dxa"/>
              <w:left w:w="45" w:type="dxa"/>
              <w:bottom w:w="30" w:type="dxa"/>
              <w:right w:w="45" w:type="dxa"/>
            </w:tcMar>
            <w:vAlign w:val="bottom"/>
          </w:tcPr>
          <w:p w14:paraId="153DC879" w14:textId="77777777" w:rsidR="00A0142D" w:rsidRPr="00FA0D68" w:rsidRDefault="000579DA">
            <w:pPr>
              <w:widowControl/>
              <w:jc w:val="center"/>
              <w:rPr>
                <w:rFonts w:ascii="Times New Roman" w:eastAsia="SimSun" w:hAnsi="Times New Roman" w:cs="Times New Roman"/>
                <w:b/>
                <w:kern w:val="0"/>
                <w:sz w:val="15"/>
                <w:szCs w:val="15"/>
              </w:rPr>
            </w:pPr>
            <w:del w:id="1353" w:author="Revision" w:date="2026-07-08T00:00:00Z">
              <w:r>
                <w:rPr>
                  <w:rFonts w:ascii="Times New Roman" w:eastAsia="SimSun" w:hAnsi="Times New Roman" w:cs="Times New Roman"/>
                  <w:b/>
                  <w:kern w:val="0"/>
                  <w:sz w:val="15"/>
                  <w:szCs w:val="15"/>
                </w:rPr>
                <w:delText xml:space="preserve">67301</w:delText>
              </w:r>
            </w:del>
            <w:ins w:id="1354" w:author="Revision" w:date="2026-07-08T00:00:00Z">
              <w:r>
                <w:rPr>
                  <w:rFonts w:ascii="Times New Roman" w:eastAsia="SimSun" w:hAnsi="Times New Roman" w:cs="Times New Roman"/>
                  <w:b/>
                  <w:kern w:val="0"/>
                  <w:sz w:val="15"/>
                  <w:szCs w:val="15"/>
                </w:rPr>
                <w:t xml:space="preserve">66973</w:t>
              </w:r>
            </w:ins>
          </w:p>
        </w:tc>
        <w:tc>
          <w:tcPr>
            <w:tcW w:w="704" w:type="pct"/>
            <w:tcBorders>
              <w:top w:val="single" w:sz="4" w:space="0" w:color="auto"/>
              <w:bottom w:val="nil"/>
            </w:tcBorders>
            <w:tcMar>
              <w:top w:w="30" w:type="dxa"/>
              <w:left w:w="45" w:type="dxa"/>
              <w:bottom w:w="30" w:type="dxa"/>
              <w:right w:w="45" w:type="dxa"/>
            </w:tcMar>
            <w:vAlign w:val="bottom"/>
          </w:tcPr>
          <w:p w14:paraId="7E408A64" w14:textId="77777777" w:rsidR="00A0142D" w:rsidRPr="00FA0D68" w:rsidRDefault="000579DA">
            <w:pPr>
              <w:widowControl/>
              <w:jc w:val="center"/>
              <w:rPr>
                <w:rFonts w:ascii="Times New Roman" w:eastAsia="SimSun" w:hAnsi="Times New Roman" w:cs="Times New Roman"/>
                <w:b/>
                <w:kern w:val="0"/>
                <w:sz w:val="15"/>
                <w:szCs w:val="15"/>
              </w:rPr>
            </w:pPr>
            <w:del w:id="1355" w:author="Revision" w:date="2026-07-08T00:00:00Z">
              <w:r>
                <w:rPr>
                  <w:rFonts w:ascii="Times New Roman" w:eastAsia="SimSun" w:hAnsi="Times New Roman" w:cs="Times New Roman"/>
                  <w:b/>
                  <w:kern w:val="0"/>
                  <w:sz w:val="15"/>
                  <w:szCs w:val="15"/>
                </w:rPr>
                <w:delText xml:space="preserve">100.68</w:delText>
              </w:r>
            </w:del>
            <w:ins w:id="1356" w:author="Revision" w:date="2026-07-08T00:00:00Z">
              <w:r>
                <w:rPr>
                  <w:rFonts w:ascii="Times New Roman" w:eastAsia="SimSun" w:hAnsi="Times New Roman" w:cs="Times New Roman"/>
                  <w:b/>
                  <w:kern w:val="0"/>
                  <w:sz w:val="15"/>
                  <w:szCs w:val="15"/>
                </w:rPr>
                <w:t xml:space="preserve">99.78</w:t>
              </w:r>
            </w:ins>
          </w:p>
        </w:tc>
        <w:tc>
          <w:tcPr>
            <w:tcW w:w="814" w:type="pct"/>
            <w:tcBorders>
              <w:top w:val="single" w:sz="4" w:space="0" w:color="auto"/>
              <w:bottom w:val="nil"/>
            </w:tcBorders>
            <w:tcMar>
              <w:top w:w="30" w:type="dxa"/>
              <w:left w:w="45" w:type="dxa"/>
              <w:bottom w:w="30" w:type="dxa"/>
              <w:right w:w="45" w:type="dxa"/>
            </w:tcMar>
            <w:vAlign w:val="bottom"/>
          </w:tcPr>
          <w:p w14:paraId="0D0A26A0" w14:textId="77777777" w:rsidR="00A0142D" w:rsidRPr="00FA0D68" w:rsidRDefault="000579DA">
            <w:pPr>
              <w:widowControl/>
              <w:jc w:val="center"/>
              <w:rPr>
                <w:rFonts w:ascii="Times New Roman" w:eastAsia="SimSun" w:hAnsi="Times New Roman" w:cs="Times New Roman"/>
                <w:b/>
                <w:kern w:val="0"/>
                <w:sz w:val="15"/>
                <w:szCs w:val="15"/>
              </w:rPr>
            </w:pPr>
            <w:del w:id="1357" w:author="Revision" w:date="2026-07-08T00:00:00Z">
              <w:r>
                <w:rPr>
                  <w:rFonts w:ascii="Times New Roman" w:eastAsia="SimSun" w:hAnsi="Times New Roman" w:cs="Times New Roman"/>
                  <w:b/>
                  <w:kern w:val="0"/>
                  <w:sz w:val="15"/>
                  <w:szCs w:val="15"/>
                </w:rPr>
                <w:delText xml:space="preserve">-453</w:delText>
              </w:r>
            </w:del>
            <w:ins w:id="1358" w:author="Revision" w:date="2026-07-08T00:00:00Z">
              <w:r>
                <w:rPr>
                  <w:rFonts w:ascii="Times New Roman" w:eastAsia="SimSun" w:hAnsi="Times New Roman" w:cs="Times New Roman"/>
                  <w:b/>
                  <w:kern w:val="0"/>
                  <w:sz w:val="15"/>
                  <w:szCs w:val="15"/>
                </w:rPr>
                <w:t xml:space="preserve">+145</w:t>
              </w:r>
            </w:ins>
          </w:p>
        </w:tc>
        <w:tc>
          <w:tcPr>
            <w:tcW w:w="717" w:type="pct"/>
            <w:tcBorders>
              <w:top w:val="single" w:sz="4" w:space="0" w:color="auto"/>
              <w:bottom w:val="nil"/>
            </w:tcBorders>
            <w:tcMar>
              <w:top w:w="30" w:type="dxa"/>
              <w:left w:w="45" w:type="dxa"/>
              <w:bottom w:w="30" w:type="dxa"/>
              <w:right w:w="45" w:type="dxa"/>
            </w:tcMar>
            <w:vAlign w:val="bottom"/>
          </w:tcPr>
          <w:p w14:paraId="59788B2F" w14:textId="77777777" w:rsidR="00A0142D" w:rsidRPr="00FA0D68" w:rsidRDefault="000579DA">
            <w:pPr>
              <w:widowControl/>
              <w:jc w:val="center"/>
              <w:rPr>
                <w:rFonts w:ascii="Times New Roman" w:eastAsia="SimSun" w:hAnsi="Times New Roman" w:cs="Times New Roman"/>
                <w:b/>
                <w:kern w:val="0"/>
                <w:sz w:val="15"/>
                <w:szCs w:val="15"/>
              </w:rPr>
            </w:pPr>
            <w:del w:id="1359" w:author="Revision" w:date="2026-07-08T00:00:00Z">
              <w:r>
                <w:rPr>
                  <w:rFonts w:ascii="Times New Roman" w:eastAsia="SimSun" w:hAnsi="Times New Roman" w:cs="Times New Roman"/>
                  <w:b/>
                  <w:kern w:val="0"/>
                  <w:sz w:val="15"/>
                  <w:szCs w:val="15"/>
                </w:rPr>
                <w:delText xml:space="preserve">35848</w:delText>
              </w:r>
            </w:del>
            <w:ins w:id="1360" w:author="Revision" w:date="2026-07-08T00:00:00Z">
              <w:r>
                <w:rPr>
                  <w:rFonts w:ascii="Times New Roman" w:eastAsia="SimSun" w:hAnsi="Times New Roman" w:cs="Times New Roman"/>
                  <w:b/>
                  <w:kern w:val="0"/>
                  <w:sz w:val="15"/>
                  <w:szCs w:val="15"/>
                </w:rPr>
                <w:t xml:space="preserve">35722</w:t>
              </w:r>
            </w:ins>
          </w:p>
        </w:tc>
        <w:tc>
          <w:tcPr>
            <w:tcW w:w="706" w:type="pct"/>
            <w:tcBorders>
              <w:top w:val="single" w:sz="4" w:space="0" w:color="auto"/>
              <w:bottom w:val="nil"/>
            </w:tcBorders>
            <w:tcMar>
              <w:top w:w="30" w:type="dxa"/>
              <w:left w:w="45" w:type="dxa"/>
              <w:bottom w:w="30" w:type="dxa"/>
              <w:right w:w="45" w:type="dxa"/>
            </w:tcMar>
            <w:vAlign w:val="bottom"/>
          </w:tcPr>
          <w:p w14:paraId="008079B9" w14:textId="77777777" w:rsidR="00A0142D" w:rsidRPr="00FA0D68" w:rsidRDefault="000579DA">
            <w:pPr>
              <w:widowControl/>
              <w:jc w:val="center"/>
              <w:rPr>
                <w:rFonts w:ascii="Times New Roman" w:eastAsia="SimSun" w:hAnsi="Times New Roman" w:cs="Times New Roman"/>
                <w:b/>
                <w:kern w:val="0"/>
                <w:sz w:val="15"/>
                <w:szCs w:val="15"/>
              </w:rPr>
            </w:pPr>
            <w:del w:id="1361" w:author="Revision" w:date="2026-07-08T00:00:00Z">
              <w:r>
                <w:rPr>
                  <w:rFonts w:ascii="Times New Roman" w:eastAsia="SimSun" w:hAnsi="Times New Roman" w:cs="Times New Roman"/>
                  <w:b/>
                  <w:kern w:val="0"/>
                  <w:sz w:val="15"/>
                  <w:szCs w:val="15"/>
                </w:rPr>
                <w:delText xml:space="preserve">101.02</w:delText>
              </w:r>
            </w:del>
            <w:ins w:id="1362" w:author="Revision" w:date="2026-07-08T00:00:00Z">
              <w:r>
                <w:rPr>
                  <w:rFonts w:ascii="Times New Roman" w:eastAsia="SimSun" w:hAnsi="Times New Roman" w:cs="Times New Roman"/>
                  <w:b/>
                  <w:kern w:val="0"/>
                  <w:sz w:val="15"/>
                  <w:szCs w:val="15"/>
                </w:rPr>
                <w:t xml:space="preserve">100.03</w:t>
              </w:r>
            </w:ins>
          </w:p>
        </w:tc>
        <w:tc>
          <w:tcPr>
            <w:tcW w:w="771" w:type="pct"/>
            <w:tcBorders>
              <w:top w:val="single" w:sz="4" w:space="0" w:color="auto"/>
              <w:bottom w:val="nil"/>
            </w:tcBorders>
            <w:tcMar>
              <w:top w:w="30" w:type="dxa"/>
              <w:left w:w="45" w:type="dxa"/>
              <w:bottom w:w="30" w:type="dxa"/>
              <w:right w:w="45" w:type="dxa"/>
            </w:tcMar>
            <w:vAlign w:val="bottom"/>
          </w:tcPr>
          <w:p w14:paraId="5BCA540B" w14:textId="77777777" w:rsidR="00A0142D" w:rsidRPr="00FA0D68" w:rsidRDefault="000579DA">
            <w:pPr>
              <w:widowControl/>
              <w:jc w:val="center"/>
              <w:rPr>
                <w:rFonts w:ascii="Times New Roman" w:eastAsia="SimSun" w:hAnsi="Times New Roman" w:cs="Times New Roman"/>
                <w:b/>
                <w:kern w:val="0"/>
                <w:sz w:val="15"/>
                <w:szCs w:val="15"/>
              </w:rPr>
            </w:pPr>
            <w:del w:id="1363" w:author="Revision" w:date="2026-07-08T00:00:00Z">
              <w:r>
                <w:rPr>
                  <w:rFonts w:ascii="Times New Roman" w:eastAsia="SimSun" w:hAnsi="Times New Roman" w:cs="Times New Roman"/>
                  <w:b/>
                  <w:kern w:val="0"/>
                  <w:sz w:val="15"/>
                  <w:szCs w:val="15"/>
                </w:rPr>
                <w:delText xml:space="preserve">-360</w:delText>
              </w:r>
            </w:del>
            <w:ins w:id="1364" w:author="Revision" w:date="2026-07-08T00:00:00Z">
              <w:r>
                <w:rPr>
                  <w:rFonts w:ascii="Times New Roman" w:eastAsia="SimSun" w:hAnsi="Times New Roman" w:cs="Times New Roman"/>
                  <w:b/>
                  <w:kern w:val="0"/>
                  <w:sz w:val="15"/>
                  <w:szCs w:val="15"/>
                </w:rPr>
                <w:t xml:space="preserve">-11</w:t>
              </w:r>
            </w:ins>
          </w:p>
        </w:tc>
      </w:tr>
      <w:tr w:rsidR="00A0142D" w:rsidRPr="00657CB1" w14:paraId="74CFE9D5" w14:textId="77777777" w:rsidTr="00FA0D68">
        <w:trPr>
          <w:trHeight w:val="315"/>
        </w:trPr>
        <w:tc>
          <w:tcPr>
            <w:tcW w:w="572" w:type="pct"/>
            <w:tcBorders>
              <w:top w:val="nil"/>
            </w:tcBorders>
            <w:tcMar>
              <w:top w:w="30" w:type="dxa"/>
              <w:left w:w="45" w:type="dxa"/>
              <w:bottom w:w="30" w:type="dxa"/>
              <w:right w:w="45" w:type="dxa"/>
            </w:tcMar>
            <w:vAlign w:val="bottom"/>
          </w:tcPr>
          <w:p w14:paraId="385B35A4" w14:textId="77777777" w:rsidR="00A0142D" w:rsidRPr="00FA0D68" w:rsidRDefault="000579DA">
            <w:pPr>
              <w:widowControl/>
              <w:jc w:val="center"/>
              <w:rPr>
                <w:rFonts w:ascii="Times New Roman" w:eastAsia="SimSun" w:hAnsi="Times New Roman" w:cs="Times New Roman"/>
                <w:kern w:val="0"/>
                <w:sz w:val="15"/>
                <w:szCs w:val="15"/>
              </w:rPr>
            </w:pPr>
            <w:r>
              <w:rPr>
                <w:rFonts w:ascii="Times New Roman" w:eastAsia="SimSun" w:hAnsi="Times New Roman" w:cs="Times New Roman"/>
                <w:kern w:val="0"/>
                <w:sz w:val="15"/>
                <w:szCs w:val="15"/>
              </w:rPr>
              <w:t>S3-High</w:t>
            </w:r>
          </w:p>
        </w:tc>
        <w:tc>
          <w:tcPr>
            <w:tcW w:w="715" w:type="pct"/>
            <w:tcBorders>
              <w:top w:val="nil"/>
            </w:tcBorders>
            <w:tcMar>
              <w:top w:w="30" w:type="dxa"/>
              <w:left w:w="45" w:type="dxa"/>
              <w:bottom w:w="30" w:type="dxa"/>
              <w:right w:w="45" w:type="dxa"/>
            </w:tcMar>
            <w:vAlign w:val="bottom"/>
          </w:tcPr>
          <w:p w14:paraId="1E25A355" w14:textId="77777777" w:rsidR="00A0142D" w:rsidRPr="00FA0D68" w:rsidRDefault="000579DA">
            <w:pPr>
              <w:widowControl/>
              <w:jc w:val="center"/>
              <w:rPr>
                <w:rFonts w:ascii="Times New Roman" w:eastAsia="SimSun" w:hAnsi="Times New Roman" w:cs="Times New Roman"/>
                <w:kern w:val="0"/>
                <w:sz w:val="15"/>
                <w:szCs w:val="15"/>
              </w:rPr>
            </w:pPr>
            <w:del w:id="1365" w:author="Revision" w:date="2026-07-08T00:00:00Z">
              <w:r>
                <w:rPr>
                  <w:rFonts w:ascii="Times New Roman" w:eastAsia="SimSun" w:hAnsi="Times New Roman" w:cs="Times New Roman"/>
                  <w:kern w:val="0"/>
                  <w:sz w:val="15"/>
                  <w:szCs w:val="15"/>
                </w:rPr>
                <w:delText xml:space="preserve">68173</w:delText>
              </w:r>
            </w:del>
            <w:ins w:id="1366" w:author="Revision" w:date="2026-07-08T00:00:00Z">
              <w:r>
                <w:rPr>
                  <w:rFonts w:ascii="Times New Roman" w:eastAsia="SimSun" w:hAnsi="Times New Roman" w:cs="Times New Roman"/>
                  <w:kern w:val="0"/>
                  <w:sz w:val="15"/>
                  <w:szCs w:val="15"/>
                </w:rPr>
                <w:t xml:space="preserve">67844</w:t>
              </w:r>
            </w:ins>
          </w:p>
        </w:tc>
        <w:tc>
          <w:tcPr>
            <w:tcW w:w="704" w:type="pct"/>
            <w:tcBorders>
              <w:top w:val="nil"/>
            </w:tcBorders>
            <w:tcMar>
              <w:top w:w="30" w:type="dxa"/>
              <w:left w:w="45" w:type="dxa"/>
              <w:bottom w:w="30" w:type="dxa"/>
              <w:right w:w="45" w:type="dxa"/>
            </w:tcMar>
            <w:vAlign w:val="bottom"/>
          </w:tcPr>
          <w:p w14:paraId="24F7A3AF" w14:textId="77777777" w:rsidR="00A0142D" w:rsidRPr="00FA0D68" w:rsidRDefault="000579DA">
            <w:pPr>
              <w:widowControl/>
              <w:jc w:val="center"/>
              <w:rPr>
                <w:rFonts w:ascii="Times New Roman" w:eastAsia="SimSun" w:hAnsi="Times New Roman" w:cs="Times New Roman"/>
                <w:kern w:val="0"/>
                <w:sz w:val="15"/>
                <w:szCs w:val="15"/>
              </w:rPr>
            </w:pPr>
            <w:del w:id="1367" w:author="Revision" w:date="2026-07-08T00:00:00Z">
              <w:r>
                <w:rPr>
                  <w:rFonts w:ascii="Times New Roman" w:eastAsia="SimSun" w:hAnsi="Times New Roman" w:cs="Times New Roman"/>
                  <w:kern w:val="0"/>
                  <w:sz w:val="15"/>
                  <w:szCs w:val="15"/>
                </w:rPr>
                <w:delText xml:space="preserve">101.85</w:delText>
              </w:r>
            </w:del>
            <w:ins w:id="1368" w:author="Revision" w:date="2026-07-08T00:00:00Z">
              <w:r>
                <w:rPr>
                  <w:rFonts w:ascii="Times New Roman" w:eastAsia="SimSun" w:hAnsi="Times New Roman" w:cs="Times New Roman"/>
                  <w:kern w:val="0"/>
                  <w:sz w:val="15"/>
                  <w:szCs w:val="15"/>
                </w:rPr>
                <w:t xml:space="preserve">100.95</w:t>
              </w:r>
            </w:ins>
          </w:p>
        </w:tc>
        <w:tc>
          <w:tcPr>
            <w:tcW w:w="814" w:type="pct"/>
            <w:tcBorders>
              <w:top w:val="nil"/>
            </w:tcBorders>
            <w:tcMar>
              <w:top w:w="30" w:type="dxa"/>
              <w:left w:w="45" w:type="dxa"/>
              <w:bottom w:w="30" w:type="dxa"/>
              <w:right w:w="45" w:type="dxa"/>
            </w:tcMar>
            <w:vAlign w:val="bottom"/>
          </w:tcPr>
          <w:p w14:paraId="4B4F4611" w14:textId="77777777" w:rsidR="00A0142D" w:rsidRPr="00FA0D68" w:rsidRDefault="000579DA">
            <w:pPr>
              <w:widowControl/>
              <w:jc w:val="center"/>
              <w:rPr>
                <w:rFonts w:ascii="Times New Roman" w:eastAsia="SimSun" w:hAnsi="Times New Roman" w:cs="Times New Roman"/>
                <w:kern w:val="0"/>
                <w:sz w:val="15"/>
                <w:szCs w:val="15"/>
              </w:rPr>
            </w:pPr>
            <w:del w:id="1369" w:author="Revision" w:date="2026-07-08T00:00:00Z">
              <w:r>
                <w:rPr>
                  <w:rFonts w:ascii="Times New Roman" w:eastAsia="SimSun" w:hAnsi="Times New Roman" w:cs="Times New Roman"/>
                  <w:kern w:val="0"/>
                  <w:sz w:val="15"/>
                  <w:szCs w:val="15"/>
                </w:rPr>
                <w:delText xml:space="preserve">-1240</w:delText>
              </w:r>
            </w:del>
            <w:ins w:id="1370" w:author="Revision" w:date="2026-07-08T00:00:00Z">
              <w:r>
                <w:rPr>
                  <w:rFonts w:ascii="Times New Roman" w:eastAsia="SimSun" w:hAnsi="Times New Roman" w:cs="Times New Roman"/>
                  <w:kern w:val="0"/>
                  <w:sz w:val="15"/>
                  <w:szCs w:val="15"/>
                </w:rPr>
                <w:t xml:space="preserve">-640</w:t>
              </w:r>
            </w:ins>
          </w:p>
        </w:tc>
        <w:tc>
          <w:tcPr>
            <w:tcW w:w="717" w:type="pct"/>
            <w:tcBorders>
              <w:top w:val="nil"/>
            </w:tcBorders>
            <w:tcMar>
              <w:top w:w="30" w:type="dxa"/>
              <w:left w:w="45" w:type="dxa"/>
              <w:bottom w:w="30" w:type="dxa"/>
              <w:right w:w="45" w:type="dxa"/>
            </w:tcMar>
            <w:vAlign w:val="bottom"/>
          </w:tcPr>
          <w:p w14:paraId="3B3FDDAE" w14:textId="77777777" w:rsidR="00A0142D" w:rsidRPr="00FA0D68" w:rsidRDefault="000579DA">
            <w:pPr>
              <w:widowControl/>
              <w:jc w:val="center"/>
              <w:rPr>
                <w:rFonts w:ascii="Times New Roman" w:eastAsia="SimSun" w:hAnsi="Times New Roman" w:cs="Times New Roman"/>
                <w:kern w:val="0"/>
                <w:sz w:val="15"/>
                <w:szCs w:val="15"/>
              </w:rPr>
            </w:pPr>
            <w:del w:id="1371" w:author="Revision" w:date="2026-07-08T00:00:00Z">
              <w:r>
                <w:rPr>
                  <w:rFonts w:ascii="Times New Roman" w:eastAsia="SimSun" w:hAnsi="Times New Roman" w:cs="Times New Roman"/>
                  <w:kern w:val="0"/>
                  <w:sz w:val="15"/>
                  <w:szCs w:val="15"/>
                </w:rPr>
                <w:delText xml:space="preserve">36314</w:delText>
              </w:r>
            </w:del>
            <w:ins w:id="1372" w:author="Revision" w:date="2026-07-08T00:00:00Z">
              <w:r>
                <w:rPr>
                  <w:rFonts w:ascii="Times New Roman" w:eastAsia="SimSun" w:hAnsi="Times New Roman" w:cs="Times New Roman"/>
                  <w:kern w:val="0"/>
                  <w:sz w:val="15"/>
                  <w:szCs w:val="15"/>
                </w:rPr>
                <w:t xml:space="preserve">36187</w:t>
              </w:r>
            </w:ins>
          </w:p>
        </w:tc>
        <w:tc>
          <w:tcPr>
            <w:tcW w:w="706" w:type="pct"/>
            <w:tcBorders>
              <w:top w:val="nil"/>
            </w:tcBorders>
            <w:tcMar>
              <w:top w:w="30" w:type="dxa"/>
              <w:left w:w="45" w:type="dxa"/>
              <w:bottom w:w="30" w:type="dxa"/>
              <w:right w:w="45" w:type="dxa"/>
            </w:tcMar>
            <w:vAlign w:val="bottom"/>
          </w:tcPr>
          <w:p w14:paraId="1C283E72" w14:textId="77777777" w:rsidR="00A0142D" w:rsidRPr="00FA0D68" w:rsidRDefault="000579DA">
            <w:pPr>
              <w:widowControl/>
              <w:jc w:val="center"/>
              <w:rPr>
                <w:rFonts w:ascii="Times New Roman" w:eastAsia="SimSun" w:hAnsi="Times New Roman" w:cs="Times New Roman"/>
                <w:kern w:val="0"/>
                <w:sz w:val="15"/>
                <w:szCs w:val="15"/>
              </w:rPr>
            </w:pPr>
            <w:del w:id="1373" w:author="Revision" w:date="2026-07-08T00:00:00Z">
              <w:r>
                <w:rPr>
                  <w:rFonts w:ascii="Times New Roman" w:eastAsia="SimSun" w:hAnsi="Times New Roman" w:cs="Times New Roman"/>
                  <w:kern w:val="0"/>
                  <w:sz w:val="15"/>
                  <w:szCs w:val="15"/>
                </w:rPr>
                <w:delText xml:space="preserve">102.14</w:delText>
              </w:r>
            </w:del>
            <w:ins w:id="1374" w:author="Revision" w:date="2026-07-08T00:00:00Z">
              <w:r>
                <w:rPr>
                  <w:rFonts w:ascii="Times New Roman" w:eastAsia="SimSun" w:hAnsi="Times New Roman" w:cs="Times New Roman"/>
                  <w:kern w:val="0"/>
                  <w:sz w:val="15"/>
                  <w:szCs w:val="15"/>
                </w:rPr>
                <w:t xml:space="preserve">101.15</w:t>
              </w:r>
            </w:ins>
          </w:p>
        </w:tc>
        <w:tc>
          <w:tcPr>
            <w:tcW w:w="771" w:type="pct"/>
            <w:tcBorders>
              <w:top w:val="nil"/>
            </w:tcBorders>
            <w:tcMar>
              <w:top w:w="30" w:type="dxa"/>
              <w:left w:w="45" w:type="dxa"/>
              <w:bottom w:w="30" w:type="dxa"/>
              <w:right w:w="45" w:type="dxa"/>
            </w:tcMar>
            <w:vAlign w:val="bottom"/>
          </w:tcPr>
          <w:p w14:paraId="4EF053E9" w14:textId="77777777" w:rsidR="00A0142D" w:rsidRPr="00FA0D68" w:rsidRDefault="000579DA">
            <w:pPr>
              <w:widowControl/>
              <w:jc w:val="center"/>
              <w:rPr>
                <w:rFonts w:ascii="Times New Roman" w:eastAsia="SimSun" w:hAnsi="Times New Roman" w:cs="Times New Roman"/>
                <w:kern w:val="0"/>
                <w:sz w:val="15"/>
                <w:szCs w:val="15"/>
              </w:rPr>
            </w:pPr>
            <w:del w:id="1375" w:author="Revision" w:date="2026-07-08T00:00:00Z">
              <w:r>
                <w:rPr>
                  <w:rFonts w:ascii="Times New Roman" w:eastAsia="SimSun" w:hAnsi="Times New Roman" w:cs="Times New Roman"/>
                  <w:kern w:val="0"/>
                  <w:sz w:val="15"/>
                  <w:szCs w:val="15"/>
                </w:rPr>
                <w:delText xml:space="preserve">-759</w:delText>
              </w:r>
            </w:del>
            <w:ins w:id="1376" w:author="Revision" w:date="2026-07-08T00:00:00Z">
              <w:r>
                <w:rPr>
                  <w:rFonts w:ascii="Times New Roman" w:eastAsia="SimSun" w:hAnsi="Times New Roman" w:cs="Times New Roman"/>
                  <w:kern w:val="0"/>
                  <w:sz w:val="15"/>
                  <w:szCs w:val="15"/>
                </w:rPr>
                <w:t xml:space="preserve">-410</w:t>
              </w:r>
            </w:ins>
          </w:p>
        </w:tc>
      </w:tr>
      <w:tr w:rsidR="00A0142D" w:rsidRPr="00657CB1" w14:paraId="1D9EBDDC" w14:textId="77777777" w:rsidTr="00FA0D68">
        <w:trPr>
          <w:trHeight w:val="315"/>
        </w:trPr>
        <w:tc>
          <w:tcPr>
            <w:tcW w:w="572" w:type="pct"/>
            <w:tcMar>
              <w:top w:w="30" w:type="dxa"/>
              <w:left w:w="45" w:type="dxa"/>
              <w:bottom w:w="30" w:type="dxa"/>
              <w:right w:w="45" w:type="dxa"/>
            </w:tcMar>
            <w:vAlign w:val="bottom"/>
          </w:tcPr>
          <w:p w14:paraId="674A8890" w14:textId="77777777" w:rsidR="00A0142D" w:rsidRPr="00FA0D68" w:rsidRDefault="000579DA">
            <w:pPr>
              <w:widowControl/>
              <w:jc w:val="center"/>
              <w:rPr>
                <w:rFonts w:ascii="Times New Roman" w:eastAsia="SimSun" w:hAnsi="Times New Roman" w:cs="Times New Roman"/>
                <w:kern w:val="0"/>
                <w:sz w:val="15"/>
                <w:szCs w:val="15"/>
              </w:rPr>
            </w:pPr>
            <w:r>
              <w:rPr>
                <w:rFonts w:ascii="Times New Roman" w:eastAsia="SimSun" w:hAnsi="Times New Roman" w:cs="Times New Roman"/>
                <w:kern w:val="0"/>
                <w:sz w:val="15"/>
                <w:szCs w:val="15"/>
              </w:rPr>
              <w:t>S3-Low</w:t>
            </w:r>
          </w:p>
        </w:tc>
        <w:tc>
          <w:tcPr>
            <w:tcW w:w="715" w:type="pct"/>
            <w:tcMar>
              <w:top w:w="30" w:type="dxa"/>
              <w:left w:w="45" w:type="dxa"/>
              <w:bottom w:w="30" w:type="dxa"/>
              <w:right w:w="45" w:type="dxa"/>
            </w:tcMar>
            <w:vAlign w:val="bottom"/>
          </w:tcPr>
          <w:p w14:paraId="3165E3A4" w14:textId="77777777" w:rsidR="00A0142D" w:rsidRPr="00FA0D68" w:rsidRDefault="000579DA">
            <w:pPr>
              <w:widowControl/>
              <w:jc w:val="center"/>
              <w:rPr>
                <w:rFonts w:ascii="Times New Roman" w:eastAsia="SimSun" w:hAnsi="Times New Roman" w:cs="Times New Roman"/>
                <w:kern w:val="0"/>
                <w:sz w:val="15"/>
                <w:szCs w:val="15"/>
              </w:rPr>
            </w:pPr>
            <w:del w:id="1377" w:author="Revision" w:date="2026-07-08T00:00:00Z">
              <w:r>
                <w:rPr>
                  <w:rFonts w:ascii="Times New Roman" w:eastAsia="SimSun" w:hAnsi="Times New Roman" w:cs="Times New Roman"/>
                  <w:kern w:val="0"/>
                  <w:sz w:val="15"/>
                  <w:szCs w:val="15"/>
                </w:rPr>
                <w:delText xml:space="preserve">66643</w:delText>
              </w:r>
            </w:del>
            <w:ins w:id="1378" w:author="Revision" w:date="2026-07-08T00:00:00Z">
              <w:r>
                <w:rPr>
                  <w:rFonts w:ascii="Times New Roman" w:eastAsia="SimSun" w:hAnsi="Times New Roman" w:cs="Times New Roman"/>
                  <w:kern w:val="0"/>
                  <w:sz w:val="15"/>
                  <w:szCs w:val="15"/>
                </w:rPr>
                <w:t xml:space="preserve">66319</w:t>
              </w:r>
            </w:ins>
          </w:p>
        </w:tc>
        <w:tc>
          <w:tcPr>
            <w:tcW w:w="704" w:type="pct"/>
            <w:tcMar>
              <w:top w:w="30" w:type="dxa"/>
              <w:left w:w="45" w:type="dxa"/>
              <w:bottom w:w="30" w:type="dxa"/>
              <w:right w:w="45" w:type="dxa"/>
            </w:tcMar>
            <w:vAlign w:val="bottom"/>
          </w:tcPr>
          <w:p w14:paraId="2CDAD090" w14:textId="77777777" w:rsidR="00A0142D" w:rsidRPr="00FA0D68" w:rsidRDefault="000579DA">
            <w:pPr>
              <w:widowControl/>
              <w:jc w:val="center"/>
              <w:rPr>
                <w:rFonts w:ascii="Times New Roman" w:eastAsia="SimSun" w:hAnsi="Times New Roman" w:cs="Times New Roman"/>
                <w:kern w:val="0"/>
                <w:sz w:val="15"/>
                <w:szCs w:val="15"/>
              </w:rPr>
            </w:pPr>
            <w:del w:id="1379" w:author="Revision" w:date="2026-07-08T00:00:00Z">
              <w:r>
                <w:rPr>
                  <w:rFonts w:ascii="Times New Roman" w:eastAsia="SimSun" w:hAnsi="Times New Roman" w:cs="Times New Roman"/>
                  <w:kern w:val="0"/>
                  <w:sz w:val="15"/>
                  <w:szCs w:val="15"/>
                </w:rPr>
                <w:delText xml:space="preserve">99.7</w:delText>
              </w:r>
            </w:del>
            <w:ins w:id="1380" w:author="Revision" w:date="2026-07-08T00:00:00Z">
              <w:r>
                <w:rPr>
                  <w:rFonts w:ascii="Times New Roman" w:eastAsia="SimSun" w:hAnsi="Times New Roman" w:cs="Times New Roman"/>
                  <w:kern w:val="0"/>
                  <w:sz w:val="15"/>
                  <w:szCs w:val="15"/>
                </w:rPr>
                <w:t xml:space="preserve">98.90</w:t>
              </w:r>
            </w:ins>
          </w:p>
        </w:tc>
        <w:tc>
          <w:tcPr>
            <w:tcW w:w="814" w:type="pct"/>
            <w:tcMar>
              <w:top w:w="30" w:type="dxa"/>
              <w:left w:w="45" w:type="dxa"/>
              <w:bottom w:w="30" w:type="dxa"/>
              <w:right w:w="45" w:type="dxa"/>
            </w:tcMar>
            <w:vAlign w:val="bottom"/>
          </w:tcPr>
          <w:p w14:paraId="617FF0D0" w14:textId="77777777" w:rsidR="00A0142D" w:rsidRPr="00FA0D68" w:rsidRDefault="000579DA">
            <w:pPr>
              <w:widowControl/>
              <w:jc w:val="center"/>
              <w:rPr>
                <w:rFonts w:ascii="Times New Roman" w:eastAsia="SimSun" w:hAnsi="Times New Roman" w:cs="Times New Roman"/>
                <w:kern w:val="0"/>
                <w:sz w:val="15"/>
                <w:szCs w:val="15"/>
              </w:rPr>
            </w:pPr>
            <w:del w:id="1381" w:author="Revision" w:date="2026-07-08T00:00:00Z">
              <w:r>
                <w:rPr>
                  <w:rFonts w:ascii="Times New Roman" w:eastAsia="SimSun" w:hAnsi="Times New Roman" w:cs="Times New Roman"/>
                  <w:kern w:val="0"/>
                  <w:sz w:val="15"/>
                  <w:szCs w:val="15"/>
                </w:rPr>
                <w:delText xml:space="preserve">+200</w:delText>
              </w:r>
            </w:del>
            <w:ins w:id="1382" w:author="Revision" w:date="2026-07-08T00:00:00Z">
              <w:r>
                <w:rPr>
                  <w:rFonts w:ascii="Times New Roman" w:eastAsia="SimSun" w:hAnsi="Times New Roman" w:cs="Times New Roman"/>
                  <w:kern w:val="0"/>
                  <w:sz w:val="15"/>
                  <w:szCs w:val="15"/>
                </w:rPr>
                <w:t xml:space="preserve">+736</w:t>
              </w:r>
            </w:ins>
          </w:p>
        </w:tc>
        <w:tc>
          <w:tcPr>
            <w:tcW w:w="717" w:type="pct"/>
            <w:tcMar>
              <w:top w:w="30" w:type="dxa"/>
              <w:left w:w="45" w:type="dxa"/>
              <w:bottom w:w="30" w:type="dxa"/>
              <w:right w:w="45" w:type="dxa"/>
            </w:tcMar>
            <w:vAlign w:val="bottom"/>
          </w:tcPr>
          <w:p w14:paraId="044646DD" w14:textId="77777777" w:rsidR="00A0142D" w:rsidRPr="00FA0D68" w:rsidRDefault="000579DA">
            <w:pPr>
              <w:widowControl/>
              <w:jc w:val="center"/>
              <w:rPr>
                <w:rFonts w:ascii="Times New Roman" w:eastAsia="SimSun" w:hAnsi="Times New Roman" w:cs="Times New Roman"/>
                <w:kern w:val="0"/>
                <w:sz w:val="15"/>
                <w:szCs w:val="15"/>
              </w:rPr>
            </w:pPr>
            <w:del w:id="1383" w:author="Revision" w:date="2026-07-08T00:00:00Z">
              <w:r>
                <w:rPr>
                  <w:rFonts w:ascii="Times New Roman" w:eastAsia="SimSun" w:hAnsi="Times New Roman" w:cs="Times New Roman"/>
                  <w:kern w:val="0"/>
                  <w:sz w:val="15"/>
                  <w:szCs w:val="15"/>
                </w:rPr>
                <w:delText xml:space="preserve">35497</w:delText>
              </w:r>
            </w:del>
            <w:ins w:id="1384" w:author="Revision" w:date="2026-07-08T00:00:00Z">
              <w:r>
                <w:rPr>
                  <w:rFonts w:ascii="Times New Roman" w:eastAsia="SimSun" w:hAnsi="Times New Roman" w:cs="Times New Roman"/>
                  <w:kern w:val="0"/>
                  <w:sz w:val="15"/>
                  <w:szCs w:val="15"/>
                </w:rPr>
                <w:t xml:space="preserve">35372</w:t>
              </w:r>
            </w:ins>
          </w:p>
        </w:tc>
        <w:tc>
          <w:tcPr>
            <w:tcW w:w="706" w:type="pct"/>
            <w:tcMar>
              <w:top w:w="30" w:type="dxa"/>
              <w:left w:w="45" w:type="dxa"/>
              <w:bottom w:w="30" w:type="dxa"/>
              <w:right w:w="45" w:type="dxa"/>
            </w:tcMar>
            <w:vAlign w:val="bottom"/>
          </w:tcPr>
          <w:p w14:paraId="171943F6" w14:textId="77777777" w:rsidR="00A0142D" w:rsidRPr="00FA0D68" w:rsidRDefault="000579DA">
            <w:pPr>
              <w:widowControl/>
              <w:jc w:val="center"/>
              <w:rPr>
                <w:rFonts w:ascii="Times New Roman" w:eastAsia="SimSun" w:hAnsi="Times New Roman" w:cs="Times New Roman"/>
                <w:kern w:val="0"/>
                <w:sz w:val="15"/>
                <w:szCs w:val="15"/>
              </w:rPr>
            </w:pPr>
            <w:del w:id="1385" w:author="Revision" w:date="2026-07-08T00:00:00Z">
              <w:r>
                <w:rPr>
                  <w:rFonts w:ascii="Times New Roman" w:eastAsia="SimSun" w:hAnsi="Times New Roman" w:cs="Times New Roman"/>
                  <w:kern w:val="0"/>
                  <w:sz w:val="15"/>
                  <w:szCs w:val="15"/>
                </w:rPr>
                <w:delText xml:space="preserve">100.17</w:delText>
              </w:r>
            </w:del>
            <w:ins w:id="1386" w:author="Revision" w:date="2026-07-08T00:00:00Z">
              <w:r>
                <w:rPr>
                  <w:rFonts w:ascii="Times New Roman" w:eastAsia="SimSun" w:hAnsi="Times New Roman" w:cs="Times New Roman"/>
                  <w:kern w:val="0"/>
                  <w:sz w:val="15"/>
                  <w:szCs w:val="15"/>
                </w:rPr>
                <w:t xml:space="preserve">99.19</w:t>
              </w:r>
            </w:ins>
          </w:p>
        </w:tc>
        <w:tc>
          <w:tcPr>
            <w:tcW w:w="771" w:type="pct"/>
            <w:tcMar>
              <w:top w:w="30" w:type="dxa"/>
              <w:left w:w="45" w:type="dxa"/>
              <w:bottom w:w="30" w:type="dxa"/>
              <w:right w:w="45" w:type="dxa"/>
            </w:tcMar>
            <w:vAlign w:val="bottom"/>
          </w:tcPr>
          <w:p w14:paraId="3F50E645" w14:textId="77777777" w:rsidR="00A0142D" w:rsidRPr="00FA0D68" w:rsidRDefault="000579DA">
            <w:pPr>
              <w:widowControl/>
              <w:jc w:val="center"/>
              <w:rPr>
                <w:rFonts w:ascii="Times New Roman" w:eastAsia="SimSun" w:hAnsi="Times New Roman" w:cs="Times New Roman"/>
                <w:kern w:val="0"/>
                <w:sz w:val="15"/>
                <w:szCs w:val="15"/>
              </w:rPr>
            </w:pPr>
            <w:del w:id="1387" w:author="Revision" w:date="2026-07-08T00:00:00Z">
              <w:r>
                <w:rPr>
                  <w:rFonts w:ascii="Times New Roman" w:eastAsia="SimSun" w:hAnsi="Times New Roman" w:cs="Times New Roman"/>
                  <w:kern w:val="0"/>
                  <w:sz w:val="15"/>
                  <w:szCs w:val="15"/>
                </w:rPr>
                <w:delText xml:space="preserve">-59</w:delText>
              </w:r>
            </w:del>
            <w:ins w:id="1388" w:author="Revision" w:date="2026-07-08T00:00:00Z">
              <w:r>
                <w:rPr>
                  <w:rFonts w:ascii="Times New Roman" w:eastAsia="SimSun" w:hAnsi="Times New Roman" w:cs="Times New Roman"/>
                  <w:kern w:val="0"/>
                  <w:sz w:val="15"/>
                  <w:szCs w:val="15"/>
                </w:rPr>
                <w:t xml:space="preserve">+289</w:t>
              </w:r>
            </w:ins>
          </w:p>
        </w:tc>
      </w:tr>
    </w:tbl>
    <w:p w14:paraId="6DE65DC3" w14:textId="77777777" w:rsidR="00A0142D" w:rsidRPr="00FA0D68" w:rsidRDefault="000579DA">
      <w:pPr>
        <w:ind w:firstLineChars="200" w:firstLine="300"/>
        <w:rPr>
          <w:rFonts w:ascii="Times New Roman" w:eastAsia="SimSun" w:hAnsi="Times New Roman" w:cs="Times New Roman"/>
          <w:sz w:val="15"/>
        </w:rPr>
      </w:pPr>
      <w:r>
        <w:rPr>
          <w:rFonts w:ascii="Times New Roman" w:eastAsia="SimSun" w:hAnsi="Times New Roman" w:cs="Times New Roman" w:hint="eastAsia"/>
          <w:sz w:val="15"/>
        </w:rPr>
        <w:t>注：</w:t>
      </w:r>
      <w:proofErr w:type="gramStart"/>
      <w:r>
        <w:rPr>
          <w:rFonts w:ascii="Times New Roman" w:eastAsia="SimSun" w:hAnsi="Times New Roman" w:cs="Times New Roman" w:hint="eastAsia"/>
          <w:sz w:val="15"/>
        </w:rPr>
        <w:t>净贸易</w:t>
      </w:r>
      <w:proofErr w:type="gramEnd"/>
      <w:r>
        <w:rPr>
          <w:rFonts w:ascii="Times New Roman" w:eastAsia="SimSun" w:hAnsi="Times New Roman" w:cs="Times New Roman"/>
          <w:sz w:val="15"/>
        </w:rPr>
        <w:t>=</w:t>
      </w:r>
      <w:r>
        <w:rPr>
          <w:rFonts w:ascii="Times New Roman" w:eastAsia="SimSun" w:hAnsi="Times New Roman" w:cs="Times New Roman" w:hint="eastAsia"/>
          <w:sz w:val="15"/>
        </w:rPr>
        <w:t>进口量</w:t>
      </w:r>
      <w:r>
        <w:rPr>
          <w:rFonts w:ascii="Times New Roman" w:eastAsia="SimSun" w:hAnsi="Times New Roman" w:cs="Times New Roman"/>
          <w:sz w:val="15"/>
        </w:rPr>
        <w:t>−</w:t>
      </w:r>
      <w:r>
        <w:rPr>
          <w:rFonts w:ascii="Times New Roman" w:eastAsia="SimSun" w:hAnsi="Times New Roman" w:cs="Times New Roman" w:hint="eastAsia"/>
          <w:sz w:val="15"/>
        </w:rPr>
        <w:t>出口量，正值表示净进口。自给率</w:t>
      </w:r>
      <w:r>
        <w:rPr>
          <w:rFonts w:ascii="Times New Roman" w:eastAsia="SimSun" w:hAnsi="Times New Roman" w:cs="Times New Roman"/>
          <w:sz w:val="15"/>
        </w:rPr>
        <w:t>=</w:t>
      </w:r>
      <w:r>
        <w:rPr>
          <w:rFonts w:ascii="Times New Roman" w:eastAsia="SimSun" w:hAnsi="Times New Roman" w:cs="Times New Roman" w:hint="eastAsia"/>
          <w:sz w:val="15"/>
        </w:rPr>
        <w:t>产量</w:t>
      </w:r>
      <w:r>
        <w:rPr>
          <w:rFonts w:ascii="Times New Roman" w:eastAsia="SimSun" w:hAnsi="Times New Roman" w:cs="Times New Roman"/>
          <w:sz w:val="15"/>
        </w:rPr>
        <w:t>÷</w:t>
      </w:r>
      <w:r>
        <w:rPr>
          <w:rFonts w:ascii="Times New Roman" w:eastAsia="SimSun" w:hAnsi="Times New Roman" w:cs="Times New Roman" w:hint="eastAsia"/>
          <w:sz w:val="15"/>
        </w:rPr>
        <w:t>（产量</w:t>
      </w:r>
      <w:r>
        <w:rPr>
          <w:rFonts w:ascii="Times New Roman" w:eastAsia="SimSun" w:hAnsi="Times New Roman" w:cs="Times New Roman"/>
          <w:sz w:val="15"/>
        </w:rPr>
        <w:t>+</w:t>
      </w:r>
      <w:r>
        <w:rPr>
          <w:rFonts w:ascii="Times New Roman" w:eastAsia="SimSun" w:hAnsi="Times New Roman" w:cs="Times New Roman" w:hint="eastAsia"/>
          <w:sz w:val="15"/>
        </w:rPr>
        <w:t>净贸易）</w:t>
      </w:r>
      <w:r>
        <w:rPr>
          <w:rFonts w:ascii="Times New Roman" w:eastAsia="SimSun" w:hAnsi="Times New Roman" w:cs="Times New Roman"/>
          <w:sz w:val="15"/>
        </w:rPr>
        <w:t>×100%</w:t>
      </w:r>
      <w:r>
        <w:rPr>
          <w:rFonts w:ascii="Times New Roman" w:eastAsia="SimSun" w:hAnsi="Times New Roman" w:cs="Times New Roman" w:hint="eastAsia"/>
          <w:sz w:val="15"/>
        </w:rPr>
        <w:t>。</w:t>
      </w:r>
    </w:p>
    <w:p w14:paraId="39A7EE90" w14:textId="77777777" w:rsidR="00A0142D" w:rsidRDefault="000579DA">
      <w:pPr>
        <w:ind w:firstLineChars="200" w:firstLine="300"/>
        <w:rPr>
          <w:rFonts w:ascii="Times New Roman" w:eastAsia="SimSun" w:hAnsi="Times New Roman" w:cs="Times New Roman"/>
        </w:rPr>
      </w:pPr>
      <w:r>
        <w:rPr>
          <w:rFonts w:ascii="Times New Roman" w:eastAsia="SimSun" w:hAnsi="Times New Roman" w:cs="Times New Roman" w:hint="eastAsia"/>
          <w:sz w:val="15"/>
        </w:rPr>
        <w:t>资料来源：</w:t>
      </w:r>
      <w:r>
        <w:rPr>
          <w:rFonts w:ascii="Times New Roman" w:eastAsia="SimSun" w:hAnsi="Times New Roman" w:cs="Times New Roman"/>
          <w:sz w:val="15"/>
        </w:rPr>
        <w:t>CASM</w:t>
      </w:r>
      <w:r>
        <w:rPr>
          <w:rFonts w:ascii="Times New Roman" w:eastAsia="SimSun" w:hAnsi="Times New Roman" w:cs="Times New Roman" w:hint="eastAsia"/>
          <w:sz w:val="15"/>
        </w:rPr>
        <w:t>模型。</w:t>
      </w:r>
    </w:p>
    <w:p w14:paraId="7A77D35D" w14:textId="77777777" w:rsidR="00A0142D" w:rsidRPr="00A96E18" w:rsidRDefault="000316DA" w:rsidP="00A96E18">
      <w:pPr>
        <w:ind w:firstLineChars="200" w:firstLine="440"/>
        <w:outlineLvl w:val="1"/>
        <w:rPr>
          <w:rFonts w:ascii="SimHei" w:eastAsia="SimHei" w:hAnsi="SimHei" w:cs="Times New Roman"/>
          <w:bCs/>
        </w:rPr>
      </w:pPr>
      <w:r>
        <w:rPr>
          <w:rFonts w:ascii="SimHei" w:eastAsia="SimHei" w:hAnsi="SimHei" w:cs="Times New Roman" w:hint="eastAsia"/>
          <w:bCs/>
        </w:rPr>
        <w:lastRenderedPageBreak/>
        <w:t>（四）综合分析</w:t>
      </w:r>
    </w:p>
    <w:p w14:paraId="61F49ACF" w14:textId="77777777" w:rsidR="003D7AB8" w:rsidRDefault="00562235" w:rsidP="00FA0D68">
      <w:pPr>
        <w:ind w:firstLineChars="200" w:firstLine="440"/>
        <w:rPr>
          <w:rFonts w:ascii="Times New Roman" w:eastAsia="SimSun" w:hAnsi="Times New Roman" w:cs="Times New Roman"/>
        </w:rPr>
      </w:pPr>
      <w:r>
        <w:rPr>
          <w:rFonts w:ascii="Times New Roman" w:eastAsia="SimSun" w:hAnsi="Times New Roman" w:cs="Times New Roman" w:hint="eastAsia"/>
        </w:rPr>
        <w:t>综合</w:t>
      </w:r>
      <w:r>
        <w:rPr>
          <w:rFonts w:ascii="Times New Roman" w:eastAsia="SimSun" w:hAnsi="Times New Roman" w:cs="Times New Roman" w:hint="eastAsia"/>
        </w:rPr>
        <w:t>Meta</w:t>
      </w:r>
      <w:r>
        <w:rPr>
          <w:rFonts w:ascii="Times New Roman" w:eastAsia="SimSun" w:hAnsi="Times New Roman" w:cs="Times New Roman" w:hint="eastAsia"/>
        </w:rPr>
        <w:t>结果和</w:t>
      </w:r>
      <w:r>
        <w:rPr>
          <w:rFonts w:ascii="Times New Roman" w:eastAsia="SimSun" w:hAnsi="Times New Roman" w:cs="Times New Roman" w:hint="eastAsia"/>
        </w:rPr>
        <w:t>CASM</w:t>
      </w:r>
      <w:r>
        <w:rPr>
          <w:rFonts w:ascii="Times New Roman" w:eastAsia="SimSun" w:hAnsi="Times New Roman" w:cs="Times New Roman" w:hint="eastAsia"/>
        </w:rPr>
        <w:t>模拟可以发现，农机社会化服务</w:t>
      </w:r>
      <w:r>
        <w:rPr>
          <w:rFonts w:ascii="Times New Roman" w:eastAsia="SimSun" w:hAnsi="Times New Roman" w:cs="Times New Roman"/>
        </w:rPr>
        <w:t>是</w:t>
      </w:r>
      <w:r>
        <w:rPr>
          <w:rFonts w:ascii="Times New Roman" w:eastAsia="SimSun" w:hAnsi="Times New Roman" w:cs="Times New Roman"/>
        </w:rPr>
        <w:t>“</w:t>
      </w:r>
      <w:r>
        <w:rPr>
          <w:rFonts w:ascii="Times New Roman" w:eastAsia="SimSun" w:hAnsi="Times New Roman" w:cs="Times New Roman"/>
        </w:rPr>
        <w:t>十五五</w:t>
      </w:r>
      <w:r>
        <w:rPr>
          <w:rFonts w:ascii="Times New Roman" w:eastAsia="SimSun" w:hAnsi="Times New Roman" w:cs="Times New Roman"/>
        </w:rPr>
        <w:t>”</w:t>
      </w:r>
      <w:r>
        <w:rPr>
          <w:rFonts w:ascii="Times New Roman" w:eastAsia="SimSun" w:hAnsi="Times New Roman" w:cs="Times New Roman"/>
        </w:rPr>
        <w:t>时期提升粮食</w:t>
      </w:r>
      <w:r>
        <w:rPr>
          <w:rFonts w:ascii="Times New Roman" w:eastAsia="SimSun" w:hAnsi="Times New Roman" w:cs="Times New Roman" w:hint="eastAsia"/>
        </w:rPr>
        <w:t>综合生产能力最值得重视的机械化路径</w:t>
      </w:r>
      <w:r>
        <w:rPr>
          <w:rFonts w:ascii="Times New Roman" w:eastAsia="SimSun" w:hAnsi="Times New Roman" w:cs="Times New Roman"/>
        </w:rPr>
        <w:t>。</w:t>
      </w:r>
      <w:r>
        <w:rPr>
          <w:rFonts w:ascii="Times New Roman" w:eastAsia="SimSun" w:hAnsi="Times New Roman" w:cs="Times New Roman" w:hint="eastAsia"/>
        </w:rPr>
        <w:t>其优势不在于单一技术冲击强度最高，而在于能够同时作用于单产和面积两个维度：一方面，通过专业化分工、统一作业和服务规模经济提升关键环节作业质量；另一方面，通过降低小农户种粮组织成本稳定粮食播种面积。相比之下，农机资本投入路径虽能带来较为可观的单产提升潜力，但面积效应不明确；综合机械化水平路径则对推进速度更敏感，若薄弱环节和薄弱地区机械化补短板放缓，其增产潜力会明显收窄。</w:t>
      </w:r>
    </w:p>
    <w:p w14:paraId="7FE3D322" w14:textId="02DDF077" w:rsidR="00C00B57" w:rsidRPr="00AF2066" w:rsidRDefault="00C00B57" w:rsidP="00FA0D68">
      <w:pPr>
        <w:ind w:firstLineChars="200" w:firstLine="440"/>
        <w:rPr>
          <w:rFonts w:ascii="Times New Roman" w:eastAsia="SimSun" w:hAnsi="Times New Roman" w:cs="Times New Roman" w:hint="eastAsia"/>
          <w:color w:val="EE0000"/>
          <w:rPrChange w:id="299" w:author="黄圣男" w:date="2026-07-01T09:20:00Z" w16du:dateUtc="2026-07-01T01:20:00Z">
            <w:rPr>
              <w:rFonts w:ascii="Times New Roman" w:eastAsia="SimSun" w:hAnsi="Times New Roman" w:cs="Times New Roman"/>
            </w:rPr>
          </w:rPrChange>
        </w:rPr>
      </w:pPr>
      <w:r w:rsidRPr="00AF2066">
        <w:rPr>
          <w:rFonts w:ascii="Times New Roman" w:eastAsia="SimSun" w:hAnsi="Times New Roman" w:cs="Times New Roman" w:hint="eastAsia"/>
          <w:highlight w:val="yellow"/>
          <w:rPrChange w:id="300" w:author="黄圣男" w:date="2026-07-01T09:20:00Z" w16du:dateUtc="2026-07-01T01:20:00Z">
            <w:rPr>
              <w:rFonts w:ascii="Times New Roman" w:eastAsia="SimSun" w:hAnsi="Times New Roman" w:cs="Times New Roman" w:hint="eastAsia"/>
            </w:rPr>
          </w:rPrChange>
        </w:rPr>
        <w:t>需要特别说明的是，</w:t>
      </w:r>
      <w:r w:rsidRPr="00AF2066">
        <w:rPr>
          <w:rFonts w:ascii="Times New Roman" w:eastAsia="SimSun" w:hAnsi="Times New Roman" w:cs="Times New Roman"/>
          <w:highlight w:val="yellow"/>
          <w:rPrChange w:id="301" w:author="黄圣男" w:date="2026-07-01T09:20:00Z" w16du:dateUtc="2026-07-01T01:20:00Z">
            <w:rPr>
              <w:rFonts w:ascii="Times New Roman" w:eastAsia="SimSun" w:hAnsi="Times New Roman" w:cs="Times New Roman"/>
            </w:rPr>
          </w:rPrChange>
        </w:rPr>
        <w:t>在统一冲击设定下，机械化对大豆安全的改善仍然有限</w:t>
      </w:r>
      <w:r w:rsidRPr="00AF2066">
        <w:rPr>
          <w:rFonts w:ascii="Times New Roman" w:eastAsia="SimSun" w:hAnsi="Times New Roman" w:cs="Times New Roman" w:hint="eastAsia"/>
          <w:highlight w:val="yellow"/>
          <w:rPrChange w:id="302" w:author="黄圣男" w:date="2026-07-01T09:20:00Z" w16du:dateUtc="2026-07-01T01:20:00Z">
            <w:rPr>
              <w:rFonts w:ascii="Times New Roman" w:eastAsia="SimSun" w:hAnsi="Times New Roman" w:cs="Times New Roman" w:hint="eastAsia"/>
            </w:rPr>
          </w:rPrChange>
        </w:rPr>
        <w:t>。模拟显示，</w:t>
      </w:r>
      <w:r w:rsidRPr="00AF2066">
        <w:rPr>
          <w:rFonts w:ascii="Times New Roman" w:eastAsia="SimSun" w:hAnsi="Times New Roman" w:cs="Times New Roman"/>
          <w:highlight w:val="yellow"/>
          <w:rPrChange w:id="303" w:author="黄圣男" w:date="2026-07-01T09:20:00Z" w16du:dateUtc="2026-07-01T01:20:00Z">
            <w:rPr>
              <w:rFonts w:ascii="Times New Roman" w:eastAsia="SimSun" w:hAnsi="Times New Roman" w:cs="Times New Roman"/>
            </w:rPr>
          </w:rPrChange>
        </w:rPr>
        <w:t>机械化冲击主要提升谷物和口粮安全，对大豆</w:t>
      </w:r>
      <w:proofErr w:type="gramStart"/>
      <w:r w:rsidRPr="00AF2066">
        <w:rPr>
          <w:rFonts w:ascii="Times New Roman" w:eastAsia="SimSun" w:hAnsi="Times New Roman" w:cs="Times New Roman"/>
          <w:highlight w:val="yellow"/>
          <w:rPrChange w:id="304" w:author="黄圣男" w:date="2026-07-01T09:20:00Z" w16du:dateUtc="2026-07-01T01:20:00Z">
            <w:rPr>
              <w:rFonts w:ascii="Times New Roman" w:eastAsia="SimSun" w:hAnsi="Times New Roman" w:cs="Times New Roman"/>
            </w:rPr>
          </w:rPrChange>
        </w:rPr>
        <w:t>高进口</w:t>
      </w:r>
      <w:proofErr w:type="gramEnd"/>
      <w:r w:rsidRPr="00AF2066">
        <w:rPr>
          <w:rFonts w:ascii="Times New Roman" w:eastAsia="SimSun" w:hAnsi="Times New Roman" w:cs="Times New Roman"/>
          <w:highlight w:val="yellow"/>
          <w:rPrChange w:id="305" w:author="黄圣男" w:date="2026-07-01T09:20:00Z" w16du:dateUtc="2026-07-01T01:20:00Z">
            <w:rPr>
              <w:rFonts w:ascii="Times New Roman" w:eastAsia="SimSun" w:hAnsi="Times New Roman" w:cs="Times New Roman"/>
            </w:rPr>
          </w:rPrChange>
        </w:rPr>
        <w:t>依赖格局的改变有限。这一结果并不意味着机械化对大豆生产不重要，而是说明大豆安全受单产差距、比较收益、种植结构、加工需求和国际市场等多重因素制约，单靠机械化难以根本改变供需格局。因此，大豆安全需要将机械化补短板与良种攻关、扩种激励、轮作制度和进口来源多元化等政策协同推进。</w:t>
      </w:r>
      <w:ins w:id="306" w:author="黄圣男" w:date="2026-07-01T09:20:00Z" w16du:dateUtc="2026-07-01T01:20:00Z">
        <w:r w:rsidR="00AF2066" w:rsidRPr="00AF2066">
          <w:rPr>
            <w:rFonts w:ascii="Times New Roman" w:eastAsia="SimSun" w:hAnsi="Times New Roman" w:cs="Times New Roman" w:hint="eastAsia"/>
            <w:color w:val="EE0000"/>
            <w:highlight w:val="yellow"/>
            <w:rPrChange w:id="307" w:author="黄圣男" w:date="2026-07-01T09:20:00Z" w16du:dateUtc="2026-07-01T01:20:00Z">
              <w:rPr>
                <w:rFonts w:ascii="Times New Roman" w:eastAsia="SimSun" w:hAnsi="Times New Roman" w:cs="Times New Roman" w:hint="eastAsia"/>
                <w:highlight w:val="yellow"/>
              </w:rPr>
            </w:rPrChange>
          </w:rPr>
          <w:t>（这段是否保留）</w:t>
        </w:r>
      </w:ins>
    </w:p>
    <w:p w14:paraId="6227BAAF" w14:textId="77777777" w:rsidR="001B7A6F" w:rsidRPr="00A96E18" w:rsidRDefault="004F6709" w:rsidP="00FA0D68">
      <w:pPr>
        <w:jc w:val="center"/>
        <w:outlineLvl w:val="0"/>
        <w:rPr>
          <w:rFonts w:ascii="SimHei" w:eastAsia="SimHei" w:hAnsi="SimHei"/>
          <w:sz w:val="32"/>
          <w:szCs w:val="32"/>
        </w:rPr>
      </w:pPr>
      <w:r>
        <w:rPr>
          <w:rFonts w:ascii="SimHei" w:eastAsia="SimHei" w:hAnsi="SimHei" w:hint="eastAsia"/>
          <w:sz w:val="32"/>
          <w:szCs w:val="32"/>
        </w:rPr>
        <w:t>六、主要结论与政策建议</w:t>
      </w:r>
    </w:p>
    <w:p w14:paraId="2931A4D1" w14:textId="77777777" w:rsidR="001B7A6F" w:rsidRPr="00A96E18" w:rsidRDefault="001B7A6F" w:rsidP="003B2A1F">
      <w:pPr>
        <w:ind w:firstLineChars="200" w:firstLine="440"/>
        <w:outlineLvl w:val="1"/>
        <w:rPr>
          <w:rFonts w:ascii="SimHei" w:eastAsia="SimHei" w:hAnsi="SimHei" w:cs="Times New Roman"/>
          <w:bCs/>
        </w:rPr>
      </w:pPr>
      <w:r>
        <w:rPr>
          <w:rFonts w:ascii="SimHei" w:eastAsia="SimHei" w:hAnsi="SimHei" w:cs="Times New Roman" w:hint="eastAsia"/>
          <w:bCs/>
        </w:rPr>
        <w:t>（一）主要结论</w:t>
      </w:r>
    </w:p>
    <w:p w14:paraId="708CA636" w14:textId="77777777" w:rsidR="001B7A6F" w:rsidRDefault="001B7A6F" w:rsidP="00FA0D68">
      <w:pPr>
        <w:ind w:firstLineChars="200" w:firstLine="440"/>
        <w:rPr>
          <w:rFonts w:ascii="Times New Roman" w:eastAsia="SimSun" w:hAnsi="Times New Roman" w:cs="Times New Roman"/>
        </w:rPr>
      </w:pPr>
      <w:r>
        <w:rPr>
          <w:rFonts w:ascii="Times New Roman" w:eastAsia="SimSun" w:hAnsi="Times New Roman" w:cs="Times New Roman" w:hint="eastAsia"/>
        </w:rPr>
        <w:t>本文围绕农业机械化影响粮食综合生产能力的作用路径，构建“</w:t>
      </w:r>
      <w:r>
        <w:rPr>
          <w:rFonts w:ascii="Times New Roman" w:eastAsia="SimSun" w:hAnsi="Times New Roman" w:cs="Times New Roman"/>
        </w:rPr>
        <w:t>Meta</w:t>
      </w:r>
      <w:r>
        <w:rPr>
          <w:rFonts w:ascii="Times New Roman" w:eastAsia="SimSun" w:hAnsi="Times New Roman" w:cs="Times New Roman"/>
        </w:rPr>
        <w:t>分析</w:t>
      </w:r>
      <w:r>
        <w:rPr>
          <w:rFonts w:ascii="Times New Roman" w:eastAsia="SimSun" w:hAnsi="Times New Roman" w:cs="Times New Roman"/>
        </w:rPr>
        <w:t>—</w:t>
      </w:r>
      <w:r>
        <w:rPr>
          <w:rFonts w:ascii="Times New Roman" w:eastAsia="SimSun" w:hAnsi="Times New Roman" w:cs="Times New Roman"/>
        </w:rPr>
        <w:t>参数校准</w:t>
      </w:r>
      <w:r>
        <w:rPr>
          <w:rFonts w:ascii="Times New Roman" w:eastAsia="SimSun" w:hAnsi="Times New Roman" w:cs="Times New Roman"/>
        </w:rPr>
        <w:t>—</w:t>
      </w:r>
      <w:r>
        <w:rPr>
          <w:rFonts w:ascii="Times New Roman" w:eastAsia="SimSun" w:hAnsi="Times New Roman" w:cs="Times New Roman" w:hint="eastAsia"/>
        </w:rPr>
        <w:t>情景</w:t>
      </w:r>
      <w:r>
        <w:rPr>
          <w:rFonts w:ascii="Times New Roman" w:eastAsia="SimSun" w:hAnsi="Times New Roman" w:cs="Times New Roman"/>
        </w:rPr>
        <w:t>模拟</w:t>
      </w:r>
      <w:r>
        <w:rPr>
          <w:rFonts w:ascii="Times New Roman" w:eastAsia="SimSun" w:hAnsi="Times New Roman" w:cs="Times New Roman"/>
        </w:rPr>
        <w:t>”</w:t>
      </w:r>
      <w:r>
        <w:rPr>
          <w:rFonts w:ascii="Times New Roman" w:eastAsia="SimSun" w:hAnsi="Times New Roman" w:cs="Times New Roman"/>
        </w:rPr>
        <w:t>的研究框架，将农业机械化</w:t>
      </w:r>
      <w:r>
        <w:rPr>
          <w:rFonts w:ascii="Times New Roman" w:eastAsia="SimSun" w:hAnsi="Times New Roman" w:cs="Times New Roman" w:hint="eastAsia"/>
        </w:rPr>
        <w:t>区分</w:t>
      </w:r>
      <w:r>
        <w:rPr>
          <w:rFonts w:ascii="Times New Roman" w:eastAsia="SimSun" w:hAnsi="Times New Roman" w:cs="Times New Roman"/>
        </w:rPr>
        <w:t>为农机资本投入、综合机械化水平与农机社会化服务三</w:t>
      </w:r>
      <w:r>
        <w:rPr>
          <w:rFonts w:ascii="Times New Roman" w:eastAsia="SimSun" w:hAnsi="Times New Roman" w:cs="Times New Roman" w:hint="eastAsia"/>
        </w:rPr>
        <w:t>类</w:t>
      </w:r>
      <w:r>
        <w:rPr>
          <w:rFonts w:ascii="Times New Roman" w:eastAsia="SimSun" w:hAnsi="Times New Roman" w:cs="Times New Roman"/>
        </w:rPr>
        <w:t>路径，</w:t>
      </w:r>
      <w:r>
        <w:rPr>
          <w:rFonts w:ascii="Times New Roman" w:eastAsia="SimSun" w:hAnsi="Times New Roman" w:cs="Times New Roman" w:hint="eastAsia"/>
        </w:rPr>
        <w:t>并从</w:t>
      </w:r>
      <w:r>
        <w:rPr>
          <w:rFonts w:ascii="Times New Roman" w:eastAsia="SimSun" w:hAnsi="Times New Roman" w:cs="Times New Roman"/>
        </w:rPr>
        <w:t>粮食单产、播种面积</w:t>
      </w:r>
      <w:r>
        <w:rPr>
          <w:rFonts w:ascii="Times New Roman" w:eastAsia="SimSun" w:hAnsi="Times New Roman" w:cs="Times New Roman" w:hint="eastAsia"/>
        </w:rPr>
        <w:t>和</w:t>
      </w:r>
      <w:r>
        <w:rPr>
          <w:rFonts w:ascii="Times New Roman" w:eastAsia="SimSun" w:hAnsi="Times New Roman" w:cs="Times New Roman"/>
        </w:rPr>
        <w:t>生产效率三个维度</w:t>
      </w:r>
      <w:r>
        <w:rPr>
          <w:rFonts w:ascii="Times New Roman" w:eastAsia="SimSun" w:hAnsi="Times New Roman" w:cs="Times New Roman" w:hint="eastAsia"/>
        </w:rPr>
        <w:t>进行系统评估</w:t>
      </w:r>
      <w:r>
        <w:rPr>
          <w:rFonts w:ascii="Times New Roman" w:eastAsia="SimSun" w:hAnsi="Times New Roman" w:cs="Times New Roman"/>
        </w:rPr>
        <w:t>。主要结论如下</w:t>
      </w:r>
      <w:r>
        <w:rPr>
          <w:rFonts w:ascii="Times New Roman" w:eastAsia="SimSun" w:hAnsi="Times New Roman" w:cs="Times New Roman" w:hint="eastAsia"/>
        </w:rPr>
        <w:t>。</w:t>
      </w:r>
    </w:p>
    <w:p w14:paraId="5ED15FF9" w14:textId="1E0C0852" w:rsidR="00F85094" w:rsidRPr="00A96E18" w:rsidRDefault="00F85094" w:rsidP="00A96E18">
      <w:pPr>
        <w:ind w:firstLine="420"/>
        <w:rPr>
          <w:rFonts w:ascii="Times New Roman" w:eastAsia="SimSun" w:hAnsi="Times New Roman" w:cs="Times New Roman"/>
        </w:rPr>
      </w:pPr>
      <w:r>
        <w:rPr>
          <w:rFonts w:ascii="Times New Roman" w:eastAsia="SimSun" w:hAnsi="Times New Roman" w:cs="Times New Roman" w:hint="eastAsia"/>
        </w:rPr>
        <w:t>第一，现有经验证据表明，农业机械化总体上与粮食生产效率和单产提升呈显著正相关，但对播种面积的影响较弱且不确定性较高。发表偏倚检验进一步显示，单产效应在校正后显著性减弱，而生产效率效应更加稳健。因此，机械化</w:t>
      </w:r>
      <w:del w:id="308" w:author="黄圣男" w:date="2026-07-01T09:21:00Z" w16du:dateUtc="2026-07-01T01:21:00Z">
        <w:r w:rsidDel="00C46E4C">
          <w:rPr>
            <w:rFonts w:ascii="Times New Roman" w:eastAsia="SimSun" w:hAnsi="Times New Roman" w:cs="Times New Roman" w:hint="eastAsia"/>
          </w:rPr>
          <w:delText>政策</w:delText>
        </w:r>
      </w:del>
      <w:r>
        <w:rPr>
          <w:rFonts w:ascii="Times New Roman" w:eastAsia="SimSun" w:hAnsi="Times New Roman" w:cs="Times New Roman" w:hint="eastAsia"/>
        </w:rPr>
        <w:t>的核心红利首先体现在提效率，其次是提单产，对稳面积的作用需结合具体路径判断。</w:t>
      </w:r>
    </w:p>
    <w:p w14:paraId="215BC520" w14:textId="77777777" w:rsidR="00BB4CA5" w:rsidRDefault="001B7A6F">
      <w:pPr>
        <w:ind w:firstLineChars="200" w:firstLine="440"/>
        <w:rPr>
          <w:rFonts w:ascii="Times New Roman" w:eastAsia="SimSun" w:hAnsi="Times New Roman" w:cs="Times New Roman"/>
        </w:rPr>
      </w:pPr>
      <w:r>
        <w:rPr>
          <w:rFonts w:ascii="Times New Roman" w:eastAsia="SimSun" w:hAnsi="Times New Roman" w:cs="Times New Roman" w:hint="eastAsia"/>
        </w:rPr>
        <w:t>第二，</w:t>
      </w:r>
      <w:r>
        <w:rPr>
          <w:rFonts w:ascii="Times New Roman" w:eastAsia="SimSun" w:hAnsi="Times New Roman" w:cs="Times New Roman"/>
        </w:rPr>
        <w:t>农业机械化影响粮食综合生产能力的作用机制具有明显结构分化。农机资本投入主要通过资本深化和劳动替代提升单产与效率，但</w:t>
      </w:r>
      <w:proofErr w:type="gramStart"/>
      <w:r>
        <w:rPr>
          <w:rFonts w:ascii="Times New Roman" w:eastAsia="SimSun" w:hAnsi="Times New Roman" w:cs="Times New Roman"/>
        </w:rPr>
        <w:t>受固定</w:t>
      </w:r>
      <w:proofErr w:type="gramEnd"/>
      <w:r>
        <w:rPr>
          <w:rFonts w:ascii="Times New Roman" w:eastAsia="SimSun" w:hAnsi="Times New Roman" w:cs="Times New Roman"/>
        </w:rPr>
        <w:t>成本和规模门槛约束，其面积效应并不稳定；农机社会化服务通过专业化分工、服务规模经济和组织成本下降，提高小农户机械化技术可及性，因而更可能同时发挥提单产和稳面积作用；综合机械化水平则通过区域技术扩散、环节互补和薄弱环节补短板提升粮食生产系统效率</w:t>
      </w:r>
      <w:r>
        <w:rPr>
          <w:rFonts w:ascii="Times New Roman" w:eastAsia="SimSun" w:hAnsi="Times New Roman" w:cs="Times New Roman" w:hint="eastAsia"/>
        </w:rPr>
        <w:t>。</w:t>
      </w:r>
    </w:p>
    <w:p w14:paraId="58A62528" w14:textId="56478A4C" w:rsidR="00DB4B4B" w:rsidRDefault="001B7A6F" w:rsidP="00FA0D68">
      <w:pPr>
        <w:ind w:firstLineChars="200" w:firstLine="440"/>
        <w:rPr>
          <w:rFonts w:ascii="Times New Roman" w:eastAsia="SimSun" w:hAnsi="Times New Roman" w:cs="Times New Roman"/>
        </w:rPr>
      </w:pPr>
      <w:r>
        <w:rPr>
          <w:rFonts w:ascii="Times New Roman" w:eastAsia="SimSun" w:hAnsi="Times New Roman" w:cs="Times New Roman" w:hint="eastAsia"/>
        </w:rPr>
        <w:t>第三，</w:t>
      </w:r>
      <w:r>
        <w:rPr>
          <w:rFonts w:ascii="Times New Roman" w:eastAsia="SimSun" w:hAnsi="Times New Roman" w:cs="Times New Roman" w:hint="eastAsia"/>
        </w:rPr>
        <w:t>CASM</w:t>
      </w:r>
      <w:r>
        <w:rPr>
          <w:rFonts w:ascii="Times New Roman" w:eastAsia="SimSun" w:hAnsi="Times New Roman" w:cs="Times New Roman"/>
        </w:rPr>
        <w:t>模拟</w:t>
      </w:r>
      <w:r>
        <w:rPr>
          <w:rFonts w:ascii="Times New Roman" w:eastAsia="SimSun" w:hAnsi="Times New Roman" w:cs="Times New Roman" w:hint="eastAsia"/>
        </w:rPr>
        <w:t>显示</w:t>
      </w:r>
      <w:r>
        <w:rPr>
          <w:rFonts w:ascii="Times New Roman" w:eastAsia="SimSun" w:hAnsi="Times New Roman" w:cs="Times New Roman"/>
        </w:rPr>
        <w:t>，</w:t>
      </w:r>
      <w:r>
        <w:rPr>
          <w:rFonts w:ascii="Times New Roman" w:eastAsia="SimSun" w:hAnsi="Times New Roman" w:cs="Times New Roman" w:hint="eastAsia"/>
        </w:rPr>
        <w:t>“十五五”时期持续推进农业机械化有助于</w:t>
      </w:r>
      <w:del w:id="309" w:author="黄圣男" w:date="2026-07-01T09:22:00Z" w16du:dateUtc="2026-07-01T01:22:00Z">
        <w:r w:rsidDel="00E61682">
          <w:rPr>
            <w:rFonts w:ascii="Times New Roman" w:eastAsia="SimSun" w:hAnsi="Times New Roman" w:cs="Times New Roman" w:hint="eastAsia"/>
          </w:rPr>
          <w:delText>提高粮食产量和自给率</w:delText>
        </w:r>
      </w:del>
      <w:ins w:id="310" w:author="黄圣男" w:date="2026-07-01T09:22:00Z" w16du:dateUtc="2026-07-01T01:22:00Z">
        <w:r w:rsidR="00E61682">
          <w:rPr>
            <w:rFonts w:ascii="Times New Roman" w:eastAsia="SimSun" w:hAnsi="Times New Roman" w:cs="Times New Roman" w:hint="eastAsia"/>
          </w:rPr>
          <w:t>增强粮食综合生产能力</w:t>
        </w:r>
      </w:ins>
      <w:r>
        <w:rPr>
          <w:rFonts w:ascii="Times New Roman" w:eastAsia="SimSun" w:hAnsi="Times New Roman" w:cs="Times New Roman" w:hint="eastAsia"/>
        </w:rPr>
        <w:t>，其中农机社会化服务路径的政策潜力最大。</w:t>
      </w:r>
      <w:r>
        <w:rPr>
          <w:rFonts w:ascii="Times New Roman" w:eastAsia="SimSun" w:hAnsi="Times New Roman" w:cs="Times New Roman"/>
        </w:rPr>
        <w:t>其原因在于该路径兼具提单产和稳面积功能，而资本投入路径主要体现为单产提升，综合机械化水平路径则对推进速度较为敏感</w:t>
      </w:r>
      <w:r>
        <w:rPr>
          <w:rFonts w:ascii="Times New Roman" w:eastAsia="SimSun" w:hAnsi="Times New Roman" w:cs="Times New Roman" w:hint="eastAsia"/>
        </w:rPr>
        <w:t>。</w:t>
      </w:r>
    </w:p>
    <w:p w14:paraId="78EC42C6" w14:textId="77777777" w:rsidR="00A0142D" w:rsidRPr="00CE55AD" w:rsidRDefault="001B7A6F" w:rsidP="001B7A6F">
      <w:pPr>
        <w:ind w:firstLineChars="200" w:firstLine="440"/>
        <w:rPr>
          <w:rFonts w:ascii="Times New Roman" w:eastAsia="SimSun" w:hAnsi="Times New Roman" w:cs="Times New Roman"/>
          <w:color w:val="EE0000"/>
          <w:rPrChange w:id="311" w:author="黄圣男" w:date="2026-07-01T09:22:00Z" w16du:dateUtc="2026-07-01T01:22:00Z">
            <w:rPr>
              <w:rFonts w:ascii="Times New Roman" w:eastAsia="SimSun" w:hAnsi="Times New Roman" w:cs="Times New Roman"/>
            </w:rPr>
          </w:rPrChange>
        </w:rPr>
      </w:pPr>
      <w:r w:rsidRPr="00CE55AD">
        <w:rPr>
          <w:rFonts w:ascii="Times New Roman" w:eastAsia="SimSun" w:hAnsi="Times New Roman" w:cs="Times New Roman" w:hint="eastAsia"/>
          <w:color w:val="EE0000"/>
          <w:rPrChange w:id="312" w:author="黄圣男" w:date="2026-07-01T09:22:00Z" w16du:dateUtc="2026-07-01T01:22:00Z">
            <w:rPr>
              <w:rFonts w:ascii="Times New Roman" w:eastAsia="SimSun" w:hAnsi="Times New Roman" w:cs="Times New Roman" w:hint="eastAsia"/>
            </w:rPr>
          </w:rPrChange>
        </w:rPr>
        <w:t>第四，机械化政策对谷物和口粮安全的强化作用明显，</w:t>
      </w:r>
      <w:r w:rsidRPr="00CE55AD">
        <w:rPr>
          <w:rFonts w:ascii="Times New Roman" w:eastAsia="SimSun" w:hAnsi="Times New Roman" w:cs="Times New Roman"/>
          <w:color w:val="EE0000"/>
          <w:rPrChange w:id="313" w:author="黄圣男" w:date="2026-07-01T09:22:00Z" w16du:dateUtc="2026-07-01T01:22:00Z">
            <w:rPr>
              <w:rFonts w:ascii="Times New Roman" w:eastAsia="SimSun" w:hAnsi="Times New Roman" w:cs="Times New Roman"/>
            </w:rPr>
          </w:rPrChange>
        </w:rPr>
        <w:t>但难以单独解决大豆安全问题。未来粮食安全政策应区分不同品类约束，在主粮领域发挥机械化提质增效作用，在大豆领域则需要与种业、收益补偿和贸易布局等政策协同。</w:t>
      </w:r>
    </w:p>
    <w:p w14:paraId="1ACA9E91" w14:textId="77777777" w:rsidR="001B7A6F" w:rsidRPr="00A96E18" w:rsidRDefault="001B7A6F" w:rsidP="003B2A1F">
      <w:pPr>
        <w:ind w:firstLineChars="200" w:firstLine="440"/>
        <w:outlineLvl w:val="1"/>
        <w:rPr>
          <w:rFonts w:ascii="SimHei" w:eastAsia="SimHei" w:hAnsi="SimHei" w:cs="Times New Roman"/>
          <w:bCs/>
        </w:rPr>
      </w:pPr>
      <w:r>
        <w:rPr>
          <w:rFonts w:ascii="SimHei" w:eastAsia="SimHei" w:hAnsi="SimHei" w:cs="Times New Roman" w:hint="eastAsia"/>
          <w:bCs/>
        </w:rPr>
        <w:t>（二）政策建议</w:t>
      </w:r>
    </w:p>
    <w:p w14:paraId="6A31E53C" w14:textId="77777777" w:rsidR="001B7A6F" w:rsidRPr="00FA0D68" w:rsidRDefault="001B7A6F" w:rsidP="00FA0D68">
      <w:pPr>
        <w:ind w:firstLineChars="200" w:firstLine="440"/>
        <w:rPr>
          <w:rFonts w:ascii="Times New Roman" w:eastAsia="SimSun" w:hAnsi="Times New Roman" w:cs="Times New Roman"/>
        </w:rPr>
      </w:pPr>
      <w:r>
        <w:rPr>
          <w:rFonts w:ascii="Times New Roman" w:eastAsia="SimSun" w:hAnsi="Times New Roman" w:cs="Times New Roman" w:hint="eastAsia"/>
        </w:rPr>
        <w:t>基于上述研究结论，本文提出以下政策建议。</w:t>
      </w:r>
    </w:p>
    <w:p w14:paraId="1734105B" w14:textId="77777777" w:rsidR="001B7A6F" w:rsidRPr="00FA0D68" w:rsidRDefault="001B7A6F">
      <w:pPr>
        <w:ind w:firstLineChars="200" w:firstLine="440"/>
        <w:rPr>
          <w:rFonts w:ascii="Times New Roman" w:eastAsia="SimSun" w:hAnsi="Times New Roman" w:cs="Times New Roman"/>
        </w:rPr>
      </w:pPr>
      <w:r>
        <w:rPr>
          <w:rFonts w:ascii="Times New Roman" w:eastAsia="SimSun" w:hAnsi="Times New Roman" w:cs="Times New Roman" w:hint="eastAsia"/>
        </w:rPr>
        <w:t>第一，优化农机政策资源配置，推动政策由“补机具”向“补服务、补能力、补场景”转型。在继续稳定农机装备投入和购置补贴政策的同时，</w:t>
      </w:r>
      <w:del w:id="314" w:author="黄圣男" w:date="2026-07-01T09:23:00Z" w16du:dateUtc="2026-07-01T01:23:00Z">
        <w:r w:rsidDel="000020EA">
          <w:rPr>
            <w:rFonts w:ascii="Times New Roman" w:eastAsia="SimSun" w:hAnsi="Times New Roman" w:cs="Times New Roman" w:hint="eastAsia"/>
          </w:rPr>
          <w:delText>应</w:delText>
        </w:r>
      </w:del>
      <w:r>
        <w:rPr>
          <w:rFonts w:ascii="Times New Roman" w:eastAsia="SimSun" w:hAnsi="Times New Roman" w:cs="Times New Roman" w:hint="eastAsia"/>
        </w:rPr>
        <w:t>将更多增量政策资源投向区域性农机服务中心、生产托管组织和跨区作业服务网络建设，支持粮食作物耕种管收全程机械化服务。购机补贴仍具有基础性作用，但应与作业补贴、服务补贴、以奖代补等方式协同，引导服务主体扩大粮食作物托管面积，提高财政资金配置效率。</w:t>
      </w:r>
    </w:p>
    <w:p w14:paraId="43643991" w14:textId="77777777" w:rsidR="001B7A6F" w:rsidRPr="00FA0D68" w:rsidRDefault="001B7A6F">
      <w:pPr>
        <w:ind w:firstLineChars="200" w:firstLine="440"/>
        <w:rPr>
          <w:rFonts w:ascii="Times New Roman" w:eastAsia="SimSun" w:hAnsi="Times New Roman" w:cs="Times New Roman"/>
        </w:rPr>
      </w:pPr>
      <w:r>
        <w:rPr>
          <w:rFonts w:ascii="Times New Roman" w:eastAsia="SimSun" w:hAnsi="Times New Roman" w:cs="Times New Roman" w:hint="eastAsia"/>
        </w:rPr>
        <w:lastRenderedPageBreak/>
        <w:t>第二，强化丘陵山区和薄弱环节机械化补短板。应重点支持丘陵山区适用农机、粮食作物播种植保机械、烘干仓储设备和低损收获装备研发推广，推进丘陵山区宜机化改造、小型化轻量化多功能机具研发、机耕道路建设和区域服务补偿机制建设，防止综合机械化水平提升过度依赖优势区域和成熟环节。</w:t>
      </w:r>
    </w:p>
    <w:p w14:paraId="77014697" w14:textId="77777777" w:rsidR="001B7A6F" w:rsidRDefault="001B7A6F">
      <w:pPr>
        <w:ind w:firstLineChars="200" w:firstLine="440"/>
        <w:rPr>
          <w:rFonts w:ascii="Times New Roman" w:eastAsia="SimSun" w:hAnsi="Times New Roman" w:cs="Times New Roman"/>
        </w:rPr>
      </w:pPr>
      <w:r>
        <w:rPr>
          <w:rFonts w:ascii="Times New Roman" w:eastAsia="SimSun" w:hAnsi="Times New Roman" w:cs="Times New Roman" w:hint="eastAsia"/>
        </w:rPr>
        <w:t>第三，加快智能农机和数字化农服发展，推动机械化由“替代劳动”向“提升单产和效率”转型。围绕粮油作物大面积单产提升行动，推进北斗导航、自动驾驶、变量施肥、智能植保、精量播种、低损收获和粮食烘干等装备集成应用，建设农机作业数据平台，推动作业轨迹、作业面积、作业质量、燃油消耗、机</w:t>
      </w:r>
      <w:proofErr w:type="gramStart"/>
      <w:r>
        <w:rPr>
          <w:rFonts w:ascii="Times New Roman" w:eastAsia="SimSun" w:hAnsi="Times New Roman" w:cs="Times New Roman" w:hint="eastAsia"/>
        </w:rPr>
        <w:t>收损失</w:t>
      </w:r>
      <w:proofErr w:type="gramEnd"/>
      <w:r>
        <w:rPr>
          <w:rFonts w:ascii="Times New Roman" w:eastAsia="SimSun" w:hAnsi="Times New Roman" w:cs="Times New Roman" w:hint="eastAsia"/>
        </w:rPr>
        <w:t>和农情信息实时采集，为补贴监管、服务评价和单产提升提供数据支撑。</w:t>
      </w:r>
    </w:p>
    <w:p w14:paraId="06FE03AC" w14:textId="77777777" w:rsidR="00396610" w:rsidRPr="00FA0D68" w:rsidRDefault="00396610">
      <w:pPr>
        <w:ind w:firstLineChars="200" w:firstLine="440"/>
        <w:rPr>
          <w:rFonts w:ascii="Times New Roman" w:eastAsia="SimSun" w:hAnsi="Times New Roman" w:cs="Times New Roman"/>
        </w:rPr>
      </w:pPr>
      <w:r>
        <w:rPr>
          <w:rFonts w:ascii="Times New Roman" w:eastAsia="SimSun" w:hAnsi="Times New Roman" w:cs="Times New Roman" w:hint="eastAsia"/>
        </w:rPr>
        <w:t>第四，拓展无人机和低空作业应用场景，</w:t>
      </w:r>
      <w:proofErr w:type="gramStart"/>
      <w:r>
        <w:rPr>
          <w:rFonts w:ascii="Times New Roman" w:eastAsia="SimSun" w:hAnsi="Times New Roman" w:cs="Times New Roman" w:hint="eastAsia"/>
        </w:rPr>
        <w:t>将飞防飞播</w:t>
      </w:r>
      <w:proofErr w:type="gramEnd"/>
      <w:r>
        <w:rPr>
          <w:rFonts w:ascii="Times New Roman" w:eastAsia="SimSun" w:hAnsi="Times New Roman" w:cs="Times New Roman" w:hint="eastAsia"/>
        </w:rPr>
        <w:t>、灾情监测、苗情识别、精准施药和应急抢收纳入农机社会化服务体系。依托农机合作社、区域农机服务中心和农业社会化服务组织，建设“无人机服务队</w:t>
      </w:r>
      <w:r>
        <w:rPr>
          <w:rFonts w:ascii="Times New Roman" w:eastAsia="SimSun" w:hAnsi="Times New Roman" w:cs="Times New Roman"/>
        </w:rPr>
        <w:t>+</w:t>
      </w:r>
      <w:r>
        <w:rPr>
          <w:rFonts w:ascii="Times New Roman" w:eastAsia="SimSun" w:hAnsi="Times New Roman" w:cs="Times New Roman"/>
        </w:rPr>
        <w:t>地面农机作业队</w:t>
      </w:r>
      <w:r>
        <w:rPr>
          <w:rFonts w:ascii="Times New Roman" w:eastAsia="SimSun" w:hAnsi="Times New Roman" w:cs="Times New Roman"/>
        </w:rPr>
        <w:t>+</w:t>
      </w:r>
      <w:r>
        <w:rPr>
          <w:rFonts w:ascii="Times New Roman" w:eastAsia="SimSun" w:hAnsi="Times New Roman" w:cs="Times New Roman"/>
        </w:rPr>
        <w:t>数字调度平台</w:t>
      </w:r>
      <w:r>
        <w:rPr>
          <w:rFonts w:ascii="Times New Roman" w:eastAsia="SimSun" w:hAnsi="Times New Roman" w:cs="Times New Roman"/>
        </w:rPr>
        <w:t>”</w:t>
      </w:r>
      <w:r>
        <w:rPr>
          <w:rFonts w:ascii="Times New Roman" w:eastAsia="SimSun" w:hAnsi="Times New Roman" w:cs="Times New Roman"/>
        </w:rPr>
        <w:t>的县域综合服务网络，推动机械化由地面单机作业向空地协同、数据驱动和快速响应转型。</w:t>
      </w:r>
    </w:p>
    <w:p w14:paraId="59DF97DA" w14:textId="77777777" w:rsidR="00631745" w:rsidRDefault="001B7A6F" w:rsidP="0021595D">
      <w:pPr>
        <w:ind w:firstLineChars="200" w:firstLine="440"/>
        <w:rPr>
          <w:rFonts w:ascii="Times New Roman" w:eastAsia="SimSun" w:hAnsi="Times New Roman" w:cs="Times New Roman"/>
        </w:rPr>
      </w:pPr>
      <w:r>
        <w:rPr>
          <w:rFonts w:ascii="Times New Roman" w:eastAsia="SimSun" w:hAnsi="Times New Roman" w:cs="Times New Roman" w:hint="eastAsia"/>
        </w:rPr>
        <w:t>第五，建立机械化政策效果的动态评估机制。建议在农业机械化统计中进一步完善农机服务面积、分作物机械化水平、托管服务质量、机收损失、服务价格、丘陵山区作业成本和智能农机应用等指标，并与粮食生产数据库、生产托管数据库和农机补贴数据库衔接，为后续政策模拟、技术经济评价和精准补贴提供更精确的参数基础。</w:t>
      </w:r>
    </w:p>
    <w:p w14:paraId="71D17323" w14:textId="77777777" w:rsidR="00A0142D" w:rsidRPr="00A96E18" w:rsidRDefault="001B7A6F" w:rsidP="007235FD">
      <w:pPr>
        <w:ind w:firstLineChars="200" w:firstLine="440"/>
        <w:outlineLvl w:val="1"/>
        <w:rPr>
          <w:rFonts w:ascii="SimHei" w:eastAsia="SimHei" w:hAnsi="SimHei" w:cs="Times New Roman"/>
          <w:bCs/>
        </w:rPr>
      </w:pPr>
      <w:r>
        <w:rPr>
          <w:rFonts w:ascii="SimHei" w:eastAsia="SimHei" w:hAnsi="SimHei" w:cs="Times New Roman" w:hint="eastAsia"/>
          <w:bCs/>
        </w:rPr>
        <w:t>（三）研究局限与展望</w:t>
      </w:r>
    </w:p>
    <w:p w14:paraId="0B3B09F8" w14:textId="77777777" w:rsidR="001B7A6F" w:rsidRPr="001B7A6F" w:rsidRDefault="00A549D7">
      <w:pPr>
        <w:ind w:firstLineChars="200" w:firstLine="440"/>
        <w:rPr>
          <w:rFonts w:ascii="Times New Roman" w:eastAsia="SimSun" w:hAnsi="Times New Roman" w:cs="Times New Roman"/>
        </w:rPr>
      </w:pPr>
      <w:r>
        <w:rPr>
          <w:rFonts w:ascii="Times New Roman" w:eastAsia="SimSun" w:hAnsi="Times New Roman" w:cs="Times New Roman" w:hint="eastAsia"/>
        </w:rPr>
        <w:t>本文仍存在三方面不足。首先，播种面积维度的效应量较少，尤其</w:t>
      </w:r>
      <w:r>
        <w:rPr>
          <w:rFonts w:ascii="Times New Roman" w:eastAsia="SimSun" w:hAnsi="Times New Roman" w:cs="Times New Roman" w:hint="eastAsia"/>
        </w:rPr>
        <w:t>A</w:t>
      </w:r>
      <w:r>
        <w:rPr>
          <w:rFonts w:ascii="Times New Roman" w:eastAsia="SimSun" w:hAnsi="Times New Roman" w:cs="Times New Roman"/>
        </w:rPr>
        <w:t>MS</w:t>
      </w:r>
      <w:r>
        <w:rPr>
          <w:rFonts w:ascii="Times New Roman" w:eastAsia="SimSun" w:hAnsi="Times New Roman" w:cs="Times New Roman" w:hint="eastAsia"/>
        </w:rPr>
        <w:t>和</w:t>
      </w:r>
      <w:r>
        <w:rPr>
          <w:rFonts w:ascii="Times New Roman" w:eastAsia="SimSun" w:hAnsi="Times New Roman" w:cs="Times New Roman" w:hint="eastAsia"/>
        </w:rPr>
        <w:t>A</w:t>
      </w:r>
      <w:r>
        <w:rPr>
          <w:rFonts w:ascii="Times New Roman" w:eastAsia="SimSun" w:hAnsi="Times New Roman" w:cs="Times New Roman"/>
        </w:rPr>
        <w:t>ML</w:t>
      </w:r>
      <w:r>
        <w:rPr>
          <w:rFonts w:ascii="Times New Roman" w:eastAsia="SimSun" w:hAnsi="Times New Roman" w:cs="Times New Roman" w:hint="eastAsia"/>
        </w:rPr>
        <w:t>路径的弹性估计样本偏少，导致面积冲击参数存在不确定性。其次，</w:t>
      </w:r>
      <w:r>
        <w:rPr>
          <w:rFonts w:ascii="Times New Roman" w:eastAsia="SimSun" w:hAnsi="Times New Roman" w:cs="Times New Roman" w:hint="eastAsia"/>
        </w:rPr>
        <w:t>CASM</w:t>
      </w:r>
      <w:r>
        <w:rPr>
          <w:rFonts w:ascii="Times New Roman" w:eastAsia="SimSun" w:hAnsi="Times New Roman" w:cs="Times New Roman" w:hint="eastAsia"/>
        </w:rPr>
        <w:t>模拟采用了统一作物冲击假设，尚未充分体现稻谷、小麦、玉米、大豆和杂粮在机械化基础、技术瓶颈和收益结构上的差异。</w:t>
      </w:r>
      <w:r>
        <w:rPr>
          <w:rFonts w:ascii="Times New Roman" w:eastAsia="SimSun" w:hAnsi="Times New Roman" w:cs="Times New Roman"/>
        </w:rPr>
        <w:t>再次，本文主要依据历史趋势设定</w:t>
      </w:r>
      <w:r>
        <w:rPr>
          <w:rFonts w:ascii="Times New Roman" w:eastAsia="SimSun" w:hAnsi="Times New Roman" w:cs="Times New Roman"/>
        </w:rPr>
        <w:t>“</w:t>
      </w:r>
      <w:r>
        <w:rPr>
          <w:rFonts w:ascii="Times New Roman" w:eastAsia="SimSun" w:hAnsi="Times New Roman" w:cs="Times New Roman"/>
        </w:rPr>
        <w:t>十五五</w:t>
      </w:r>
      <w:r>
        <w:rPr>
          <w:rFonts w:ascii="Times New Roman" w:eastAsia="SimSun" w:hAnsi="Times New Roman" w:cs="Times New Roman"/>
        </w:rPr>
        <w:t>”</w:t>
      </w:r>
      <w:r>
        <w:rPr>
          <w:rFonts w:ascii="Times New Roman" w:eastAsia="SimSun" w:hAnsi="Times New Roman" w:cs="Times New Roman"/>
        </w:rPr>
        <w:t>机械化情景，尚未充分纳入智能农机、</w:t>
      </w:r>
      <w:proofErr w:type="gramStart"/>
      <w:r>
        <w:rPr>
          <w:rFonts w:ascii="Times New Roman" w:eastAsia="SimSun" w:hAnsi="Times New Roman" w:cs="Times New Roman"/>
        </w:rPr>
        <w:t>无人化</w:t>
      </w:r>
      <w:proofErr w:type="gramEnd"/>
      <w:r>
        <w:rPr>
          <w:rFonts w:ascii="Times New Roman" w:eastAsia="SimSun" w:hAnsi="Times New Roman" w:cs="Times New Roman"/>
        </w:rPr>
        <w:t>作业和数字化服务平台可能带来的非线性技术跃迁。未来研究应进一步</w:t>
      </w:r>
      <w:proofErr w:type="gramStart"/>
      <w:r>
        <w:rPr>
          <w:rFonts w:ascii="Times New Roman" w:eastAsia="SimSun" w:hAnsi="Times New Roman" w:cs="Times New Roman"/>
        </w:rPr>
        <w:t>扩展分</w:t>
      </w:r>
      <w:proofErr w:type="gramEnd"/>
      <w:r>
        <w:rPr>
          <w:rFonts w:ascii="Times New Roman" w:eastAsia="SimSun" w:hAnsi="Times New Roman" w:cs="Times New Roman"/>
        </w:rPr>
        <w:t>作物、分区域和分环节证据，构建机械化路径协同情景，</w:t>
      </w:r>
      <w:r>
        <w:rPr>
          <w:rFonts w:ascii="Times New Roman" w:eastAsia="SimSun" w:hAnsi="Times New Roman" w:cs="Times New Roman" w:hint="eastAsia"/>
        </w:rPr>
        <w:t>并将智慧农机、无人机低空作业和数字化农服等新技术纳入统一的农业技术经济评价框架</w:t>
      </w:r>
      <w:r>
        <w:rPr>
          <w:rFonts w:ascii="Times New Roman" w:eastAsia="SimSun" w:hAnsi="Times New Roman" w:cs="Times New Roman"/>
        </w:rPr>
        <w:t>。</w:t>
      </w:r>
    </w:p>
    <w:p w14:paraId="72FA1322" w14:textId="77777777" w:rsidR="00A0142D" w:rsidRDefault="00A0142D">
      <w:pPr>
        <w:ind w:firstLineChars="200" w:firstLine="440"/>
        <w:rPr>
          <w:rFonts w:ascii="Times New Roman" w:eastAsia="SimSun" w:hAnsi="Times New Roman" w:cs="Times New Roman"/>
        </w:rPr>
      </w:pPr>
    </w:p>
    <w:p w14:paraId="7EBCE759" w14:textId="77777777" w:rsidR="00A0142D" w:rsidRPr="00FA0D68" w:rsidRDefault="00B05C4A" w:rsidP="00FA0D68">
      <w:pPr>
        <w:jc w:val="center"/>
        <w:outlineLvl w:val="0"/>
        <w:rPr>
          <w:rFonts w:ascii="SimHei" w:eastAsia="SimHei" w:hAnsi="SimHei"/>
        </w:rPr>
      </w:pPr>
      <w:r>
        <w:rPr>
          <w:rFonts w:ascii="SimHei" w:eastAsia="SimHei" w:hAnsi="SimHei" w:hint="eastAsia"/>
        </w:rPr>
        <w:t>参考文献：</w:t>
      </w:r>
    </w:p>
    <w:p w14:paraId="30044608" w14:textId="77777777" w:rsidR="00A0142D" w:rsidRDefault="00A0142D">
      <w:pPr>
        <w:ind w:firstLineChars="200" w:firstLine="440"/>
        <w:rPr>
          <w:rFonts w:ascii="SimSun" w:eastAsia="SimSun" w:hAnsi="SimSun"/>
        </w:rPr>
      </w:pPr>
    </w:p>
    <w:p w14:paraId="2EFF6EC2" w14:textId="77777777" w:rsidR="000C3959" w:rsidRPr="000C3959" w:rsidRDefault="000579DA" w:rsidP="000C3959">
      <w:pPr>
        <w:pStyle w:val="EndNoteBibliography"/>
        <w:ind w:left="720" w:hanging="720"/>
      </w:pPr>
      <w:r>
        <w:rPr>
          <w:rFonts w:ascii="SimSun" w:eastAsia="SimSun" w:hAnsi="SimSun"/>
        </w:rPr>
        <w:fldChar w:fldCharType="begin"/>
      </w:r>
      <w:r>
        <w:rPr>
          <w:rFonts w:ascii="SimSun" w:eastAsia="SimSun" w:hAnsi="SimSun"/>
        </w:rPr>
        <w:instrText xml:space="preserve"> ADDIN EN.REFLIST </w:instrText>
      </w:r>
      <w:r>
        <w:rPr>
          <w:rFonts w:ascii="SimSun" w:eastAsia="SimSun" w:hAnsi="SimSun"/>
        </w:rPr>
        <w:fldChar w:fldCharType="separate"/>
      </w:r>
      <w:r>
        <w:t>BORENSTEIN M, HEDGES L V, HIGGINS J P T, et al. 2009. Introduction to Meta‐Analysis. International Coaching Psychology Review [J].</w:t>
      </w:r>
    </w:p>
    <w:p w14:paraId="1848D7C1" w14:textId="77777777" w:rsidR="000C3959" w:rsidRPr="000C3959" w:rsidRDefault="000C3959" w:rsidP="000C3959">
      <w:pPr>
        <w:pStyle w:val="EndNoteBibliography"/>
        <w:ind w:left="720" w:hanging="720"/>
      </w:pPr>
      <w:r>
        <w:t xml:space="preserve">CARD N A. Applied meta-analysis for social science research[C]//Applied meta-analysis for social science research. New York, NY, US:The Guilford Press,2012:xvi, 377–xvi, 377. </w:t>
      </w:r>
    </w:p>
    <w:p w14:paraId="3D89C155" w14:textId="77777777" w:rsidR="000C3959" w:rsidRPr="000C3959" w:rsidRDefault="000C3959" w:rsidP="000C3959">
      <w:pPr>
        <w:pStyle w:val="EndNoteBibliography"/>
        <w:ind w:left="720" w:hanging="720"/>
      </w:pPr>
      <w:r>
        <w:t>HARRER M, CUIJPERS P, FURUKAWA T A, et al. Doing Meta-Analysis With R: A Hands-On Guide[C]//Boca Raton, FL and London:Chapman &amp; Hall/CRC Press,2021</w:t>
      </w:r>
    </w:p>
    <w:p w14:paraId="68CAB8E3" w14:textId="77777777" w:rsidR="000C3959" w:rsidRPr="000C3959" w:rsidRDefault="000C3959" w:rsidP="000C3959">
      <w:pPr>
        <w:pStyle w:val="EndNoteBibliography"/>
        <w:ind w:left="720" w:hanging="720"/>
      </w:pPr>
      <w:r>
        <w:t>HEDGES L V, TIPTON E, JOHNSON M C 2010. Robust variance estimation in meta-regression with dependent effect size estimates. Res Synth Methods [J], 1: 39–65.</w:t>
      </w:r>
    </w:p>
    <w:p w14:paraId="4423C298" w14:textId="77777777" w:rsidR="000C3959" w:rsidRPr="000C3959" w:rsidRDefault="000C3959" w:rsidP="000C3959">
      <w:pPr>
        <w:pStyle w:val="EndNoteBibliography"/>
        <w:ind w:left="720" w:hanging="720"/>
      </w:pPr>
      <w:r>
        <w:t>HIGGINS J P T, THOMPSON S G, DEEKS J J, et al. 2003. Measuring inconsistency in meta-analyses. BMJ: British Medical Journal [J], 327: 557–560.</w:t>
      </w:r>
    </w:p>
    <w:p w14:paraId="2AED0ACD" w14:textId="77777777" w:rsidR="000C3959" w:rsidRPr="000C3959" w:rsidRDefault="000C3959" w:rsidP="000C3959">
      <w:pPr>
        <w:pStyle w:val="EndNoteBibliography"/>
        <w:ind w:left="720" w:hanging="720"/>
      </w:pPr>
      <w:r>
        <w:t>JACKSON D, BOWDEN J, BAKER R 2010. How does the DerSimonian and Laird procedure for random effects meta-analysis compare with its more efficient but harder to compute counterparts? Journal of Statistical Planning and Inference [J], 140: 961–970.</w:t>
      </w:r>
    </w:p>
    <w:p w14:paraId="62C41C2F" w14:textId="77777777" w:rsidR="000C3959" w:rsidRPr="000C3959" w:rsidRDefault="000C3959" w:rsidP="000C3959">
      <w:pPr>
        <w:pStyle w:val="EndNoteBibliography"/>
        <w:ind w:left="720" w:hanging="720"/>
      </w:pPr>
      <w:r>
        <w:t xml:space="preserve">LIPSEY M W, WILSON D B. Practical meta-analysis[C]//Practical meta-analysis. Thousand Oaks, CA, US:Sage Publications, Inc,2001:ix, 247–ix, 247. </w:t>
      </w:r>
    </w:p>
    <w:p w14:paraId="187A1C61" w14:textId="77777777" w:rsidR="000C3959" w:rsidRPr="000C3959" w:rsidRDefault="000C3959" w:rsidP="000C3959">
      <w:pPr>
        <w:pStyle w:val="EndNoteBibliography"/>
        <w:ind w:left="720" w:hanging="720"/>
      </w:pPr>
      <w:r>
        <w:t xml:space="preserve">PAGE M J, MCKENZIE J E, BOSSUYT P M, et al. 2021. The PRISMA 2020 statement: An updated </w:t>
      </w:r>
      <w:r>
        <w:lastRenderedPageBreak/>
        <w:t>guideline for reporting systematic reviews. International Journal of Surgery [J], 88: 105906.</w:t>
      </w:r>
    </w:p>
    <w:p w14:paraId="1F9F7EE5" w14:textId="77777777" w:rsidR="000C3959" w:rsidRPr="000C3959" w:rsidRDefault="000C3959" w:rsidP="000C3959">
      <w:pPr>
        <w:pStyle w:val="EndNoteBibliography"/>
        <w:ind w:left="720" w:hanging="720"/>
      </w:pPr>
      <w:r>
        <w:t>STANLEY T, DOUCOULIAGOS H 2012. Meta-Regression Analysis in Economics and Business. Meta-Regression Analysis in Economics and Business [J], 5: 1–190.</w:t>
      </w:r>
    </w:p>
    <w:p w14:paraId="44D3DFDF" w14:textId="77777777" w:rsidR="000C3959" w:rsidRPr="000C3959" w:rsidRDefault="000C3959" w:rsidP="000C3959">
      <w:pPr>
        <w:pStyle w:val="EndNoteBibliography"/>
        <w:ind w:left="720" w:hanging="720"/>
      </w:pPr>
      <w:r>
        <w:t>YANG J, HUANG Z, ZHANG X, et al. 2013. The Rapid Rise of Cross-Regional Agricultural Mechanization Services in China. American Journal of Agricultural Economics [J], 95: 1245–1251.</w:t>
      </w:r>
    </w:p>
    <w:p w14:paraId="0F404F32" w14:textId="77777777" w:rsidR="000C3959" w:rsidRPr="000C3959" w:rsidRDefault="000C3959" w:rsidP="000C3959">
      <w:pPr>
        <w:pStyle w:val="EndNoteBibliography"/>
        <w:ind w:left="720" w:hanging="720"/>
      </w:pPr>
      <w:r>
        <w:t>ZHANG H, SONG Y, WANG Y, et al. 2026. Refining pesticide use to reduce yield loss: How drone plant protection transforms smallholder pest management. Food Policy [J], 139: 103035.</w:t>
      </w:r>
    </w:p>
    <w:p w14:paraId="312AFB32" w14:textId="77777777" w:rsidR="000C3959" w:rsidRPr="000C3959" w:rsidRDefault="000C3959" w:rsidP="000C3959">
      <w:pPr>
        <w:pStyle w:val="EndNoteBibliography"/>
        <w:ind w:left="720" w:hanging="720"/>
      </w:pPr>
      <w:r>
        <w:rPr>
          <w:rFonts w:hint="eastAsia"/>
        </w:rPr>
        <w:t>蔡昉</w:t>
      </w:r>
      <w:r>
        <w:t xml:space="preserve"> 2025. 人口发展新常态的“三农”影响及其应对. 农业经济问题 [J]: 4–12.</w:t>
      </w:r>
    </w:p>
    <w:p w14:paraId="58F37252" w14:textId="77777777" w:rsidR="000C3959" w:rsidRPr="000C3959" w:rsidRDefault="000C3959" w:rsidP="000C3959">
      <w:pPr>
        <w:pStyle w:val="EndNoteBibliography"/>
        <w:ind w:left="720" w:hanging="720"/>
      </w:pPr>
      <w:r>
        <w:rPr>
          <w:rFonts w:hint="eastAsia"/>
        </w:rPr>
        <w:t>程国强</w:t>
      </w:r>
      <w:r>
        <w:t xml:space="preserve"> 2023. 牢牢把握新时代保障粮食安全的根本遵循. 习近平经济思想研究 [J]: 28–31.</w:t>
      </w:r>
    </w:p>
    <w:p w14:paraId="0E75A6BB" w14:textId="77777777" w:rsidR="000C3959" w:rsidRPr="000C3959" w:rsidRDefault="000C3959" w:rsidP="000C3959">
      <w:pPr>
        <w:pStyle w:val="EndNoteBibliography"/>
        <w:ind w:left="720" w:hanging="720"/>
      </w:pPr>
      <w:r>
        <w:rPr>
          <w:rFonts w:hint="eastAsia"/>
        </w:rPr>
        <w:t>程国强</w:t>
      </w:r>
      <w:r>
        <w:t>, 施嘉庚 2025. 持续增强粮食安全保障能力：党的十八大以来的政策逻辑与当前的着力点. 南京农业大学学报(社会科学版) [J], 25: 45–55.</w:t>
      </w:r>
    </w:p>
    <w:p w14:paraId="528A1FD6" w14:textId="77777777" w:rsidR="000C3959" w:rsidRPr="000C3959" w:rsidRDefault="000C3959" w:rsidP="000C3959">
      <w:pPr>
        <w:pStyle w:val="EndNoteBibliography"/>
        <w:ind w:left="720" w:hanging="720"/>
      </w:pPr>
      <w:r>
        <w:rPr>
          <w:rFonts w:hint="eastAsia"/>
        </w:rPr>
        <w:t>仇焕广</w:t>
      </w:r>
      <w:r>
        <w:t>, 雷馨圆, 冷淦潇, et al. 2022. 新时期中国粮食安全的理论辨析. 中国农村经济 [J]: 2–17.</w:t>
      </w:r>
    </w:p>
    <w:p w14:paraId="17F42EA9" w14:textId="77777777" w:rsidR="000C3959" w:rsidRPr="000C3959" w:rsidRDefault="000C3959" w:rsidP="000C3959">
      <w:pPr>
        <w:pStyle w:val="EndNoteBibliography"/>
        <w:ind w:left="720" w:hanging="720"/>
      </w:pPr>
      <w:r>
        <w:rPr>
          <w:rFonts w:hint="eastAsia"/>
        </w:rPr>
        <w:t>方师乐</w:t>
      </w:r>
      <w:r>
        <w:t>, 卫龙宝, 伍骏骞 2017. 农业机械化的空间溢出效应及其分布规律——农机跨区服务的视角. 管理世界 [J]: 65–78+187–188.</w:t>
      </w:r>
    </w:p>
    <w:p w14:paraId="0DAEBBAD" w14:textId="77777777" w:rsidR="000C3959" w:rsidRPr="000C3959" w:rsidRDefault="000C3959" w:rsidP="000C3959">
      <w:pPr>
        <w:pStyle w:val="EndNoteBibliography"/>
        <w:ind w:left="720" w:hanging="720"/>
      </w:pPr>
      <w:r>
        <w:rPr>
          <w:rFonts w:hint="eastAsia"/>
        </w:rPr>
        <w:t>黄季焜</w:t>
      </w:r>
      <w:r>
        <w:t xml:space="preserve"> 2024. 农业新质生产力：内涵与外延、潜力与挑战和发展思路. 中国农村观察 [J]: 19–34.</w:t>
      </w:r>
    </w:p>
    <w:p w14:paraId="03628AC2" w14:textId="77777777" w:rsidR="000C3959" w:rsidRPr="000C3959" w:rsidRDefault="000C3959" w:rsidP="000C3959">
      <w:pPr>
        <w:pStyle w:val="EndNoteBibliography"/>
        <w:ind w:left="720" w:hanging="720"/>
      </w:pPr>
      <w:r>
        <w:rPr>
          <w:rFonts w:hint="eastAsia"/>
        </w:rPr>
        <w:t>李谷成</w:t>
      </w:r>
      <w:r>
        <w:t>, 李烨阳, 周晓时 2018. 农业机械化、劳动力转移与农民收入增长——孰因孰果? 中国农村经济 [J]: 112–127.</w:t>
      </w:r>
    </w:p>
    <w:p w14:paraId="7671DCB6" w14:textId="77777777" w:rsidR="000C3959" w:rsidRPr="000C3959" w:rsidRDefault="000C3959" w:rsidP="000C3959">
      <w:pPr>
        <w:pStyle w:val="EndNoteBibliography"/>
        <w:ind w:left="720" w:hanging="720"/>
      </w:pPr>
      <w:r>
        <w:rPr>
          <w:rFonts w:hint="eastAsia"/>
        </w:rPr>
        <w:t>李宁</w:t>
      </w:r>
      <w:r>
        <w:t>, 周琦宇, 汪险生 2020. 新型农业经营主体的角色转变研究：以农机服务对农地经营规模的影响为切入点. 中国农村经济 [J]: 40–58.</w:t>
      </w:r>
    </w:p>
    <w:p w14:paraId="092D20B7" w14:textId="77777777" w:rsidR="000C3959" w:rsidRPr="000C3959" w:rsidRDefault="000C3959" w:rsidP="000C3959">
      <w:pPr>
        <w:pStyle w:val="EndNoteBibliography"/>
        <w:ind w:left="720" w:hanging="720"/>
      </w:pPr>
      <w:r>
        <w:rPr>
          <w:rFonts w:hint="eastAsia"/>
        </w:rPr>
        <w:t>马玉婷</w:t>
      </w:r>
      <w:r>
        <w:t>, 叶初升 2024. 共同富裕视域下农业机械化的城乡收入分配效应. 南开经济研究 [J]: 195–211.</w:t>
      </w:r>
    </w:p>
    <w:p w14:paraId="234CC3DB" w14:textId="77777777" w:rsidR="000C3959" w:rsidRPr="000C3959" w:rsidRDefault="000C3959" w:rsidP="000C3959">
      <w:pPr>
        <w:pStyle w:val="EndNoteBibliography"/>
        <w:ind w:left="720" w:hanging="720"/>
      </w:pPr>
      <w:r>
        <w:rPr>
          <w:rFonts w:hint="eastAsia"/>
        </w:rPr>
        <w:t>毛世平</w:t>
      </w:r>
      <w:r>
        <w:t>, 张琛 2024. 以发展农业新质生产力推进农业强国建设. 农业经济问题 [J]: 36–46.</w:t>
      </w:r>
    </w:p>
    <w:p w14:paraId="530264F3" w14:textId="77777777" w:rsidR="000C3959" w:rsidRPr="000C3959" w:rsidRDefault="000C3959" w:rsidP="000C3959">
      <w:pPr>
        <w:pStyle w:val="EndNoteBibliography"/>
        <w:ind w:left="720" w:hanging="720"/>
      </w:pPr>
      <w:r>
        <w:rPr>
          <w:rFonts w:hint="eastAsia"/>
        </w:rPr>
        <w:t>孟盟</w:t>
      </w:r>
      <w:r>
        <w:t>, 于冷 2024. 服务与自营：农机技术采纳方式如何影响家庭劳动力配置——基于CFPS农户微观调查数据. 农业技术经济 [J]: 69–89.</w:t>
      </w:r>
    </w:p>
    <w:p w14:paraId="1DE7A78E" w14:textId="77777777" w:rsidR="000C3959" w:rsidRPr="000C3959" w:rsidRDefault="000C3959" w:rsidP="000C3959">
      <w:pPr>
        <w:pStyle w:val="EndNoteBibliography"/>
        <w:ind w:left="720" w:hanging="720"/>
      </w:pPr>
      <w:r>
        <w:rPr>
          <w:rFonts w:hint="eastAsia"/>
        </w:rPr>
        <w:t>全国政协农业农村研究智库课题组</w:t>
      </w:r>
      <w:r>
        <w:t xml:space="preserve"> 2022. 牢牢把住“国之大者”粮食安全底线——学习贯彻习近平总书记参加全国政协联组会上的重要讲话精神. 人民论坛 [J]: 6–10.</w:t>
      </w:r>
    </w:p>
    <w:p w14:paraId="5B13ADEE" w14:textId="77777777" w:rsidR="000C3959" w:rsidRPr="000C3959" w:rsidRDefault="000C3959" w:rsidP="000C3959">
      <w:pPr>
        <w:pStyle w:val="EndNoteBibliography"/>
        <w:ind w:left="720" w:hanging="720"/>
      </w:pPr>
      <w:r>
        <w:rPr>
          <w:rFonts w:hint="eastAsia"/>
        </w:rPr>
        <w:t>田晓晖</w:t>
      </w:r>
      <w:r>
        <w:t>, 李薇, 李戎 2021. 农业机械化的环境效应——来自农机购置补贴政策的证据. 中国农村经济 [J]: 95–109.</w:t>
      </w:r>
    </w:p>
    <w:p w14:paraId="1D0457E8" w14:textId="77777777" w:rsidR="000C3959" w:rsidRPr="000C3959" w:rsidRDefault="000C3959" w:rsidP="000C3959">
      <w:pPr>
        <w:pStyle w:val="EndNoteBibliography"/>
        <w:ind w:left="720" w:hanging="720"/>
      </w:pPr>
      <w:r>
        <w:rPr>
          <w:rFonts w:hint="eastAsia"/>
        </w:rPr>
        <w:t>王可山</w:t>
      </w:r>
      <w:r>
        <w:t>, 刘华 2024. 农业新质生产力发展与大国粮食安全保障——兼论“靠什么种粮”“怎样种粮”“谁来种粮”. 改革 [J]: 70–82.</w:t>
      </w:r>
    </w:p>
    <w:p w14:paraId="4AAD2DF5" w14:textId="77777777" w:rsidR="000C3959" w:rsidRPr="000C3959" w:rsidRDefault="000C3959" w:rsidP="000C3959">
      <w:pPr>
        <w:pStyle w:val="EndNoteBibliography"/>
        <w:ind w:left="720" w:hanging="720"/>
      </w:pPr>
      <w:r>
        <w:rPr>
          <w:rFonts w:hint="eastAsia"/>
        </w:rPr>
        <w:t>王莹</w:t>
      </w:r>
      <w:r>
        <w:t>, 陈卫洪 2024. 极端气候、农机作业服务市场与粮食产量——基于13个粮食主</w:t>
      </w:r>
      <w:r>
        <w:rPr>
          <w:rFonts w:hint="eastAsia"/>
        </w:rPr>
        <w:t>产区面板数据的实证分析</w:t>
      </w:r>
      <w:r>
        <w:t>. 农业技术经济 [J]: 70–90.</w:t>
      </w:r>
    </w:p>
    <w:p w14:paraId="70C8DF33" w14:textId="77777777" w:rsidR="000C3959" w:rsidRPr="000C3959" w:rsidRDefault="000C3959" w:rsidP="000C3959">
      <w:pPr>
        <w:pStyle w:val="EndNoteBibliography"/>
        <w:ind w:left="720" w:hanging="720"/>
      </w:pPr>
      <w:r>
        <w:rPr>
          <w:rFonts w:hint="eastAsia"/>
        </w:rPr>
        <w:t>魏后凯</w:t>
      </w:r>
      <w:r>
        <w:t>, 叶兴庆, 黄祖辉, et al. 2024. 进一步全面深化改革，开创高质量发展新局面——权威专家研究阐释党的二十届三中全会精神. 中国农村经济 [J]: 2–21.</w:t>
      </w:r>
    </w:p>
    <w:p w14:paraId="6527A781" w14:textId="77777777" w:rsidR="000C3959" w:rsidRPr="000C3959" w:rsidRDefault="000C3959" w:rsidP="000C3959">
      <w:pPr>
        <w:pStyle w:val="EndNoteBibliography"/>
        <w:ind w:left="720" w:hanging="720"/>
      </w:pPr>
      <w:r>
        <w:rPr>
          <w:rFonts w:hint="eastAsia"/>
        </w:rPr>
        <w:t>伍骏骞</w:t>
      </w:r>
      <w:r>
        <w:t>, 方师乐, 李谷成, et al. 2017. 中国农业机械化发展水平对粮食产量的空间溢出效应分析——基于跨区作业的视角. 中国农村经济 [J]: 44–57.</w:t>
      </w:r>
    </w:p>
    <w:p w14:paraId="3D51E2FE" w14:textId="77777777" w:rsidR="000C3959" w:rsidRPr="000C3959" w:rsidRDefault="000C3959" w:rsidP="000C3959">
      <w:pPr>
        <w:pStyle w:val="EndNoteBibliography"/>
        <w:ind w:left="720" w:hanging="720"/>
      </w:pPr>
      <w:r>
        <w:rPr>
          <w:rFonts w:hint="eastAsia"/>
        </w:rPr>
        <w:t>杨青</w:t>
      </w:r>
      <w:r>
        <w:t>, 贾杰斐, 刘进, et al. 2023. 农机购置补贴何以影响粮食综合生产能力？——基于</w:t>
      </w:r>
      <w:r>
        <w:rPr>
          <w:rFonts w:hint="eastAsia"/>
        </w:rPr>
        <w:t>农机社会化服务的视角</w:t>
      </w:r>
      <w:r>
        <w:t>. 管理世界 [J], 39: 106–123.</w:t>
      </w:r>
    </w:p>
    <w:p w14:paraId="097E1008" w14:textId="77777777" w:rsidR="000C3959" w:rsidRPr="000C3959" w:rsidRDefault="000C3959" w:rsidP="000C3959">
      <w:pPr>
        <w:pStyle w:val="EndNoteBibliography"/>
        <w:ind w:left="720" w:hanging="720"/>
      </w:pPr>
      <w:r>
        <w:rPr>
          <w:rFonts w:hint="eastAsia"/>
        </w:rPr>
        <w:t>余澳</w:t>
      </w:r>
      <w:r>
        <w:t>, 李进, 贾卓强 2024. 农业机械化智能化保障粮食安全的机理与路径研究. 农村经济 [J]: 33–44.</w:t>
      </w:r>
    </w:p>
    <w:p w14:paraId="4439A9A5" w14:textId="77777777" w:rsidR="000C3959" w:rsidRPr="000C3959" w:rsidRDefault="000C3959" w:rsidP="000C3959">
      <w:pPr>
        <w:pStyle w:val="EndNoteBibliography"/>
        <w:ind w:left="720" w:hanging="720"/>
      </w:pPr>
      <w:r>
        <w:rPr>
          <w:rFonts w:hint="eastAsia"/>
        </w:rPr>
        <w:t>张应良</w:t>
      </w:r>
      <w:r>
        <w:t>, 龚燕玲, 张禹书 2025. 从粮食产量到粮食产能：转换逻辑、现实约束及政策取向. 改革 [J]: 118–131.</w:t>
      </w:r>
    </w:p>
    <w:p w14:paraId="732DF542" w14:textId="77777777" w:rsidR="000C3959" w:rsidRPr="000C3959" w:rsidRDefault="000C3959" w:rsidP="000C3959">
      <w:pPr>
        <w:pStyle w:val="EndNoteBibliography"/>
        <w:ind w:left="720" w:hanging="720"/>
      </w:pPr>
      <w:r>
        <w:rPr>
          <w:rFonts w:hint="eastAsia"/>
        </w:rPr>
        <w:t>郑旭媛</w:t>
      </w:r>
      <w:r>
        <w:t>, 徐志刚 2017. 资源禀赋约束、要素替代与诱致性技术变迁——以中国粮食生产的机械</w:t>
      </w:r>
      <w:r>
        <w:lastRenderedPageBreak/>
        <w:t>化为例. 经济学(季刊) [J], 16: 45–66.</w:t>
      </w:r>
    </w:p>
    <w:p w14:paraId="4526C868" w14:textId="77777777" w:rsidR="000C3959" w:rsidRPr="000C3959" w:rsidRDefault="000C3959" w:rsidP="000C3959">
      <w:pPr>
        <w:pStyle w:val="EndNoteBibliography"/>
        <w:ind w:left="720" w:hanging="720"/>
      </w:pPr>
      <w:r>
        <w:rPr>
          <w:rFonts w:hint="eastAsia"/>
        </w:rPr>
        <w:t>周洁</w:t>
      </w:r>
      <w:r>
        <w:t xml:space="preserve"> 2024. 以新质生产力保障粮食安全：</w:t>
      </w:r>
      <w:r>
        <w:rPr>
          <w:rFonts w:hint="eastAsia"/>
        </w:rPr>
        <w:t>内在逻辑、机遇挑战与对策建议</w:t>
      </w:r>
      <w:r>
        <w:t>. 经济纵横 [J]: 31–40.</w:t>
      </w:r>
    </w:p>
    <w:p w14:paraId="7BE3191E" w14:textId="77777777" w:rsidR="000C3959" w:rsidRPr="000C3959" w:rsidRDefault="000C3959" w:rsidP="000C3959">
      <w:pPr>
        <w:pStyle w:val="EndNoteBibliography"/>
        <w:ind w:left="720" w:hanging="720"/>
      </w:pPr>
      <w:r>
        <w:rPr>
          <w:rFonts w:hint="eastAsia"/>
        </w:rPr>
        <w:t>周振</w:t>
      </w:r>
      <w:r>
        <w:t>, 孔祥智 2019. 农业机械化对我国粮食产出的效果评价与政策方向. 中国软科学 [J]: 20–32.</w:t>
      </w:r>
    </w:p>
    <w:p w14:paraId="52477DD9" w14:textId="77777777" w:rsidR="000C3959" w:rsidRPr="000C3959" w:rsidRDefault="000C3959" w:rsidP="000C3959">
      <w:pPr>
        <w:pStyle w:val="EndNoteBibliography"/>
        <w:ind w:left="720" w:hanging="720"/>
      </w:pPr>
      <w:r>
        <w:rPr>
          <w:rFonts w:hint="eastAsia"/>
        </w:rPr>
        <w:t>周振</w:t>
      </w:r>
      <w:r>
        <w:t>, 马庆超, 孔祥智 2016. 农业机械化对农村劳动力转移贡献的量化研究. 农业技术经济 [J]: 52–62.</w:t>
      </w:r>
    </w:p>
    <w:p w14:paraId="1BB3C1AE" w14:textId="77777777" w:rsidR="00A0142D" w:rsidRDefault="000579DA">
      <w:pPr>
        <w:ind w:firstLineChars="200" w:firstLine="440"/>
        <w:rPr>
          <w:rFonts w:ascii="SimSun" w:eastAsia="SimSun" w:hAnsi="SimSun"/>
        </w:rPr>
      </w:pPr>
      <w:r>
        <w:rPr>
          <w:rFonts w:ascii="SimSun" w:eastAsia="SimSun" w:hAnsi="SimSun"/>
        </w:rPr>
        <w:fldChar w:fldCharType="end"/>
      </w:r>
    </w:p>
    <w:sectPr w:rsidR="00A0142D">
      <w:footerReference w:type="default" r:id="rId11"/>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376AB2" w14:textId="77777777" w:rsidR="001B3180" w:rsidRDefault="001B3180">
      <w:r>
        <w:separator/>
      </w:r>
    </w:p>
  </w:endnote>
  <w:endnote w:type="continuationSeparator" w:id="0">
    <w:p w14:paraId="325B2E9C" w14:textId="77777777" w:rsidR="001B3180" w:rsidRDefault="001B318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Noto Sans CJK SC">
    <w:altName w:val="Times New Roman"/>
    <w:panose1 w:val="00000000000000000000"/>
    <w:charset w:val="00"/>
    <w:family w:val="roman"/>
    <w:notTrueType/>
    <w:pitch w:val="default"/>
  </w:font>
  <w:font w:name="SimHei">
    <w:altName w:val="黑体"/>
    <w:panose1 w:val="02010609060101010101"/>
    <w:charset w:val="86"/>
    <w:family w:val="modern"/>
    <w:pitch w:val="fixed"/>
    <w:sig w:usb0="800002BF" w:usb1="38CF7CFA" w:usb2="00000016" w:usb3="00000000" w:csb0="00040001" w:csb1="00000000"/>
  </w:font>
  <w:font w:name="FangSong_GB2312">
    <w:altName w:val="仿宋_GB2312"/>
    <w:panose1 w:val="02010609060101010101"/>
    <w:charset w:val="86"/>
    <w:family w:val="modern"/>
    <w:pitch w:val="fixed"/>
    <w:sig w:usb0="00000003" w:usb1="080E0000" w:usb2="00000010" w:usb3="00000000" w:csb0="00040001" w:csb1="00000000"/>
  </w:font>
  <w:font w:name="KaiTi_GB2312">
    <w:altName w:val="楷体_GB2312"/>
    <w:panose1 w:val="02010609060101010101"/>
    <w:charset w:val="86"/>
    <w:family w:val="modern"/>
    <w:pitch w:val="fixed"/>
    <w:sig w:usb0="00000003" w:usb1="080E0000" w:usb2="00000010" w:usb3="00000000" w:csb0="00040001" w:csb1="00000000"/>
  </w:font>
  <w:font w:name="Cambria Math">
    <w:panose1 w:val="02040503050406030204"/>
    <w:charset w:val="00"/>
    <w:family w:val="roman"/>
    <w:pitch w:val="variable"/>
    <w:sig w:usb0="E00006FF" w:usb1="420024FF" w:usb2="02000000" w:usb3="00000000" w:csb0="0000019F" w:csb1="00000000"/>
  </w:font>
  <w:font w:name="等线 Light">
    <w:altName w:val="DengXian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0591755"/>
    </w:sdtPr>
    <w:sdtEndPr>
      <w:rPr>
        <w:rFonts w:ascii="Times New Roman" w:hAnsi="Times New Roman" w:cs="Times New Roman"/>
      </w:rPr>
    </w:sdtEndPr>
    <w:sdtContent>
      <w:p w14:paraId="2FB937AB" w14:textId="77777777" w:rsidR="00CC6737" w:rsidRPr="00074F54" w:rsidRDefault="00CC6737">
        <w:pPr>
          <w:pStyle w:val="a3"/>
          <w:jc w:val="center"/>
          <w:rPr>
            <w:rFonts w:ascii="Times New Roman" w:hAnsi="Times New Roman" w:cs="Times New Roman"/>
          </w:rPr>
        </w:pPr>
        <w:r w:rsidRPr="00074F54">
          <w:rPr>
            <w:rFonts w:ascii="Times New Roman" w:hAnsi="Times New Roman" w:cs="Times New Roman"/>
          </w:rPr>
          <w:fldChar w:fldCharType="begin"/>
        </w:r>
        <w:r w:rsidRPr="00074F54">
          <w:rPr>
            <w:rFonts w:ascii="Times New Roman" w:hAnsi="Times New Roman" w:cs="Times New Roman"/>
          </w:rPr>
          <w:instrText>PAGE   \* MERGEFORMAT</w:instrText>
        </w:r>
        <w:r w:rsidRPr="00074F54">
          <w:rPr>
            <w:rFonts w:ascii="Times New Roman" w:hAnsi="Times New Roman" w:cs="Times New Roman"/>
          </w:rPr>
          <w:fldChar w:fldCharType="separate"/>
        </w:r>
        <w:r w:rsidR="00B37035" w:rsidRPr="00B37035">
          <w:rPr>
            <w:rFonts w:ascii="Times New Roman" w:hAnsi="Times New Roman" w:cs="Times New Roman"/>
            <w:noProof/>
            <w:lang w:val="zh-CN"/>
          </w:rPr>
          <w:t>1</w:t>
        </w:r>
        <w:r w:rsidRPr="00074F54">
          <w:rPr>
            <w:rFonts w:ascii="Times New Roman" w:hAnsi="Times New Roman" w:cs="Times New Roman"/>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B12252" w14:textId="77777777" w:rsidR="001B3180" w:rsidRDefault="001B3180">
      <w:r>
        <w:separator/>
      </w:r>
    </w:p>
  </w:footnote>
  <w:footnote w:type="continuationSeparator" w:id="0">
    <w:p w14:paraId="0A620C4F" w14:textId="77777777" w:rsidR="001B3180" w:rsidRDefault="001B3180">
      <w:r>
        <w:continuationSeparator/>
      </w:r>
    </w:p>
  </w:footnote>
  <w:footnote w:id="1">
    <w:p w14:paraId="4C6136CC" w14:textId="77777777" w:rsidR="00CC6737" w:rsidRDefault="00CC6737" w:rsidP="00A12202">
      <w:pPr>
        <w:pStyle w:val="a7"/>
      </w:pPr>
      <w:r>
        <w:rPr>
          <w:rStyle w:val="ab"/>
          <w:rFonts w:hint="eastAsia"/>
        </w:rPr>
        <w:footnoteRef/>
      </w:r>
      <w:r>
        <w:rPr>
          <w:rFonts w:hint="eastAsia"/>
        </w:rPr>
        <w:t xml:space="preserve"> </w:t>
      </w:r>
      <w:r w:rsidRPr="00F04C6E">
        <w:rPr>
          <w:rFonts w:ascii="Times New Roman" w:eastAsia="SimSun" w:hAnsi="Times New Roman" w:cs="Times New Roman" w:hint="eastAsia"/>
          <w:rPrChange w:id="284" w:author="黄圣男" w:date="2026-07-01T09:14:00Z" w16du:dateUtc="2026-07-01T01:14:00Z">
            <w:rPr>
              <w:rFonts w:hint="eastAsia"/>
            </w:rPr>
          </w:rPrChange>
        </w:rPr>
        <w:t>pp</w:t>
      </w:r>
      <w:r w:rsidRPr="00F04C6E">
        <w:rPr>
          <w:rFonts w:ascii="Times New Roman" w:eastAsia="SimSun" w:hAnsi="Times New Roman" w:cs="Times New Roman" w:hint="eastAsia"/>
          <w:rPrChange w:id="285" w:author="黄圣男" w:date="2026-07-01T09:14:00Z" w16du:dateUtc="2026-07-01T01:14:00Z">
            <w:rPr>
              <w:rFonts w:hint="eastAsia"/>
            </w:rPr>
          </w:rPrChange>
        </w:rPr>
        <w:t>代表百分点。</w:t>
      </w:r>
    </w:p>
  </w:footnote>
  <w:footnote w:id="2">
    <w:p w14:paraId="48801BA2" w14:textId="77777777" w:rsidR="00CC6737" w:rsidRDefault="00CC6737">
      <w:pPr>
        <w:pStyle w:val="a7"/>
      </w:pPr>
      <w:r>
        <w:rPr>
          <w:rStyle w:val="ab"/>
          <w:rFonts w:hint="eastAsia"/>
        </w:rPr>
        <w:footnoteRef/>
      </w:r>
      <w:r>
        <w:rPr>
          <w:rFonts w:hint="eastAsia"/>
        </w:rPr>
        <w:t xml:space="preserve"> </w:t>
      </w:r>
      <w:r>
        <w:rPr>
          <w:rFonts w:ascii="Times New Roman" w:eastAsia="SimSun" w:hAnsi="Times New Roman" w:cs="Times New Roman" w:hint="eastAsia"/>
        </w:rPr>
        <w:t>粮食包含稻谷、小麦、玉米、大豆、大麦、高粱、其他粮食。</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6F7EBD"/>
    <w:multiLevelType w:val="hybridMultilevel"/>
    <w:tmpl w:val="AA9CA99C"/>
    <w:lvl w:ilvl="0" w:tplc="53CC3F38">
      <w:start w:val="1"/>
      <w:numFmt w:val="japaneseCounting"/>
      <w:lvlText w:val="第%1，"/>
      <w:lvlJc w:val="left"/>
      <w:pPr>
        <w:ind w:left="1140" w:hanging="720"/>
      </w:pPr>
      <w:rPr>
        <w:rFonts w:hint="default"/>
      </w:r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1" w15:restartNumberingAfterBreak="0">
    <w:nsid w:val="4C691A13"/>
    <w:multiLevelType w:val="hybridMultilevel"/>
    <w:tmpl w:val="B890103C"/>
    <w:lvl w:ilvl="0" w:tplc="FB1857B8">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16cid:durableId="655688299">
    <w:abstractNumId w:val="1"/>
  </w:num>
  <w:num w:numId="2" w16cid:durableId="1132400598">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HUANG Shengnan">
    <w15:presenceInfo w15:providerId="None" w15:userId="HUANG Shengnan"/>
  </w15:person>
  <w15:person w15:author="黄圣男">
    <w15:presenceInfo w15:providerId="AD" w15:userId="S::2012000495@ruc.edu.cn::6bdae67e-e154-4dfa-81ab-013427e554cb"/>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oNotDisplayPageBoundaries/>
  <w:bordersDoNotSurroundHeader/>
  <w:bordersDoNotSurroundFooter/>
  <w:proofState w:grammar="clean"/>
  <w:linkStyles/>
  <w:trackRevisions/>
  <w:defaultTabStop w:val="420"/>
  <w:drawingGridVerticalSpacing w:val="156"/>
  <w:noPunctuationKerning/>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xtDQ1tDQ3Mbc0MzKxMDdV0lEKTi0uzszPAykwrQUAL5EWOCwAAAA="/>
    <w:docVar w:name="EN.InstantFormat" w:val="&lt;ENInstantFormat&gt;&lt;Enabled&gt;1&lt;/Enabled&gt;&lt;ScanUnformatted&gt;1&lt;/ScanUnformatted&gt;&lt;ScanChanges&gt;1&lt;/ScanChanges&gt;&lt;Suspended&gt;1&lt;/Suspended&gt;&lt;/ENInstantFormat&gt;"/>
    <w:docVar w:name="EN.Layout" w:val="&lt;ENLayout&gt;&lt;Style&gt;Chinese Std GBT7714 (author-year) 副本&lt;/Style&gt;&lt;LeftDelim&gt;{&lt;/LeftDelim&gt;&lt;RightDelim&gt;}&lt;/RightDelim&gt;&lt;FontName&gt;等线&lt;/FontName&gt;&lt;FontSize&gt;10&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v92vet5pxptdwtexw5dv9fzzpze5ttdvfxvd&quot;&gt;My EndNote Library-hsn20230318&lt;record-ids&gt;&lt;item&gt;557&lt;/item&gt;&lt;item&gt;559&lt;/item&gt;&lt;item&gt;560&lt;/item&gt;&lt;item&gt;561&lt;/item&gt;&lt;item&gt;562&lt;/item&gt;&lt;item&gt;563&lt;/item&gt;&lt;item&gt;564&lt;/item&gt;&lt;item&gt;565&lt;/item&gt;&lt;item&gt;568&lt;/item&gt;&lt;item&gt;571&lt;/item&gt;&lt;item&gt;574&lt;/item&gt;&lt;item&gt;601&lt;/item&gt;&lt;item&gt;602&lt;/item&gt;&lt;item&gt;603&lt;/item&gt;&lt;item&gt;604&lt;/item&gt;&lt;item&gt;605&lt;/item&gt;&lt;item&gt;607&lt;/item&gt;&lt;item&gt;608&lt;/item&gt;&lt;item&gt;611&lt;/item&gt;&lt;item&gt;612&lt;/item&gt;&lt;item&gt;613&lt;/item&gt;&lt;item&gt;615&lt;/item&gt;&lt;item&gt;616&lt;/item&gt;&lt;item&gt;617&lt;/item&gt;&lt;item&gt;618&lt;/item&gt;&lt;item&gt;619&lt;/item&gt;&lt;item&gt;642&lt;/item&gt;&lt;item&gt;643&lt;/item&gt;&lt;item&gt;646&lt;/item&gt;&lt;item&gt;647&lt;/item&gt;&lt;item&gt;648&lt;/item&gt;&lt;item&gt;649&lt;/item&gt;&lt;item&gt;650&lt;/item&gt;&lt;item&gt;651&lt;/item&gt;&lt;item&gt;652&lt;/item&gt;&lt;/record-ids&gt;&lt;/item&gt;&lt;/Libraries&gt;"/>
    <w:docVar w:name="EN.UseJSCitationFormat" w:val="False"/>
  </w:docVars>
  <w:rsids>
    <w:rsidRoot w:val="009E1C9D"/>
    <w:rsid w:val="000020EA"/>
    <w:rsid w:val="00002FC6"/>
    <w:rsid w:val="000077F9"/>
    <w:rsid w:val="00011331"/>
    <w:rsid w:val="00011569"/>
    <w:rsid w:val="00011EB7"/>
    <w:rsid w:val="00015402"/>
    <w:rsid w:val="00016607"/>
    <w:rsid w:val="00017068"/>
    <w:rsid w:val="000170B2"/>
    <w:rsid w:val="00022B17"/>
    <w:rsid w:val="000316DA"/>
    <w:rsid w:val="00037F5E"/>
    <w:rsid w:val="000409EC"/>
    <w:rsid w:val="00041A44"/>
    <w:rsid w:val="000433FD"/>
    <w:rsid w:val="00050E49"/>
    <w:rsid w:val="000540B1"/>
    <w:rsid w:val="000579DA"/>
    <w:rsid w:val="0006220E"/>
    <w:rsid w:val="00062943"/>
    <w:rsid w:val="000700F9"/>
    <w:rsid w:val="00070A30"/>
    <w:rsid w:val="000745F1"/>
    <w:rsid w:val="00074E08"/>
    <w:rsid w:val="00074F54"/>
    <w:rsid w:val="00083C84"/>
    <w:rsid w:val="0008451D"/>
    <w:rsid w:val="00087589"/>
    <w:rsid w:val="00090DF2"/>
    <w:rsid w:val="000948AD"/>
    <w:rsid w:val="00095CAC"/>
    <w:rsid w:val="000A1005"/>
    <w:rsid w:val="000A1030"/>
    <w:rsid w:val="000A255E"/>
    <w:rsid w:val="000A4FDC"/>
    <w:rsid w:val="000A530E"/>
    <w:rsid w:val="000A6140"/>
    <w:rsid w:val="000A68D0"/>
    <w:rsid w:val="000A7F41"/>
    <w:rsid w:val="000B1B30"/>
    <w:rsid w:val="000B44EC"/>
    <w:rsid w:val="000B5D04"/>
    <w:rsid w:val="000C3959"/>
    <w:rsid w:val="000C4C3E"/>
    <w:rsid w:val="000C5120"/>
    <w:rsid w:val="000C6D1A"/>
    <w:rsid w:val="000E4586"/>
    <w:rsid w:val="000E46B1"/>
    <w:rsid w:val="000E6BE0"/>
    <w:rsid w:val="000E77AC"/>
    <w:rsid w:val="000F1132"/>
    <w:rsid w:val="000F29F5"/>
    <w:rsid w:val="000F3564"/>
    <w:rsid w:val="000F6330"/>
    <w:rsid w:val="0010281D"/>
    <w:rsid w:val="001032F2"/>
    <w:rsid w:val="001067DC"/>
    <w:rsid w:val="00106C2A"/>
    <w:rsid w:val="0010717C"/>
    <w:rsid w:val="001075ED"/>
    <w:rsid w:val="001162AE"/>
    <w:rsid w:val="00116D8D"/>
    <w:rsid w:val="0011748E"/>
    <w:rsid w:val="001201B1"/>
    <w:rsid w:val="0012078D"/>
    <w:rsid w:val="0012171E"/>
    <w:rsid w:val="00121AF8"/>
    <w:rsid w:val="0012246B"/>
    <w:rsid w:val="0012401C"/>
    <w:rsid w:val="00126B86"/>
    <w:rsid w:val="001304CD"/>
    <w:rsid w:val="00131888"/>
    <w:rsid w:val="001324CF"/>
    <w:rsid w:val="00132B41"/>
    <w:rsid w:val="00133234"/>
    <w:rsid w:val="00136648"/>
    <w:rsid w:val="00137532"/>
    <w:rsid w:val="001443B2"/>
    <w:rsid w:val="00145312"/>
    <w:rsid w:val="00145775"/>
    <w:rsid w:val="001602C0"/>
    <w:rsid w:val="00162015"/>
    <w:rsid w:val="00162D69"/>
    <w:rsid w:val="001632E5"/>
    <w:rsid w:val="00165D0E"/>
    <w:rsid w:val="0017572D"/>
    <w:rsid w:val="00181B35"/>
    <w:rsid w:val="001841B0"/>
    <w:rsid w:val="00190931"/>
    <w:rsid w:val="00191DC1"/>
    <w:rsid w:val="00192039"/>
    <w:rsid w:val="00194C6A"/>
    <w:rsid w:val="0019606F"/>
    <w:rsid w:val="00196A79"/>
    <w:rsid w:val="001979FE"/>
    <w:rsid w:val="001A22C3"/>
    <w:rsid w:val="001A5D15"/>
    <w:rsid w:val="001A70B5"/>
    <w:rsid w:val="001A7AA4"/>
    <w:rsid w:val="001B283D"/>
    <w:rsid w:val="001B3180"/>
    <w:rsid w:val="001B61E6"/>
    <w:rsid w:val="001B7A6F"/>
    <w:rsid w:val="001B7B9A"/>
    <w:rsid w:val="001C0D78"/>
    <w:rsid w:val="001C15E0"/>
    <w:rsid w:val="001C2603"/>
    <w:rsid w:val="001D5EEF"/>
    <w:rsid w:val="001D6CE1"/>
    <w:rsid w:val="001D7745"/>
    <w:rsid w:val="001E04F9"/>
    <w:rsid w:val="001E6A9E"/>
    <w:rsid w:val="001F3817"/>
    <w:rsid w:val="001F391C"/>
    <w:rsid w:val="001F610F"/>
    <w:rsid w:val="00200CC7"/>
    <w:rsid w:val="002014E2"/>
    <w:rsid w:val="002014FB"/>
    <w:rsid w:val="00206888"/>
    <w:rsid w:val="00211D42"/>
    <w:rsid w:val="0021583C"/>
    <w:rsid w:val="0021595D"/>
    <w:rsid w:val="00215DFE"/>
    <w:rsid w:val="002206CB"/>
    <w:rsid w:val="00221031"/>
    <w:rsid w:val="00222B43"/>
    <w:rsid w:val="002318C5"/>
    <w:rsid w:val="00231B04"/>
    <w:rsid w:val="0024013F"/>
    <w:rsid w:val="00240898"/>
    <w:rsid w:val="00241CAE"/>
    <w:rsid w:val="00242C5C"/>
    <w:rsid w:val="00243256"/>
    <w:rsid w:val="00243C5D"/>
    <w:rsid w:val="00243F8B"/>
    <w:rsid w:val="002474B7"/>
    <w:rsid w:val="00252362"/>
    <w:rsid w:val="00253868"/>
    <w:rsid w:val="002538F4"/>
    <w:rsid w:val="00254887"/>
    <w:rsid w:val="00254E82"/>
    <w:rsid w:val="002601AC"/>
    <w:rsid w:val="00264902"/>
    <w:rsid w:val="002659B4"/>
    <w:rsid w:val="002717FA"/>
    <w:rsid w:val="00272C0F"/>
    <w:rsid w:val="00276BFC"/>
    <w:rsid w:val="00281569"/>
    <w:rsid w:val="00284C8B"/>
    <w:rsid w:val="00290746"/>
    <w:rsid w:val="00291F61"/>
    <w:rsid w:val="002922B8"/>
    <w:rsid w:val="00295637"/>
    <w:rsid w:val="002956AB"/>
    <w:rsid w:val="002957A5"/>
    <w:rsid w:val="002A14AF"/>
    <w:rsid w:val="002A7C02"/>
    <w:rsid w:val="002B1C8B"/>
    <w:rsid w:val="002B205D"/>
    <w:rsid w:val="002B78C0"/>
    <w:rsid w:val="002C09F9"/>
    <w:rsid w:val="002C20FA"/>
    <w:rsid w:val="002C3751"/>
    <w:rsid w:val="002C3B70"/>
    <w:rsid w:val="002C7C11"/>
    <w:rsid w:val="002D1231"/>
    <w:rsid w:val="002D1E3A"/>
    <w:rsid w:val="002D20FA"/>
    <w:rsid w:val="002D25E7"/>
    <w:rsid w:val="002D5809"/>
    <w:rsid w:val="002E1E8F"/>
    <w:rsid w:val="002E2B0B"/>
    <w:rsid w:val="002E576B"/>
    <w:rsid w:val="002E606E"/>
    <w:rsid w:val="002E731A"/>
    <w:rsid w:val="002F4B9D"/>
    <w:rsid w:val="002F58B4"/>
    <w:rsid w:val="002F6C26"/>
    <w:rsid w:val="00300895"/>
    <w:rsid w:val="00310E8F"/>
    <w:rsid w:val="00312877"/>
    <w:rsid w:val="00313A6E"/>
    <w:rsid w:val="003172BC"/>
    <w:rsid w:val="00317F4E"/>
    <w:rsid w:val="00320684"/>
    <w:rsid w:val="00321E25"/>
    <w:rsid w:val="0032581A"/>
    <w:rsid w:val="00325F39"/>
    <w:rsid w:val="0033023F"/>
    <w:rsid w:val="003308B1"/>
    <w:rsid w:val="00332CA5"/>
    <w:rsid w:val="00341819"/>
    <w:rsid w:val="00341E30"/>
    <w:rsid w:val="003436C1"/>
    <w:rsid w:val="00345782"/>
    <w:rsid w:val="00345FCC"/>
    <w:rsid w:val="00346ACA"/>
    <w:rsid w:val="0034714A"/>
    <w:rsid w:val="00351B52"/>
    <w:rsid w:val="00353F8C"/>
    <w:rsid w:val="00353FCC"/>
    <w:rsid w:val="003575DA"/>
    <w:rsid w:val="00360239"/>
    <w:rsid w:val="00360D3B"/>
    <w:rsid w:val="00362EFF"/>
    <w:rsid w:val="00366F1C"/>
    <w:rsid w:val="003671DF"/>
    <w:rsid w:val="00367B78"/>
    <w:rsid w:val="003701EB"/>
    <w:rsid w:val="00370A4F"/>
    <w:rsid w:val="003716C2"/>
    <w:rsid w:val="003750CF"/>
    <w:rsid w:val="00376339"/>
    <w:rsid w:val="003766D3"/>
    <w:rsid w:val="003779DD"/>
    <w:rsid w:val="00377A88"/>
    <w:rsid w:val="003842D3"/>
    <w:rsid w:val="0038576C"/>
    <w:rsid w:val="00385A35"/>
    <w:rsid w:val="003872B1"/>
    <w:rsid w:val="00387D69"/>
    <w:rsid w:val="00391010"/>
    <w:rsid w:val="00392250"/>
    <w:rsid w:val="00392775"/>
    <w:rsid w:val="00394278"/>
    <w:rsid w:val="00396610"/>
    <w:rsid w:val="003A193F"/>
    <w:rsid w:val="003B2A1F"/>
    <w:rsid w:val="003B2FA5"/>
    <w:rsid w:val="003B4BB0"/>
    <w:rsid w:val="003B6342"/>
    <w:rsid w:val="003B7162"/>
    <w:rsid w:val="003C24AA"/>
    <w:rsid w:val="003C7B2A"/>
    <w:rsid w:val="003D2693"/>
    <w:rsid w:val="003D4B9F"/>
    <w:rsid w:val="003D7AB8"/>
    <w:rsid w:val="003E2F06"/>
    <w:rsid w:val="003E3151"/>
    <w:rsid w:val="003E631E"/>
    <w:rsid w:val="003F0FE7"/>
    <w:rsid w:val="003F516C"/>
    <w:rsid w:val="003F5754"/>
    <w:rsid w:val="003F7427"/>
    <w:rsid w:val="004019F5"/>
    <w:rsid w:val="00404E7E"/>
    <w:rsid w:val="004055AB"/>
    <w:rsid w:val="004133EC"/>
    <w:rsid w:val="004155EE"/>
    <w:rsid w:val="004157AC"/>
    <w:rsid w:val="00416B8D"/>
    <w:rsid w:val="00420380"/>
    <w:rsid w:val="00420C66"/>
    <w:rsid w:val="00421B9E"/>
    <w:rsid w:val="00425BD9"/>
    <w:rsid w:val="00426851"/>
    <w:rsid w:val="00430511"/>
    <w:rsid w:val="00431441"/>
    <w:rsid w:val="00432A85"/>
    <w:rsid w:val="00435D98"/>
    <w:rsid w:val="00437FC8"/>
    <w:rsid w:val="0044066A"/>
    <w:rsid w:val="004414BD"/>
    <w:rsid w:val="00442639"/>
    <w:rsid w:val="00450930"/>
    <w:rsid w:val="00454156"/>
    <w:rsid w:val="004553BC"/>
    <w:rsid w:val="00455A69"/>
    <w:rsid w:val="00456331"/>
    <w:rsid w:val="00460E18"/>
    <w:rsid w:val="004627D8"/>
    <w:rsid w:val="0046432B"/>
    <w:rsid w:val="00467791"/>
    <w:rsid w:val="0047721E"/>
    <w:rsid w:val="004777CE"/>
    <w:rsid w:val="00477D48"/>
    <w:rsid w:val="004800BA"/>
    <w:rsid w:val="0048331A"/>
    <w:rsid w:val="00483B3E"/>
    <w:rsid w:val="00486421"/>
    <w:rsid w:val="00486AEC"/>
    <w:rsid w:val="00486F26"/>
    <w:rsid w:val="004943E1"/>
    <w:rsid w:val="004A1936"/>
    <w:rsid w:val="004A3C5F"/>
    <w:rsid w:val="004A4CB1"/>
    <w:rsid w:val="004B0ACE"/>
    <w:rsid w:val="004B1FC0"/>
    <w:rsid w:val="004B37C2"/>
    <w:rsid w:val="004B41D2"/>
    <w:rsid w:val="004B493A"/>
    <w:rsid w:val="004B574A"/>
    <w:rsid w:val="004B6B47"/>
    <w:rsid w:val="004B6C93"/>
    <w:rsid w:val="004C1BFA"/>
    <w:rsid w:val="004C2041"/>
    <w:rsid w:val="004C3594"/>
    <w:rsid w:val="004C4A9C"/>
    <w:rsid w:val="004C6591"/>
    <w:rsid w:val="004C70B8"/>
    <w:rsid w:val="004C78F9"/>
    <w:rsid w:val="004D0158"/>
    <w:rsid w:val="004D0355"/>
    <w:rsid w:val="004D0E99"/>
    <w:rsid w:val="004D11CC"/>
    <w:rsid w:val="004D318D"/>
    <w:rsid w:val="004D341A"/>
    <w:rsid w:val="004D3948"/>
    <w:rsid w:val="004D5C12"/>
    <w:rsid w:val="004D6FC7"/>
    <w:rsid w:val="004D7862"/>
    <w:rsid w:val="004D7E03"/>
    <w:rsid w:val="004E1437"/>
    <w:rsid w:val="004E3374"/>
    <w:rsid w:val="004F107A"/>
    <w:rsid w:val="004F2B2C"/>
    <w:rsid w:val="004F43A0"/>
    <w:rsid w:val="004F6709"/>
    <w:rsid w:val="00501CF7"/>
    <w:rsid w:val="00504541"/>
    <w:rsid w:val="00507057"/>
    <w:rsid w:val="00510436"/>
    <w:rsid w:val="0052195D"/>
    <w:rsid w:val="0052270A"/>
    <w:rsid w:val="00525E68"/>
    <w:rsid w:val="0053723C"/>
    <w:rsid w:val="005418B0"/>
    <w:rsid w:val="00542CE7"/>
    <w:rsid w:val="00542D86"/>
    <w:rsid w:val="00545AE0"/>
    <w:rsid w:val="0055131D"/>
    <w:rsid w:val="0055138B"/>
    <w:rsid w:val="0055171E"/>
    <w:rsid w:val="005527C5"/>
    <w:rsid w:val="00555264"/>
    <w:rsid w:val="0055713E"/>
    <w:rsid w:val="00560A49"/>
    <w:rsid w:val="00560D5C"/>
    <w:rsid w:val="00562235"/>
    <w:rsid w:val="00570169"/>
    <w:rsid w:val="00570C88"/>
    <w:rsid w:val="00572CBC"/>
    <w:rsid w:val="00573043"/>
    <w:rsid w:val="00573892"/>
    <w:rsid w:val="00580702"/>
    <w:rsid w:val="005929D4"/>
    <w:rsid w:val="00593BF9"/>
    <w:rsid w:val="00594ADB"/>
    <w:rsid w:val="00595FBE"/>
    <w:rsid w:val="005A0FEE"/>
    <w:rsid w:val="005A2F13"/>
    <w:rsid w:val="005A68B7"/>
    <w:rsid w:val="005B17F6"/>
    <w:rsid w:val="005B1D83"/>
    <w:rsid w:val="005B3AA5"/>
    <w:rsid w:val="005B7E4A"/>
    <w:rsid w:val="005C201D"/>
    <w:rsid w:val="005C296B"/>
    <w:rsid w:val="005C46A4"/>
    <w:rsid w:val="005C6130"/>
    <w:rsid w:val="005C6D2D"/>
    <w:rsid w:val="005D16F8"/>
    <w:rsid w:val="005D2450"/>
    <w:rsid w:val="005D2B79"/>
    <w:rsid w:val="005E0574"/>
    <w:rsid w:val="005E1A29"/>
    <w:rsid w:val="005E24AD"/>
    <w:rsid w:val="005F21E6"/>
    <w:rsid w:val="005F40E4"/>
    <w:rsid w:val="006009A5"/>
    <w:rsid w:val="00602B36"/>
    <w:rsid w:val="00604F25"/>
    <w:rsid w:val="006078E2"/>
    <w:rsid w:val="00611BC1"/>
    <w:rsid w:val="00614B57"/>
    <w:rsid w:val="0061649E"/>
    <w:rsid w:val="006217D5"/>
    <w:rsid w:val="00626D77"/>
    <w:rsid w:val="006273DB"/>
    <w:rsid w:val="00627DC0"/>
    <w:rsid w:val="00630E2A"/>
    <w:rsid w:val="006316EE"/>
    <w:rsid w:val="00631745"/>
    <w:rsid w:val="00631BF9"/>
    <w:rsid w:val="00631DD1"/>
    <w:rsid w:val="00631EDC"/>
    <w:rsid w:val="00632D30"/>
    <w:rsid w:val="00636FDF"/>
    <w:rsid w:val="00640D35"/>
    <w:rsid w:val="00642873"/>
    <w:rsid w:val="006446FD"/>
    <w:rsid w:val="00644B84"/>
    <w:rsid w:val="00650080"/>
    <w:rsid w:val="0065095E"/>
    <w:rsid w:val="00650BA8"/>
    <w:rsid w:val="00654FF9"/>
    <w:rsid w:val="006557AB"/>
    <w:rsid w:val="006567FA"/>
    <w:rsid w:val="00657CB1"/>
    <w:rsid w:val="0066136E"/>
    <w:rsid w:val="00663423"/>
    <w:rsid w:val="00664833"/>
    <w:rsid w:val="006658FB"/>
    <w:rsid w:val="00672071"/>
    <w:rsid w:val="0067250E"/>
    <w:rsid w:val="00682F55"/>
    <w:rsid w:val="0068334C"/>
    <w:rsid w:val="006857C7"/>
    <w:rsid w:val="006866D9"/>
    <w:rsid w:val="00687ACD"/>
    <w:rsid w:val="0069001A"/>
    <w:rsid w:val="00690B28"/>
    <w:rsid w:val="00690BD4"/>
    <w:rsid w:val="00690E29"/>
    <w:rsid w:val="00692730"/>
    <w:rsid w:val="00693177"/>
    <w:rsid w:val="006A1986"/>
    <w:rsid w:val="006A40B2"/>
    <w:rsid w:val="006B06E8"/>
    <w:rsid w:val="006B10A8"/>
    <w:rsid w:val="006B3436"/>
    <w:rsid w:val="006B47B1"/>
    <w:rsid w:val="006B5877"/>
    <w:rsid w:val="006C1B94"/>
    <w:rsid w:val="006C2C3B"/>
    <w:rsid w:val="006C2E03"/>
    <w:rsid w:val="006C388A"/>
    <w:rsid w:val="006C4994"/>
    <w:rsid w:val="006C518D"/>
    <w:rsid w:val="006C52EB"/>
    <w:rsid w:val="006C6B40"/>
    <w:rsid w:val="006D1DD4"/>
    <w:rsid w:val="006D3D54"/>
    <w:rsid w:val="006D48C3"/>
    <w:rsid w:val="006D566A"/>
    <w:rsid w:val="006D74BF"/>
    <w:rsid w:val="006E3693"/>
    <w:rsid w:val="006F120A"/>
    <w:rsid w:val="006F3FE5"/>
    <w:rsid w:val="007025E4"/>
    <w:rsid w:val="00705469"/>
    <w:rsid w:val="0071207A"/>
    <w:rsid w:val="0071244B"/>
    <w:rsid w:val="00713074"/>
    <w:rsid w:val="00714BE8"/>
    <w:rsid w:val="00723393"/>
    <w:rsid w:val="007235FD"/>
    <w:rsid w:val="0072522B"/>
    <w:rsid w:val="00725568"/>
    <w:rsid w:val="00725F5E"/>
    <w:rsid w:val="007271DE"/>
    <w:rsid w:val="007275B5"/>
    <w:rsid w:val="00733EF1"/>
    <w:rsid w:val="00742CB2"/>
    <w:rsid w:val="00743285"/>
    <w:rsid w:val="00744300"/>
    <w:rsid w:val="007458C8"/>
    <w:rsid w:val="0075106E"/>
    <w:rsid w:val="00751572"/>
    <w:rsid w:val="00753334"/>
    <w:rsid w:val="00754348"/>
    <w:rsid w:val="00757CED"/>
    <w:rsid w:val="00761EA6"/>
    <w:rsid w:val="0076293B"/>
    <w:rsid w:val="00773F16"/>
    <w:rsid w:val="00784D75"/>
    <w:rsid w:val="00785199"/>
    <w:rsid w:val="007873D5"/>
    <w:rsid w:val="007913C5"/>
    <w:rsid w:val="00793415"/>
    <w:rsid w:val="00793F7A"/>
    <w:rsid w:val="00797721"/>
    <w:rsid w:val="00797F66"/>
    <w:rsid w:val="007A0718"/>
    <w:rsid w:val="007A2646"/>
    <w:rsid w:val="007A4B9E"/>
    <w:rsid w:val="007A54DF"/>
    <w:rsid w:val="007B0080"/>
    <w:rsid w:val="007B1492"/>
    <w:rsid w:val="007B5759"/>
    <w:rsid w:val="007B59D2"/>
    <w:rsid w:val="007B614D"/>
    <w:rsid w:val="007C0AB7"/>
    <w:rsid w:val="007C140C"/>
    <w:rsid w:val="007C18E2"/>
    <w:rsid w:val="007C54C3"/>
    <w:rsid w:val="007C5606"/>
    <w:rsid w:val="007C58DF"/>
    <w:rsid w:val="007C770B"/>
    <w:rsid w:val="007D2B56"/>
    <w:rsid w:val="007D35F7"/>
    <w:rsid w:val="007D4E3D"/>
    <w:rsid w:val="007E0006"/>
    <w:rsid w:val="007E1B5C"/>
    <w:rsid w:val="007E363F"/>
    <w:rsid w:val="007E6831"/>
    <w:rsid w:val="007E6B53"/>
    <w:rsid w:val="007E73B4"/>
    <w:rsid w:val="007E7794"/>
    <w:rsid w:val="007F0D8E"/>
    <w:rsid w:val="007F4B24"/>
    <w:rsid w:val="007F4E54"/>
    <w:rsid w:val="007F5A8D"/>
    <w:rsid w:val="007F7BCC"/>
    <w:rsid w:val="007F7DD6"/>
    <w:rsid w:val="007F7E3D"/>
    <w:rsid w:val="008003F0"/>
    <w:rsid w:val="00801760"/>
    <w:rsid w:val="00803DF5"/>
    <w:rsid w:val="00804FB3"/>
    <w:rsid w:val="00813024"/>
    <w:rsid w:val="00814A05"/>
    <w:rsid w:val="00817DCE"/>
    <w:rsid w:val="008258ED"/>
    <w:rsid w:val="00834987"/>
    <w:rsid w:val="00841C99"/>
    <w:rsid w:val="0084495D"/>
    <w:rsid w:val="008452A4"/>
    <w:rsid w:val="008543F2"/>
    <w:rsid w:val="008554FB"/>
    <w:rsid w:val="00855C43"/>
    <w:rsid w:val="00860AEF"/>
    <w:rsid w:val="008649A5"/>
    <w:rsid w:val="00870888"/>
    <w:rsid w:val="008766FC"/>
    <w:rsid w:val="008833A7"/>
    <w:rsid w:val="008866C9"/>
    <w:rsid w:val="00886F84"/>
    <w:rsid w:val="008878D9"/>
    <w:rsid w:val="008901EE"/>
    <w:rsid w:val="00890C60"/>
    <w:rsid w:val="00890EC0"/>
    <w:rsid w:val="008958FF"/>
    <w:rsid w:val="008A3D43"/>
    <w:rsid w:val="008A3E0B"/>
    <w:rsid w:val="008B04C1"/>
    <w:rsid w:val="008B3082"/>
    <w:rsid w:val="008C1C74"/>
    <w:rsid w:val="008C257A"/>
    <w:rsid w:val="008C43EE"/>
    <w:rsid w:val="008D4D4A"/>
    <w:rsid w:val="008D6237"/>
    <w:rsid w:val="008D69AE"/>
    <w:rsid w:val="008E1154"/>
    <w:rsid w:val="008E2F36"/>
    <w:rsid w:val="008E55B2"/>
    <w:rsid w:val="008E6072"/>
    <w:rsid w:val="008E60E9"/>
    <w:rsid w:val="008F36BA"/>
    <w:rsid w:val="008F431E"/>
    <w:rsid w:val="008F44BE"/>
    <w:rsid w:val="008F472B"/>
    <w:rsid w:val="008F47E2"/>
    <w:rsid w:val="008F4968"/>
    <w:rsid w:val="008F4C02"/>
    <w:rsid w:val="008F5114"/>
    <w:rsid w:val="008F7E16"/>
    <w:rsid w:val="00900681"/>
    <w:rsid w:val="009068A4"/>
    <w:rsid w:val="009126EF"/>
    <w:rsid w:val="00913520"/>
    <w:rsid w:val="00916746"/>
    <w:rsid w:val="00917318"/>
    <w:rsid w:val="0092261B"/>
    <w:rsid w:val="0092487B"/>
    <w:rsid w:val="00927739"/>
    <w:rsid w:val="009328CB"/>
    <w:rsid w:val="00933AC6"/>
    <w:rsid w:val="00934739"/>
    <w:rsid w:val="00936DFA"/>
    <w:rsid w:val="009402D8"/>
    <w:rsid w:val="00941CAE"/>
    <w:rsid w:val="00947343"/>
    <w:rsid w:val="00947A6B"/>
    <w:rsid w:val="009516FC"/>
    <w:rsid w:val="009538EC"/>
    <w:rsid w:val="00954151"/>
    <w:rsid w:val="0095522A"/>
    <w:rsid w:val="00956D4C"/>
    <w:rsid w:val="00962F7B"/>
    <w:rsid w:val="00963272"/>
    <w:rsid w:val="00963F6D"/>
    <w:rsid w:val="00967BF1"/>
    <w:rsid w:val="0097064C"/>
    <w:rsid w:val="009710CF"/>
    <w:rsid w:val="0097130F"/>
    <w:rsid w:val="00971448"/>
    <w:rsid w:val="00980DA1"/>
    <w:rsid w:val="009A29E7"/>
    <w:rsid w:val="009A6CDF"/>
    <w:rsid w:val="009B0C80"/>
    <w:rsid w:val="009B2816"/>
    <w:rsid w:val="009B5547"/>
    <w:rsid w:val="009B565E"/>
    <w:rsid w:val="009C0C24"/>
    <w:rsid w:val="009C13B6"/>
    <w:rsid w:val="009C4CA9"/>
    <w:rsid w:val="009C5ED9"/>
    <w:rsid w:val="009D2EEA"/>
    <w:rsid w:val="009D4916"/>
    <w:rsid w:val="009D5F15"/>
    <w:rsid w:val="009D7070"/>
    <w:rsid w:val="009D7CCA"/>
    <w:rsid w:val="009E0E8B"/>
    <w:rsid w:val="009E1025"/>
    <w:rsid w:val="009E1C9D"/>
    <w:rsid w:val="009E204C"/>
    <w:rsid w:val="009E3796"/>
    <w:rsid w:val="009E37BA"/>
    <w:rsid w:val="009E5E2C"/>
    <w:rsid w:val="009F0091"/>
    <w:rsid w:val="009F07FD"/>
    <w:rsid w:val="009F0E71"/>
    <w:rsid w:val="009F1384"/>
    <w:rsid w:val="009F1835"/>
    <w:rsid w:val="009F192E"/>
    <w:rsid w:val="009F221D"/>
    <w:rsid w:val="009F34EF"/>
    <w:rsid w:val="009F36DA"/>
    <w:rsid w:val="009F3EE4"/>
    <w:rsid w:val="009F431F"/>
    <w:rsid w:val="009F57C1"/>
    <w:rsid w:val="00A0142D"/>
    <w:rsid w:val="00A04188"/>
    <w:rsid w:val="00A04EBC"/>
    <w:rsid w:val="00A05063"/>
    <w:rsid w:val="00A05E5A"/>
    <w:rsid w:val="00A06919"/>
    <w:rsid w:val="00A0790B"/>
    <w:rsid w:val="00A12202"/>
    <w:rsid w:val="00A22D85"/>
    <w:rsid w:val="00A2372B"/>
    <w:rsid w:val="00A23EF7"/>
    <w:rsid w:val="00A24158"/>
    <w:rsid w:val="00A249CC"/>
    <w:rsid w:val="00A25030"/>
    <w:rsid w:val="00A308D9"/>
    <w:rsid w:val="00A35C1E"/>
    <w:rsid w:val="00A40247"/>
    <w:rsid w:val="00A405F3"/>
    <w:rsid w:val="00A40B53"/>
    <w:rsid w:val="00A4229E"/>
    <w:rsid w:val="00A434D5"/>
    <w:rsid w:val="00A50B02"/>
    <w:rsid w:val="00A50DB7"/>
    <w:rsid w:val="00A549D7"/>
    <w:rsid w:val="00A60624"/>
    <w:rsid w:val="00A608AF"/>
    <w:rsid w:val="00A609DA"/>
    <w:rsid w:val="00A70CA5"/>
    <w:rsid w:val="00A7650A"/>
    <w:rsid w:val="00A81F4A"/>
    <w:rsid w:val="00A82A1D"/>
    <w:rsid w:val="00A83D89"/>
    <w:rsid w:val="00A86AB3"/>
    <w:rsid w:val="00A86CE5"/>
    <w:rsid w:val="00A90452"/>
    <w:rsid w:val="00A9356F"/>
    <w:rsid w:val="00A946FA"/>
    <w:rsid w:val="00A96E18"/>
    <w:rsid w:val="00A9771A"/>
    <w:rsid w:val="00AA1DE1"/>
    <w:rsid w:val="00AA3AED"/>
    <w:rsid w:val="00AB1160"/>
    <w:rsid w:val="00AB1625"/>
    <w:rsid w:val="00AB3A9D"/>
    <w:rsid w:val="00AB3D18"/>
    <w:rsid w:val="00AB6830"/>
    <w:rsid w:val="00AB6B2A"/>
    <w:rsid w:val="00AB6F29"/>
    <w:rsid w:val="00AB727F"/>
    <w:rsid w:val="00AB7DDA"/>
    <w:rsid w:val="00AC0FEE"/>
    <w:rsid w:val="00AC6813"/>
    <w:rsid w:val="00AD08BD"/>
    <w:rsid w:val="00AD18F9"/>
    <w:rsid w:val="00AD1C1A"/>
    <w:rsid w:val="00AD2261"/>
    <w:rsid w:val="00AD3E53"/>
    <w:rsid w:val="00AD5BEF"/>
    <w:rsid w:val="00AD6418"/>
    <w:rsid w:val="00AE0FD2"/>
    <w:rsid w:val="00AE1C08"/>
    <w:rsid w:val="00AE1D4A"/>
    <w:rsid w:val="00AE3F8C"/>
    <w:rsid w:val="00AE52E4"/>
    <w:rsid w:val="00AE6889"/>
    <w:rsid w:val="00AF2066"/>
    <w:rsid w:val="00AF2B7B"/>
    <w:rsid w:val="00B005C1"/>
    <w:rsid w:val="00B02632"/>
    <w:rsid w:val="00B02A41"/>
    <w:rsid w:val="00B03327"/>
    <w:rsid w:val="00B05C4A"/>
    <w:rsid w:val="00B06CC4"/>
    <w:rsid w:val="00B10808"/>
    <w:rsid w:val="00B11CA6"/>
    <w:rsid w:val="00B148E3"/>
    <w:rsid w:val="00B15F1B"/>
    <w:rsid w:val="00B1692D"/>
    <w:rsid w:val="00B22079"/>
    <w:rsid w:val="00B241EB"/>
    <w:rsid w:val="00B242E5"/>
    <w:rsid w:val="00B267D9"/>
    <w:rsid w:val="00B26D0D"/>
    <w:rsid w:val="00B30D75"/>
    <w:rsid w:val="00B312D7"/>
    <w:rsid w:val="00B32BEB"/>
    <w:rsid w:val="00B345E0"/>
    <w:rsid w:val="00B3527B"/>
    <w:rsid w:val="00B35C79"/>
    <w:rsid w:val="00B364E8"/>
    <w:rsid w:val="00B37035"/>
    <w:rsid w:val="00B412B7"/>
    <w:rsid w:val="00B42E6D"/>
    <w:rsid w:val="00B44C89"/>
    <w:rsid w:val="00B467C7"/>
    <w:rsid w:val="00B47E80"/>
    <w:rsid w:val="00B50784"/>
    <w:rsid w:val="00B56BF6"/>
    <w:rsid w:val="00B60FE9"/>
    <w:rsid w:val="00B61DE6"/>
    <w:rsid w:val="00B62F13"/>
    <w:rsid w:val="00B64A90"/>
    <w:rsid w:val="00B64CE2"/>
    <w:rsid w:val="00B74483"/>
    <w:rsid w:val="00B7625B"/>
    <w:rsid w:val="00B808A9"/>
    <w:rsid w:val="00B83973"/>
    <w:rsid w:val="00B85529"/>
    <w:rsid w:val="00B85692"/>
    <w:rsid w:val="00B8606A"/>
    <w:rsid w:val="00B86351"/>
    <w:rsid w:val="00B87B01"/>
    <w:rsid w:val="00B87BBE"/>
    <w:rsid w:val="00B9047D"/>
    <w:rsid w:val="00B91B53"/>
    <w:rsid w:val="00B95D45"/>
    <w:rsid w:val="00B96597"/>
    <w:rsid w:val="00B9785F"/>
    <w:rsid w:val="00BA1768"/>
    <w:rsid w:val="00BA1ED3"/>
    <w:rsid w:val="00BA38AA"/>
    <w:rsid w:val="00BA4AFB"/>
    <w:rsid w:val="00BB2009"/>
    <w:rsid w:val="00BB4CA5"/>
    <w:rsid w:val="00BB79EF"/>
    <w:rsid w:val="00BC16C4"/>
    <w:rsid w:val="00BC1EE9"/>
    <w:rsid w:val="00BC31C4"/>
    <w:rsid w:val="00BC5C53"/>
    <w:rsid w:val="00BC7AA3"/>
    <w:rsid w:val="00BD0699"/>
    <w:rsid w:val="00BD1B28"/>
    <w:rsid w:val="00BD5696"/>
    <w:rsid w:val="00BE2C7F"/>
    <w:rsid w:val="00BE3171"/>
    <w:rsid w:val="00BE3CBD"/>
    <w:rsid w:val="00BE4603"/>
    <w:rsid w:val="00BE5C8B"/>
    <w:rsid w:val="00BE69BD"/>
    <w:rsid w:val="00BE7372"/>
    <w:rsid w:val="00BF03A9"/>
    <w:rsid w:val="00C00B57"/>
    <w:rsid w:val="00C0260F"/>
    <w:rsid w:val="00C03CF0"/>
    <w:rsid w:val="00C04AEE"/>
    <w:rsid w:val="00C11E36"/>
    <w:rsid w:val="00C13951"/>
    <w:rsid w:val="00C1512B"/>
    <w:rsid w:val="00C163C0"/>
    <w:rsid w:val="00C22801"/>
    <w:rsid w:val="00C24198"/>
    <w:rsid w:val="00C25804"/>
    <w:rsid w:val="00C25951"/>
    <w:rsid w:val="00C3316C"/>
    <w:rsid w:val="00C34603"/>
    <w:rsid w:val="00C4186B"/>
    <w:rsid w:val="00C419C4"/>
    <w:rsid w:val="00C46E4C"/>
    <w:rsid w:val="00C5090D"/>
    <w:rsid w:val="00C53BDF"/>
    <w:rsid w:val="00C6141D"/>
    <w:rsid w:val="00C62269"/>
    <w:rsid w:val="00C64844"/>
    <w:rsid w:val="00C66172"/>
    <w:rsid w:val="00C70893"/>
    <w:rsid w:val="00C71313"/>
    <w:rsid w:val="00C73238"/>
    <w:rsid w:val="00C74DB1"/>
    <w:rsid w:val="00C82D43"/>
    <w:rsid w:val="00C86E9E"/>
    <w:rsid w:val="00C871BF"/>
    <w:rsid w:val="00C872DC"/>
    <w:rsid w:val="00C905B9"/>
    <w:rsid w:val="00C91AC1"/>
    <w:rsid w:val="00C923A7"/>
    <w:rsid w:val="00C94417"/>
    <w:rsid w:val="00C96071"/>
    <w:rsid w:val="00CA19D2"/>
    <w:rsid w:val="00CA1D31"/>
    <w:rsid w:val="00CA47A7"/>
    <w:rsid w:val="00CA6CE9"/>
    <w:rsid w:val="00CB2311"/>
    <w:rsid w:val="00CB2A62"/>
    <w:rsid w:val="00CB36D2"/>
    <w:rsid w:val="00CB5026"/>
    <w:rsid w:val="00CB6683"/>
    <w:rsid w:val="00CB6B08"/>
    <w:rsid w:val="00CC1191"/>
    <w:rsid w:val="00CC2E2B"/>
    <w:rsid w:val="00CC3AF7"/>
    <w:rsid w:val="00CC50FB"/>
    <w:rsid w:val="00CC6737"/>
    <w:rsid w:val="00CC6E97"/>
    <w:rsid w:val="00CC7C9D"/>
    <w:rsid w:val="00CD0C5A"/>
    <w:rsid w:val="00CD15FB"/>
    <w:rsid w:val="00CD2043"/>
    <w:rsid w:val="00CD3C2D"/>
    <w:rsid w:val="00CD7346"/>
    <w:rsid w:val="00CE2C19"/>
    <w:rsid w:val="00CE4465"/>
    <w:rsid w:val="00CE4DA8"/>
    <w:rsid w:val="00CE55AD"/>
    <w:rsid w:val="00CF04B9"/>
    <w:rsid w:val="00CF1260"/>
    <w:rsid w:val="00CF57DB"/>
    <w:rsid w:val="00CF7754"/>
    <w:rsid w:val="00D04600"/>
    <w:rsid w:val="00D0580A"/>
    <w:rsid w:val="00D05973"/>
    <w:rsid w:val="00D05EFC"/>
    <w:rsid w:val="00D06E0B"/>
    <w:rsid w:val="00D10141"/>
    <w:rsid w:val="00D244DD"/>
    <w:rsid w:val="00D25336"/>
    <w:rsid w:val="00D27B21"/>
    <w:rsid w:val="00D31894"/>
    <w:rsid w:val="00D347F8"/>
    <w:rsid w:val="00D354B2"/>
    <w:rsid w:val="00D3557B"/>
    <w:rsid w:val="00D36025"/>
    <w:rsid w:val="00D42C50"/>
    <w:rsid w:val="00D54574"/>
    <w:rsid w:val="00D54CF7"/>
    <w:rsid w:val="00D56AA0"/>
    <w:rsid w:val="00D606B5"/>
    <w:rsid w:val="00D60C6A"/>
    <w:rsid w:val="00D61441"/>
    <w:rsid w:val="00D64168"/>
    <w:rsid w:val="00D67756"/>
    <w:rsid w:val="00D67817"/>
    <w:rsid w:val="00D72E9E"/>
    <w:rsid w:val="00D751E2"/>
    <w:rsid w:val="00D75350"/>
    <w:rsid w:val="00D77126"/>
    <w:rsid w:val="00D7746F"/>
    <w:rsid w:val="00D804FC"/>
    <w:rsid w:val="00D806A6"/>
    <w:rsid w:val="00D81063"/>
    <w:rsid w:val="00D8353B"/>
    <w:rsid w:val="00D84D80"/>
    <w:rsid w:val="00D8536B"/>
    <w:rsid w:val="00DA0AAD"/>
    <w:rsid w:val="00DA0EDA"/>
    <w:rsid w:val="00DA2951"/>
    <w:rsid w:val="00DB4B4B"/>
    <w:rsid w:val="00DB6040"/>
    <w:rsid w:val="00DC124A"/>
    <w:rsid w:val="00DC29F2"/>
    <w:rsid w:val="00DC4A28"/>
    <w:rsid w:val="00DD1666"/>
    <w:rsid w:val="00DD2067"/>
    <w:rsid w:val="00DD2CEE"/>
    <w:rsid w:val="00DD7464"/>
    <w:rsid w:val="00DF063E"/>
    <w:rsid w:val="00DF25B2"/>
    <w:rsid w:val="00DF36E7"/>
    <w:rsid w:val="00DF4CA1"/>
    <w:rsid w:val="00DF7247"/>
    <w:rsid w:val="00DF7C59"/>
    <w:rsid w:val="00E04D3C"/>
    <w:rsid w:val="00E05B12"/>
    <w:rsid w:val="00E1137A"/>
    <w:rsid w:val="00E15108"/>
    <w:rsid w:val="00E20902"/>
    <w:rsid w:val="00E2457A"/>
    <w:rsid w:val="00E25E0E"/>
    <w:rsid w:val="00E315BE"/>
    <w:rsid w:val="00E33ADF"/>
    <w:rsid w:val="00E42DE9"/>
    <w:rsid w:val="00E522FA"/>
    <w:rsid w:val="00E53B2B"/>
    <w:rsid w:val="00E54A72"/>
    <w:rsid w:val="00E5533A"/>
    <w:rsid w:val="00E557E2"/>
    <w:rsid w:val="00E55E06"/>
    <w:rsid w:val="00E56F95"/>
    <w:rsid w:val="00E60A8C"/>
    <w:rsid w:val="00E61682"/>
    <w:rsid w:val="00E61835"/>
    <w:rsid w:val="00E61B50"/>
    <w:rsid w:val="00E642B0"/>
    <w:rsid w:val="00E65A22"/>
    <w:rsid w:val="00E66704"/>
    <w:rsid w:val="00E70411"/>
    <w:rsid w:val="00E746F8"/>
    <w:rsid w:val="00E772B9"/>
    <w:rsid w:val="00E80F75"/>
    <w:rsid w:val="00E83D5B"/>
    <w:rsid w:val="00E85484"/>
    <w:rsid w:val="00E855BE"/>
    <w:rsid w:val="00E91401"/>
    <w:rsid w:val="00E914AD"/>
    <w:rsid w:val="00EA23D6"/>
    <w:rsid w:val="00EA36D7"/>
    <w:rsid w:val="00EA503E"/>
    <w:rsid w:val="00EA5DE3"/>
    <w:rsid w:val="00EB104C"/>
    <w:rsid w:val="00EB1279"/>
    <w:rsid w:val="00EC72BC"/>
    <w:rsid w:val="00ED07C8"/>
    <w:rsid w:val="00ED7E6C"/>
    <w:rsid w:val="00EE06D9"/>
    <w:rsid w:val="00EE0EEF"/>
    <w:rsid w:val="00EE167F"/>
    <w:rsid w:val="00EE31BC"/>
    <w:rsid w:val="00EE5DB3"/>
    <w:rsid w:val="00EE5E25"/>
    <w:rsid w:val="00EE63FF"/>
    <w:rsid w:val="00EE7B4F"/>
    <w:rsid w:val="00EF199C"/>
    <w:rsid w:val="00EF1FAA"/>
    <w:rsid w:val="00EF22A8"/>
    <w:rsid w:val="00EF39A9"/>
    <w:rsid w:val="00EF67D9"/>
    <w:rsid w:val="00F04C6E"/>
    <w:rsid w:val="00F05125"/>
    <w:rsid w:val="00F06355"/>
    <w:rsid w:val="00F06389"/>
    <w:rsid w:val="00F06A7A"/>
    <w:rsid w:val="00F10292"/>
    <w:rsid w:val="00F1251A"/>
    <w:rsid w:val="00F14B08"/>
    <w:rsid w:val="00F202B8"/>
    <w:rsid w:val="00F20D4F"/>
    <w:rsid w:val="00F217B5"/>
    <w:rsid w:val="00F30E48"/>
    <w:rsid w:val="00F40C34"/>
    <w:rsid w:val="00F40CAA"/>
    <w:rsid w:val="00F41903"/>
    <w:rsid w:val="00F41FB0"/>
    <w:rsid w:val="00F431C5"/>
    <w:rsid w:val="00F446FD"/>
    <w:rsid w:val="00F45A1C"/>
    <w:rsid w:val="00F4729B"/>
    <w:rsid w:val="00F5319F"/>
    <w:rsid w:val="00F55E02"/>
    <w:rsid w:val="00F63946"/>
    <w:rsid w:val="00F677EB"/>
    <w:rsid w:val="00F72B3F"/>
    <w:rsid w:val="00F73E07"/>
    <w:rsid w:val="00F8021D"/>
    <w:rsid w:val="00F84108"/>
    <w:rsid w:val="00F85094"/>
    <w:rsid w:val="00FA0853"/>
    <w:rsid w:val="00FA0D68"/>
    <w:rsid w:val="00FA1598"/>
    <w:rsid w:val="00FA23F2"/>
    <w:rsid w:val="00FA7759"/>
    <w:rsid w:val="00FB007E"/>
    <w:rsid w:val="00FB1D65"/>
    <w:rsid w:val="00FB22C4"/>
    <w:rsid w:val="00FB23C5"/>
    <w:rsid w:val="00FB25B0"/>
    <w:rsid w:val="00FB3DC8"/>
    <w:rsid w:val="00FB7D39"/>
    <w:rsid w:val="00FC018C"/>
    <w:rsid w:val="00FC2629"/>
    <w:rsid w:val="00FC39B6"/>
    <w:rsid w:val="00FC44D6"/>
    <w:rsid w:val="00FC5A09"/>
    <w:rsid w:val="00FD17B7"/>
    <w:rsid w:val="00FD7A50"/>
    <w:rsid w:val="00FE014D"/>
    <w:rsid w:val="00FE0192"/>
    <w:rsid w:val="00FE17CD"/>
    <w:rsid w:val="00FE3757"/>
    <w:rsid w:val="00FF0B76"/>
    <w:rsid w:val="00FF13F7"/>
    <w:rsid w:val="00FF3E62"/>
    <w:rsid w:val="00FF4706"/>
    <w:rsid w:val="00FF6AB0"/>
    <w:rsid w:val="07725FDF"/>
    <w:rsid w:val="22D94BC1"/>
    <w:rsid w:val="385C6972"/>
    <w:rsid w:val="457F3B3D"/>
    <w:rsid w:val="5F0564DC"/>
    <w:rsid w:val="607C367A"/>
    <w:rsid w:val="6AFD5BF2"/>
    <w:rsid w:val="6B9D428F"/>
    <w:rsid w:val="6C1C00A2"/>
    <w:rsid w:val="77E9DADA"/>
    <w:rsid w:val="BBFE0683"/>
    <w:rsid w:val="EFBF04F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75F0203"/>
  <w15:docId w15:val="{D7AB427B-331E-40B7-B9C5-F120014B60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9F0091"/>
    <w:pPr>
      <w:widowControl w:val="0"/>
      <w:jc w:val="both"/>
    </w:pPr>
    <w:rPr>
      <w:rFonts w:asciiTheme="minorHAnsi" w:eastAsiaTheme="minorEastAsia" w:hAnsiTheme="minorHAnsi" w:cstheme="minorBidi"/>
      <w:kern w:val="2"/>
      <w:sz w:val="22"/>
      <w:szCs w:val="22"/>
      <w14:ligatures w14:val="standardContextual"/>
    </w:rPr>
  </w:style>
  <w:style w:type="character" w:default="1" w:styleId="a0">
    <w:name w:val="Default Paragraph Font"/>
    <w:uiPriority w:val="1"/>
    <w:unhideWhenUsed/>
    <w:rsid w:val="009F0091"/>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rsid w:val="009F0091"/>
  </w:style>
  <w:style w:type="paragraph" w:styleId="a3">
    <w:name w:val="footer"/>
    <w:basedOn w:val="a"/>
    <w:link w:val="a4"/>
    <w:uiPriority w:val="99"/>
    <w:unhideWhenUsed/>
    <w:pPr>
      <w:tabs>
        <w:tab w:val="center" w:pos="4153"/>
        <w:tab w:val="right" w:pos="8306"/>
      </w:tabs>
      <w:snapToGrid w:val="0"/>
      <w:jc w:val="left"/>
    </w:pPr>
    <w:rPr>
      <w:sz w:val="18"/>
      <w:szCs w:val="18"/>
    </w:rPr>
  </w:style>
  <w:style w:type="paragraph" w:styleId="a5">
    <w:name w:val="header"/>
    <w:basedOn w:val="a"/>
    <w:link w:val="a6"/>
    <w:uiPriority w:val="99"/>
    <w:unhideWhenUsed/>
    <w:pPr>
      <w:pBdr>
        <w:bottom w:val="single" w:sz="6" w:space="1" w:color="auto"/>
      </w:pBdr>
      <w:tabs>
        <w:tab w:val="center" w:pos="4153"/>
        <w:tab w:val="right" w:pos="8306"/>
      </w:tabs>
      <w:snapToGrid w:val="0"/>
      <w:jc w:val="center"/>
    </w:pPr>
    <w:rPr>
      <w:sz w:val="18"/>
      <w:szCs w:val="18"/>
    </w:rPr>
  </w:style>
  <w:style w:type="paragraph" w:styleId="a7">
    <w:name w:val="footnote text"/>
    <w:basedOn w:val="a"/>
    <w:link w:val="a8"/>
    <w:uiPriority w:val="99"/>
    <w:semiHidden/>
    <w:unhideWhenUsed/>
    <w:pPr>
      <w:snapToGrid w:val="0"/>
      <w:jc w:val="left"/>
    </w:pPr>
    <w:rPr>
      <w:sz w:val="18"/>
      <w:szCs w:val="18"/>
    </w:rPr>
  </w:style>
  <w:style w:type="paragraph" w:styleId="a9">
    <w:name w:val="Normal (Web)"/>
    <w:basedOn w:val="a"/>
    <w:uiPriority w:val="99"/>
    <w:semiHidden/>
    <w:unhideWhenUsed/>
    <w:pPr>
      <w:widowControl/>
      <w:spacing w:before="100" w:beforeAutospacing="1" w:after="100" w:afterAutospacing="1"/>
      <w:jc w:val="left"/>
    </w:pPr>
    <w:rPr>
      <w:rFonts w:ascii="SimSun" w:eastAsia="SimSun" w:hAnsi="SimSun" w:cs="SimSun"/>
      <w:kern w:val="0"/>
      <w:sz w:val="24"/>
      <w:szCs w:val="24"/>
    </w:rPr>
  </w:style>
  <w:style w:type="character" w:styleId="aa">
    <w:name w:val="Hyperlink"/>
    <w:basedOn w:val="a0"/>
    <w:uiPriority w:val="99"/>
    <w:unhideWhenUsed/>
    <w:rPr>
      <w:color w:val="0563C1" w:themeColor="hyperlink"/>
      <w:u w:val="single"/>
    </w:rPr>
  </w:style>
  <w:style w:type="character" w:styleId="ab">
    <w:name w:val="footnote reference"/>
    <w:basedOn w:val="a0"/>
    <w:uiPriority w:val="99"/>
    <w:semiHidden/>
    <w:unhideWhenUsed/>
    <w:rPr>
      <w:vertAlign w:val="superscript"/>
    </w:rPr>
  </w:style>
  <w:style w:type="paragraph" w:customStyle="1" w:styleId="EndNoteBibliography">
    <w:name w:val="EndNote Bibliography"/>
    <w:basedOn w:val="a"/>
    <w:link w:val="EndNoteBibliography0"/>
    <w:rsid w:val="00CC6737"/>
    <w:rPr>
      <w:rFonts w:ascii="等线" w:eastAsia="等线" w:hAnsi="等线"/>
      <w:noProof/>
      <w:sz w:val="20"/>
    </w:rPr>
  </w:style>
  <w:style w:type="character" w:customStyle="1" w:styleId="EndNoteBibliography0">
    <w:name w:val="EndNote Bibliography 字符"/>
    <w:basedOn w:val="a0"/>
    <w:link w:val="EndNoteBibliography"/>
    <w:rsid w:val="00CC6737"/>
    <w:rPr>
      <w:rFonts w:ascii="等线" w:eastAsia="等线" w:hAnsi="等线" w:cstheme="minorBidi"/>
      <w:noProof/>
      <w:kern w:val="2"/>
      <w:szCs w:val="22"/>
    </w:rPr>
  </w:style>
  <w:style w:type="paragraph" w:customStyle="1" w:styleId="EndNoteBibliographyTitle">
    <w:name w:val="EndNote Bibliography Title"/>
    <w:basedOn w:val="a"/>
    <w:link w:val="EndNoteBibliographyTitle0"/>
    <w:pPr>
      <w:jc w:val="center"/>
    </w:pPr>
    <w:rPr>
      <w:rFonts w:ascii="等线" w:eastAsia="等线" w:hAnsi="等线"/>
      <w:sz w:val="20"/>
    </w:rPr>
  </w:style>
  <w:style w:type="character" w:customStyle="1" w:styleId="EndNoteBibliographyTitle0">
    <w:name w:val="EndNote Bibliography Title 字符"/>
    <w:basedOn w:val="a0"/>
    <w:link w:val="EndNoteBibliographyTitle"/>
    <w:rPr>
      <w:rFonts w:ascii="等线" w:eastAsia="等线" w:hAnsi="等线" w:cstheme="minorBidi"/>
      <w:kern w:val="2"/>
      <w:szCs w:val="22"/>
    </w:rPr>
  </w:style>
  <w:style w:type="character" w:customStyle="1" w:styleId="a6">
    <w:name w:val="页眉 字符"/>
    <w:basedOn w:val="a0"/>
    <w:link w:val="a5"/>
    <w:uiPriority w:val="99"/>
    <w:rPr>
      <w:sz w:val="18"/>
      <w:szCs w:val="18"/>
    </w:rPr>
  </w:style>
  <w:style w:type="character" w:customStyle="1" w:styleId="a4">
    <w:name w:val="页脚 字符"/>
    <w:basedOn w:val="a0"/>
    <w:link w:val="a3"/>
    <w:uiPriority w:val="99"/>
    <w:rPr>
      <w:sz w:val="18"/>
      <w:szCs w:val="18"/>
    </w:rPr>
  </w:style>
  <w:style w:type="character" w:customStyle="1" w:styleId="katex-mathml">
    <w:name w:val="katex-mathml"/>
    <w:basedOn w:val="a0"/>
  </w:style>
  <w:style w:type="character" w:customStyle="1" w:styleId="mord">
    <w:name w:val="mord"/>
    <w:basedOn w:val="a0"/>
  </w:style>
  <w:style w:type="character" w:customStyle="1" w:styleId="vlist-s">
    <w:name w:val="vlist-s"/>
    <w:basedOn w:val="a0"/>
  </w:style>
  <w:style w:type="character" w:customStyle="1" w:styleId="mrel">
    <w:name w:val="mrel"/>
    <w:basedOn w:val="a0"/>
  </w:style>
  <w:style w:type="character" w:customStyle="1" w:styleId="mopen">
    <w:name w:val="mopen"/>
    <w:basedOn w:val="a0"/>
  </w:style>
  <w:style w:type="character" w:customStyle="1" w:styleId="mbin">
    <w:name w:val="mbin"/>
    <w:basedOn w:val="a0"/>
  </w:style>
  <w:style w:type="character" w:customStyle="1" w:styleId="mclose">
    <w:name w:val="mclose"/>
    <w:basedOn w:val="a0"/>
  </w:style>
  <w:style w:type="character" w:styleId="ac">
    <w:name w:val="Placeholder Text"/>
    <w:basedOn w:val="a0"/>
    <w:uiPriority w:val="99"/>
    <w:semiHidden/>
    <w:rPr>
      <w:color w:val="808080"/>
    </w:rPr>
  </w:style>
  <w:style w:type="paragraph" w:customStyle="1" w:styleId="1">
    <w:name w:val="修订1"/>
    <w:hidden/>
    <w:uiPriority w:val="99"/>
    <w:unhideWhenUsed/>
    <w:rPr>
      <w:rFonts w:asciiTheme="minorHAnsi" w:eastAsiaTheme="minorEastAsia" w:hAnsiTheme="minorHAnsi" w:cstheme="minorBidi"/>
      <w:kern w:val="2"/>
      <w:sz w:val="21"/>
      <w:szCs w:val="22"/>
      <w14:ligatures w14:val="standardContextual"/>
    </w:rPr>
  </w:style>
  <w:style w:type="paragraph" w:styleId="ad">
    <w:name w:val="List Paragraph"/>
    <w:basedOn w:val="a"/>
    <w:uiPriority w:val="99"/>
    <w:unhideWhenUsed/>
    <w:pPr>
      <w:ind w:firstLineChars="200" w:firstLine="420"/>
    </w:pPr>
  </w:style>
  <w:style w:type="character" w:customStyle="1" w:styleId="a8">
    <w:name w:val="脚注文本 字符"/>
    <w:basedOn w:val="a0"/>
    <w:link w:val="a7"/>
    <w:uiPriority w:val="99"/>
    <w:semiHidden/>
    <w:rPr>
      <w:rFonts w:asciiTheme="minorHAnsi" w:eastAsiaTheme="minorEastAsia" w:hAnsiTheme="minorHAnsi" w:cstheme="minorBidi"/>
      <w:kern w:val="2"/>
      <w:sz w:val="18"/>
      <w:szCs w:val="18"/>
      <w14:ligatures w14:val="standardContextual"/>
    </w:rPr>
  </w:style>
  <w:style w:type="paragraph" w:styleId="ae">
    <w:name w:val="Balloon Text"/>
    <w:basedOn w:val="a"/>
    <w:link w:val="af"/>
    <w:uiPriority w:val="99"/>
    <w:semiHidden/>
    <w:unhideWhenUsed/>
    <w:rsid w:val="00FF3E62"/>
    <w:rPr>
      <w:sz w:val="18"/>
      <w:szCs w:val="18"/>
    </w:rPr>
  </w:style>
  <w:style w:type="character" w:customStyle="1" w:styleId="af">
    <w:name w:val="批注框文本 字符"/>
    <w:basedOn w:val="a0"/>
    <w:link w:val="ae"/>
    <w:uiPriority w:val="99"/>
    <w:semiHidden/>
    <w:rsid w:val="00FF3E62"/>
    <w:rPr>
      <w:rFonts w:asciiTheme="minorHAnsi" w:eastAsiaTheme="minorEastAsia" w:hAnsiTheme="minorHAnsi" w:cstheme="minorBidi"/>
      <w:kern w:val="2"/>
      <w:sz w:val="18"/>
      <w:szCs w:val="18"/>
    </w:rPr>
  </w:style>
  <w:style w:type="paragraph" w:styleId="af0">
    <w:name w:val="Revision"/>
    <w:hidden/>
    <w:uiPriority w:val="99"/>
    <w:semiHidden/>
    <w:rsid w:val="007E7794"/>
    <w:rPr>
      <w:rFonts w:asciiTheme="minorHAnsi" w:eastAsiaTheme="minorEastAsia" w:hAnsiTheme="minorHAnsi" w:cstheme="minorBidi"/>
      <w:kern w:val="2"/>
      <w:sz w:val="22"/>
      <w:szCs w:val="22"/>
      <w14:ligatures w14:val="standardContextual"/>
    </w:rPr>
  </w:style>
  <w:style w:type="character" w:customStyle="1" w:styleId="mpunct">
    <w:name w:val="mpunct"/>
    <w:basedOn w:val="a0"/>
    <w:rsid w:val="005E24AD"/>
  </w:style>
  <w:style w:type="paragraph" w:customStyle="1" w:styleId="NoteCN">
    <w:name w:val="NoteCN"/>
    <w:rsid w:val="003716C2"/>
    <w:pPr>
      <w:spacing w:line="276" w:lineRule="auto"/>
    </w:pPr>
    <w:rPr>
      <w:rFonts w:eastAsia="Noto Sans CJK SC" w:cstheme="minorBidi"/>
      <w:sz w:val="18"/>
      <w:szCs w:val="22"/>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microsoft.com/office/2011/relationships/people" Target="peop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FDA1AB-7A88-4114-8204-F1CDF0C49A0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860</TotalTime>
  <Pages>19</Pages>
  <Words>7289</Words>
  <Characters>41548</Characters>
  <Application>Microsoft Office Word</Application>
  <DocSecurity>0</DocSecurity>
  <Lines>346</Lines>
  <Paragraphs>97</Paragraphs>
  <ScaleCrop>false</ScaleCrop>
  <Company/>
  <LinksUpToDate>false</LinksUpToDate>
  <CharactersWithSpaces>48740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HUANG Shengnan</dc:creator>
  <cp:keywords/>
  <dc:description/>
  <cp:lastModifiedBy>黄圣男</cp:lastModifiedBy>
  <cp:revision>237</cp:revision>
  <dcterms:created xsi:type="dcterms:W3CDTF">2026-05-11T09:08:00Z</dcterms:created>
  <dcterms:modified xsi:type="dcterms:W3CDTF">2026-07-01T01:23:00Z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24992C5024E7338CD6EDCC699F6C0590_42</vt:lpwstr>
  </property>
  <property fmtid="{D5CDD505-2E9C-101B-9397-08002B2CF9AE}" pid="4" name="KSOTemplateDocerSaveRecord">
    <vt:lpwstr>eyJoZGlkIjoiZmJiOWQxMmE5YWU4ODMyMWYyM2RhYWFhMzkzNjc2MTIiLCJ1c2VySWQiOiI3NjA2MjM3MjgifQ==</vt:lpwstr>
  </property>
</Properties>
</file>